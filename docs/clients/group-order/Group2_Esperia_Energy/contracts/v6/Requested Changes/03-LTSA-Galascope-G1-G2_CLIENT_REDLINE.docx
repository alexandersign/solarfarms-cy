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77AC6" w14:textId="77777777" w:rsidR="00A41963" w:rsidRDefault="00A41963"/>
    <w:p w14:paraId="4F0DEC39" w14:textId="77777777" w:rsidR="00A41963" w:rsidRDefault="00000000">
      <w:pPr>
        <w:jc w:val="center"/>
      </w:pPr>
      <w:r>
        <w:rPr>
          <w:b/>
          <w:color w:val="1A365D"/>
          <w:sz w:val="32"/>
        </w:rPr>
        <w:t>LONG-TERM SERVICE AGREEMENT</w:t>
      </w:r>
    </w:p>
    <w:p w14:paraId="642C2EEE" w14:textId="77777777" w:rsidR="00A41963" w:rsidRDefault="00000000">
      <w:pPr>
        <w:jc w:val="center"/>
      </w:pPr>
      <w:r>
        <w:rPr>
          <w:color w:val="1A365D"/>
          <w:sz w:val="24"/>
        </w:rPr>
        <w:t>Comprehensive Operations and Maintenance</w:t>
      </w:r>
      <w:r>
        <w:rPr>
          <w:color w:val="1A365D"/>
          <w:sz w:val="24"/>
        </w:rPr>
        <w:br/>
        <w:t>Battery Energy Storage System (BESS)</w:t>
      </w:r>
    </w:p>
    <w:p w14:paraId="0E1153B4" w14:textId="77777777" w:rsidR="00A41963" w:rsidRDefault="00A41963"/>
    <w:p w14:paraId="49C4E1CE" w14:textId="77777777" w:rsidR="00A41963" w:rsidRDefault="00000000">
      <w:pPr>
        <w:jc w:val="center"/>
      </w:pPr>
      <w:r>
        <w:rPr>
          <w:color w:val="718096"/>
          <w:sz w:val="17"/>
        </w:rPr>
        <w:t>Document Reference: LCY-LTSA-GAL-2026</w:t>
      </w:r>
      <w:r>
        <w:rPr>
          <w:color w:val="718096"/>
          <w:sz w:val="17"/>
        </w:rPr>
        <w:br/>
        <w:t>Version: 4.0</w:t>
      </w:r>
      <w:r>
        <w:rPr>
          <w:color w:val="718096"/>
          <w:sz w:val="17"/>
        </w:rPr>
        <w:br/>
        <w:t>Date: May 2026</w:t>
      </w:r>
      <w:r>
        <w:rPr>
          <w:color w:val="718096"/>
          <w:sz w:val="17"/>
        </w:rPr>
        <w:br/>
      </w:r>
      <w:r>
        <w:rPr>
          <w:color w:val="718096"/>
          <w:sz w:val="17"/>
        </w:rPr>
        <w:br/>
        <w:t>VERSION HISTORY</w:t>
      </w:r>
      <w:r>
        <w:rPr>
          <w:color w:val="718096"/>
          <w:sz w:val="17"/>
        </w:rPr>
        <w:br/>
        <w:t>v1.0 — Oct 2025: Initial draft</w:t>
      </w:r>
      <w:r>
        <w:rPr>
          <w:color w:val="718096"/>
          <w:sz w:val="17"/>
        </w:rPr>
        <w:br/>
        <w:t>v2.0 — Jan 2026: Updated to Linyang RFI confirmed rates</w:t>
      </w:r>
      <w:r>
        <w:rPr>
          <w:color w:val="718096"/>
          <w:sz w:val="17"/>
        </w:rPr>
        <w:br/>
        <w:t>v2.4 — Feb 2026: Updated pricing, availability LD rate</w:t>
      </w:r>
      <w:r>
        <w:rPr>
          <w:color w:val="718096"/>
          <w:sz w:val="17"/>
        </w:rPr>
        <w:br/>
        <w:t>v3.0 — 22 Feb 2026: Group-level availability, EU Directive interest, tier structure</w:t>
      </w:r>
      <w:r>
        <w:rPr>
          <w:color w:val="718096"/>
          <w:sz w:val="17"/>
        </w:rPr>
        <w:br/>
        <w:t>v4.0 — 17 Mar 2026: Tier D removed (not offered), section numbering fixed,</w:t>
      </w:r>
      <w:r>
        <w:rPr>
          <w:color w:val="718096"/>
          <w:sz w:val="17"/>
        </w:rPr>
        <w:br/>
        <w:t xml:space="preserve">       SOH table corrected, availability duration 15yr, lender assignment,</w:t>
      </w:r>
      <w:r>
        <w:rPr>
          <w:color w:val="718096"/>
          <w:sz w:val="17"/>
        </w:rPr>
        <w:br/>
        <w:t xml:space="preserve">       companion document reference to EPC v4.0</w:t>
      </w:r>
      <w:r>
        <w:rPr>
          <w:color w:val="718096"/>
          <w:sz w:val="17"/>
        </w:rPr>
        <w:br/>
      </w:r>
    </w:p>
    <w:p w14:paraId="21176545" w14:textId="77777777" w:rsidR="00A41963" w:rsidRDefault="00000000">
      <w:r>
        <w:br w:type="page"/>
      </w:r>
    </w:p>
    <w:p w14:paraId="1994BBD8" w14:textId="77777777" w:rsidR="00A41963" w:rsidRDefault="00000000">
      <w:pPr>
        <w:spacing w:before="320"/>
      </w:pPr>
      <w:r>
        <w:rPr>
          <w:b/>
          <w:color w:val="1A365D"/>
          <w:sz w:val="24"/>
        </w:rPr>
        <w:lastRenderedPageBreak/>
        <w:t>1. PARTIES</w:t>
      </w:r>
    </w:p>
    <w:p w14:paraId="79F714A6" w14:textId="77777777" w:rsidR="00A41963" w:rsidRDefault="00000000">
      <w:r>
        <w:t>This Long-Term Service Agreement ("Agreement") is made as of [●] 2026 ("Effective Date")</w:t>
      </w:r>
    </w:p>
    <w:p w14:paraId="16E01393" w14:textId="77777777" w:rsidR="00A41963" w:rsidRDefault="00000000">
      <w:r>
        <w:t>BETWEEN:</w:t>
      </w:r>
    </w:p>
    <w:p w14:paraId="2D5BBE34" w14:textId="77777777" w:rsidR="00A41963" w:rsidRDefault="00000000">
      <w:r>
        <w:t>Lighthief Cyprus Ltd,</w:t>
      </w:r>
    </w:p>
    <w:p w14:paraId="339C9587" w14:textId="77777777" w:rsidR="00A41963" w:rsidRDefault="00000000">
      <w:r>
        <w:t>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w:t>
      </w:r>
    </w:p>
    <w:p w14:paraId="19211E35" w14:textId="77777777" w:rsidR="00A41963" w:rsidRDefault="00000000">
      <w:r>
        <w:t>("Service Provider");</w:t>
      </w:r>
    </w:p>
    <w:p w14:paraId="269099A4" w14:textId="77777777" w:rsidR="00A41963" w:rsidRDefault="00000000">
      <w:r>
        <w:t>and</w:t>
      </w:r>
    </w:p>
    <w:p w14:paraId="1462FFDF" w14:textId="77777777" w:rsidR="00A41963" w:rsidRDefault="00000000">
      <w:r>
        <w:t>Galascope Ltd,</w:t>
      </w:r>
    </w:p>
    <w:p w14:paraId="34FED8F1" w14:textId="77777777" w:rsidR="00A41963" w:rsidRDefault="00000000">
      <w:r>
        <w:t>a company incorporated under the laws of the Republic of Cyprus, with registered office at Karaiskaki 6, City House, 3032 Limassol, Cyprus, Registration No. HE 303759</w:t>
      </w:r>
    </w:p>
    <w:p w14:paraId="2FD5619B" w14:textId="77777777" w:rsidR="00A41963" w:rsidRDefault="00000000">
      <w:r>
        <w:t>("Client").</w:t>
      </w:r>
    </w:p>
    <w:p w14:paraId="280E38CC" w14:textId="77777777" w:rsidR="00A41963" w:rsidRDefault="00000000">
      <w:r>
        <w:t>Service Provider and Client are referred to individually as a "Party" and collectively as the "Parties."</w:t>
      </w:r>
    </w:p>
    <w:p w14:paraId="44A5BA82" w14:textId="77777777" w:rsidR="00A41963" w:rsidRDefault="00000000">
      <w:r>
        <w:t>2. BACKGROUND</w:t>
      </w:r>
    </w:p>
    <w:p w14:paraId="24F0E33F" w14:textId="77777777" w:rsidR="00A41963" w:rsidRDefault="00000000">
      <w:r>
        <w:t>2.1 The Client has procured a battery energy storage system ("BESS") pursuant to an Engineering, Procurement and Construction Agreement ("EPC Agreement") with the Service Provider.</w:t>
      </w:r>
    </w:p>
    <w:p w14:paraId="484AAF71" w14:textId="77777777" w:rsidR="00A41963" w:rsidRDefault="00000000">
      <w:r>
        <w:t>2.2 The Parties wish to establish a long-term arrangement for the monitoring and preventive maintenance of the BESS to ensure optimal performance, reliability, and longevity.</w:t>
      </w:r>
    </w:p>
    <w:p w14:paraId="74396DCB" w14:textId="77777777" w:rsidR="00A41963" w:rsidRDefault="00000000">
      <w:r>
        <w:t>2.3 This Agreement sets out the terms under which the Service Provider shall provide monitoring and maintenance services for the BESS.</w:t>
      </w:r>
    </w:p>
    <w:p w14:paraId="5A360C97" w14:textId="77777777" w:rsidR="00A41963" w:rsidRDefault="00000000">
      <w:pPr>
        <w:spacing w:before="60" w:after="60" w:line="240" w:lineRule="auto"/>
      </w:pPr>
      <w:ins w:id="0" w:author="Client Legal/Technical Review" w:date="2026-07-03T10:05:00Z">
        <w:r>
          <w:rPr>
            <w:rFonts w:ascii="Arial" w:hAnsi="Arial"/>
            <w:sz w:val="18"/>
          </w:rPr>
          <w:t>CLIENT PROPOSED INSERTION - 2.4 This Agreement is part of a single integrated Project Document suite comprising the EPC Agreement, Technical Agreements, OEM Direct Warranty Undertaking, OEM Warranty Terms, Advance Payment Guarantees, Performance Guarantee and EMS Subscription Agreement. It shall be interpreted consistently with those documents so that there is no gap in responsibility for operation, maintenance, warranty preservation, availability, SOH, data access, cyber security, grid compliance or EMS/BMS/PCS/SCADA interface performance. In case of inconsistency, the provision affording greater protection to the Client and its lenders shall prevail unless expressly stated otherwise.</w:t>
        </w:r>
      </w:ins>
    </w:p>
    <w:p w14:paraId="668DE2D5" w14:textId="77777777" w:rsidR="00A41963" w:rsidRDefault="00000000">
      <w:r>
        <w:t>3. DEFINITIONS AND INTERPRETATION</w:t>
      </w:r>
    </w:p>
    <w:p w14:paraId="6C43E762" w14:textId="77777777" w:rsidR="00A41963" w:rsidRDefault="00000000">
      <w:r>
        <w:t>Unless otherwise defined herein, capitalised terms shall have the meanings given to them in the EPC Agreement.</w:t>
      </w:r>
    </w:p>
    <w:p w14:paraId="04108AEC" w14:textId="77777777" w:rsidR="00A41963" w:rsidRDefault="00000000">
      <w:r>
        <w:t>For the purposes of this Agreement:</w:t>
      </w:r>
    </w:p>
    <w:p w14:paraId="09AE3E01" w14:textId="77777777" w:rsidR="00A41963" w:rsidRDefault="00000000">
      <w:r>
        <w:t>"BESS"</w:t>
      </w:r>
    </w:p>
    <w:p w14:paraId="7C8D5DAA" w14:textId="77777777" w:rsidR="00A41963" w:rsidRDefault="00000000">
      <w:r>
        <w:t>means the battery energy storage system installed at the Site, as described in Schedule 1.</w:t>
      </w:r>
    </w:p>
    <w:p w14:paraId="564F3087" w14:textId="77777777" w:rsidR="00A41963" w:rsidRDefault="00000000">
      <w:r>
        <w:t>"Business Day"</w:t>
      </w:r>
    </w:p>
    <w:p w14:paraId="370588EE" w14:textId="77777777" w:rsidR="00A41963" w:rsidRDefault="00000000">
      <w:r>
        <w:t>means a day other than a Saturday, Sunday, or public holiday in the Republic of Cyprus.</w:t>
      </w:r>
    </w:p>
    <w:p w14:paraId="6A62DCCA" w14:textId="77777777" w:rsidR="00A41963" w:rsidRDefault="00000000">
      <w:r>
        <w:t>"Commissioning Date"</w:t>
      </w:r>
    </w:p>
    <w:p w14:paraId="6DBD126A" w14:textId="77777777" w:rsidR="00A41963" w:rsidRDefault="00000000">
      <w:r>
        <w:t>means the date of issuance of the Provisional Acceptance Certificate (PAC) under the EPC Agreement.</w:t>
      </w:r>
    </w:p>
    <w:p w14:paraId="09784EF8" w14:textId="77777777" w:rsidR="00A41963" w:rsidRDefault="00000000">
      <w:r>
        <w:t>"Critical Alert"</w:t>
      </w:r>
    </w:p>
    <w:p w14:paraId="677A2747" w14:textId="77777777" w:rsidR="00A41963" w:rsidRDefault="00000000">
      <w:r>
        <w:lastRenderedPageBreak/>
        <w:t>means any alert indicating a condition that requires immediate attention to prevent system failure, safety hazard, or significant performance degradation.</w:t>
      </w:r>
    </w:p>
    <w:p w14:paraId="5441CEEB" w14:textId="77777777" w:rsidR="00A41963" w:rsidRDefault="00000000">
      <w:r>
        <w:t>"EMS"</w:t>
      </w:r>
    </w:p>
    <w:p w14:paraId="7BABFE6F" w14:textId="77777777" w:rsidR="00A41963" w:rsidRDefault="00000000">
      <w:r>
        <w:t>means Energy Management System, which is a third-party system unless expressly supplied by the Service Provider.</w:t>
      </w:r>
    </w:p>
    <w:p w14:paraId="104CEC34" w14:textId="77777777" w:rsidR="00A41963" w:rsidRDefault="00000000">
      <w:r>
        <w:t>"Maintenance Visit"</w:t>
      </w:r>
    </w:p>
    <w:p w14:paraId="720E2E60" w14:textId="77777777" w:rsidR="00A41963" w:rsidRDefault="00000000">
      <w:r>
        <w:t>means a scheduled on-site visit by the Service Provider's qualified personnel to perform preventive maintenance activities.</w:t>
      </w:r>
    </w:p>
    <w:p w14:paraId="25160E84" w14:textId="77777777" w:rsidR="00A41963" w:rsidRDefault="00000000">
      <w:r>
        <w:t>"Monitoring Platform"</w:t>
      </w:r>
    </w:p>
    <w:p w14:paraId="5A379852" w14:textId="77777777" w:rsidR="00A41963" w:rsidRDefault="00000000">
      <w:r>
        <w:t>means the remote monitoring software and infrastructure used by the Service Provider to collect, analyse, and display BESS performance data.</w:t>
      </w:r>
    </w:p>
    <w:p w14:paraId="21DB6EBD" w14:textId="77777777" w:rsidR="00A41963" w:rsidRDefault="00000000">
      <w:r>
        <w:t>"Performance Data"</w:t>
      </w:r>
    </w:p>
    <w:p w14:paraId="7A34002E" w14:textId="77777777" w:rsidR="00A41963" w:rsidRDefault="00000000">
      <w:r>
        <w:t>means data collected from the BESS including but not limited to power output, energy throughput, state of charge (SOC), state of health (SOH), temperature, voltage, current, and alarm logs.</w:t>
      </w:r>
    </w:p>
    <w:p w14:paraId="37F7D567" w14:textId="77777777" w:rsidR="00A41963" w:rsidRDefault="00000000">
      <w:r>
        <w:t>"Preventive Maintenance"</w:t>
      </w:r>
    </w:p>
    <w:p w14:paraId="39C2B173" w14:textId="77777777" w:rsidR="00A41963" w:rsidRDefault="00000000">
      <w:r>
        <w:t>means scheduled maintenance activities designed to prevent equipment failure and ensure optimal performance.</w:t>
      </w:r>
    </w:p>
    <w:p w14:paraId="7D1E6B3B" w14:textId="517A7363" w:rsidR="00A41963" w:rsidRDefault="00000000">
      <w:r>
        <w:t>"Response Time"</w:t>
      </w:r>
      <w:ins w:id="1" w:author="Dino Constantinou" w:date="2026-07-15T16:19:00Z" w16du:dateUtc="2026-07-15T13:19:00Z">
        <w:r w:rsidR="00627A23">
          <w:t xml:space="preserve"> </w:t>
        </w:r>
      </w:ins>
    </w:p>
    <w:p w14:paraId="1304AA33" w14:textId="60574FAB" w:rsidR="00A41963" w:rsidRDefault="00000000">
      <w:r>
        <w:t>means the time between the Service Provider receiving notification of an issue and the commencement of diagnostic or remedial action.</w:t>
      </w:r>
      <w:ins w:id="2" w:author="Dino Constantinou" w:date="2026-07-15T16:19:00Z" w16du:dateUtc="2026-07-15T13:19:00Z">
        <w:r w:rsidR="00627A23">
          <w:t xml:space="preserve"> </w:t>
        </w:r>
      </w:ins>
    </w:p>
    <w:p w14:paraId="3502326E" w14:textId="77777777" w:rsidR="00A41963" w:rsidRDefault="00000000">
      <w:r>
        <w:t>"Service Fee"</w:t>
      </w:r>
    </w:p>
    <w:p w14:paraId="30557FE0" w14:textId="77777777" w:rsidR="00A41963" w:rsidRDefault="00000000">
      <w:r>
        <w:t>means the annual fee payable by the Client for the services under this Agreement, as set out in Schedule 2.</w:t>
      </w:r>
    </w:p>
    <w:p w14:paraId="5B178D04" w14:textId="77777777" w:rsidR="00A41963" w:rsidRDefault="00000000">
      <w:r>
        <w:t>"Site"</w:t>
      </w:r>
    </w:p>
    <w:p w14:paraId="3189A7B9" w14:textId="77777777" w:rsidR="00A41963" w:rsidRDefault="00000000">
      <w:r>
        <w:t>means the location where the BESS is installed, as specified in Schedule 1.</w:t>
      </w:r>
    </w:p>
    <w:p w14:paraId="08F432CF" w14:textId="77777777" w:rsidR="00A41963" w:rsidRDefault="00000000">
      <w:r>
        <w:t>"SOC"</w:t>
      </w:r>
    </w:p>
    <w:p w14:paraId="1B4DF76F" w14:textId="77777777" w:rsidR="00A41963" w:rsidRDefault="00000000">
      <w:r>
        <w:t>means State of Charge, expressed as a percentage of remaining battery capacity.</w:t>
      </w:r>
    </w:p>
    <w:p w14:paraId="191A14B3" w14:textId="77777777" w:rsidR="00A41963" w:rsidRDefault="00000000">
      <w:r>
        <w:t>"SOH"</w:t>
      </w:r>
    </w:p>
    <w:p w14:paraId="1898D36C" w14:textId="77777777" w:rsidR="00A41963" w:rsidRDefault="00000000">
      <w:r>
        <w:t>means State of Health, expressed as a percentage of the battery's original rated capacity.</w:t>
      </w:r>
    </w:p>
    <w:p w14:paraId="39F39925" w14:textId="77777777" w:rsidR="00A41963" w:rsidRDefault="00000000">
      <w:r>
        <w:t>"Availability"</w:t>
      </w:r>
    </w:p>
    <w:p w14:paraId="51470226" w14:textId="77777777" w:rsidR="00A41963" w:rsidRDefault="00000000">
      <w:pPr>
        <w:spacing w:before="60" w:after="60" w:line="240" w:lineRule="auto"/>
      </w:pPr>
      <w:ins w:id="3" w:author="Client Legal/Technical Review" w:date="2026-07-03T10:05:00Z">
        <w:r>
          <w:rPr>
            <w:rFonts w:ascii="Arial" w:hAnsi="Arial"/>
            <w:sz w:val="18"/>
          </w:rPr>
          <w:t>CLIENT PROPOSED INSERTION - Additional definitions: "Restoration Time" means the time from detection of a fault to restoration of safe operational capability, including safe partial operation where full operation is not immediately possible. "Resolution Time" means the time from detection of a fault to permanent repair, replacement, recommissioning and closure of the incident. "Repeated Service Failure" means three or more SLA breaches, two Critical Alert failures, or Availability below 97% in any rolling six-month period. "Project Documents" means the EPC Agreement and all companion documents.</w:t>
        </w:r>
      </w:ins>
    </w:p>
    <w:p w14:paraId="2C2A4040" w14:textId="77777777" w:rsidR="00A41963" w:rsidRDefault="00000000">
      <w:r>
        <w:t>means the percentage of time during which the BESS is capable of operating at its rated capacity, calculated as set out in Schedule 4.</w:t>
      </w:r>
    </w:p>
    <w:p w14:paraId="6BEFA5EC" w14:textId="77777777" w:rsidR="00A41963" w:rsidRDefault="00000000">
      <w:r>
        <w:t>"Availability Guarantee"</w:t>
      </w:r>
    </w:p>
    <w:p w14:paraId="63BD444C" w14:textId="77777777" w:rsidR="00A41963" w:rsidRDefault="00000000">
      <w:r>
        <w:t>means the minimum annual Availability level guaranteed by the Service Provider, as set out in Schedule 4.</w:t>
      </w:r>
    </w:p>
    <w:p w14:paraId="6EF1F14C" w14:textId="77777777" w:rsidR="00A41963" w:rsidRDefault="00000000">
      <w:r>
        <w:lastRenderedPageBreak/>
        <w:t>"Corrective Maintenance"</w:t>
      </w:r>
    </w:p>
    <w:p w14:paraId="52C2DAB5" w14:textId="77777777" w:rsidR="00A41963" w:rsidRDefault="00000000">
      <w:r>
        <w:t>means unscheduled maintenance activities required to restore the BESS to operational condition following a fault or failure.</w:t>
      </w:r>
    </w:p>
    <w:p w14:paraId="184D3363" w14:textId="77777777" w:rsidR="00A41963" w:rsidRDefault="00000000">
      <w:r>
        <w:t>"Degradation Curve"</w:t>
      </w:r>
    </w:p>
    <w:p w14:paraId="64B92A70" w14:textId="77777777" w:rsidR="00A41963" w:rsidRDefault="00000000">
      <w:r>
        <w:t>means the expected reduction in battery capacity over time under normal operating conditions, as set out in Schedule 5.</w:t>
      </w:r>
    </w:p>
    <w:p w14:paraId="2E9E03D9" w14:textId="77777777" w:rsidR="00A41963" w:rsidRDefault="00000000">
      <w:r>
        <w:t>"Guaranteed SOH"</w:t>
      </w:r>
    </w:p>
    <w:p w14:paraId="7F066AA7" w14:textId="77777777" w:rsidR="00A41963" w:rsidRDefault="00000000">
      <w:r>
        <w:t>means the minimum State of Health guaranteed by the Service Provider at any given point during the Term, as defined in Schedule 5.</w:t>
      </w:r>
    </w:p>
    <w:p w14:paraId="34368C2B" w14:textId="77777777" w:rsidR="00A41963" w:rsidRDefault="00000000">
      <w:r>
        <w:t>"Liquidated Damages"</w:t>
      </w:r>
    </w:p>
    <w:p w14:paraId="2BAC1F12" w14:textId="77777777" w:rsidR="00A41963" w:rsidRDefault="00000000">
      <w:r>
        <w:t>means the predetermined damages payable by the Service Provider in the event of failure to meet guaranteed performance levels.</w:t>
      </w:r>
    </w:p>
    <w:p w14:paraId="0530BA07" w14:textId="77777777" w:rsidR="00A41963" w:rsidRDefault="00000000">
      <w:r>
        <w:t>"Scheduled Downtime"</w:t>
      </w:r>
    </w:p>
    <w:p w14:paraId="395D52C5" w14:textId="77777777" w:rsidR="00A41963" w:rsidRDefault="00000000">
      <w:r>
        <w:t>means planned maintenance periods agreed in advance, which shall not exceed ten (10) days per calendar year.</w:t>
      </w:r>
    </w:p>
    <w:p w14:paraId="4C3D1A32" w14:textId="77777777" w:rsidR="00A41963" w:rsidRDefault="00000000">
      <w:r>
        <w:t>"System Capacity"</w:t>
      </w:r>
    </w:p>
    <w:p w14:paraId="5F22C6B4" w14:textId="77777777" w:rsidR="00A41963" w:rsidRDefault="00000000">
      <w:r>
        <w:t>means the total installed capacity of the BESS in MWh, as specified in Schedule 1.</w:t>
      </w:r>
    </w:p>
    <w:p w14:paraId="542DDFB9" w14:textId="77777777" w:rsidR="00A41963" w:rsidRDefault="00000000">
      <w:r>
        <w:t>4. SERVICE SCOPE AND SERVICE TIERS</w:t>
      </w:r>
    </w:p>
    <w:p w14:paraId="7EECB177" w14:textId="77777777" w:rsidR="00A41963" w:rsidRDefault="00000000">
      <w:r>
        <w:t>4.1 Service Tier Overview</w:t>
      </w:r>
    </w:p>
    <w:p w14:paraId="59612CB2" w14:textId="77777777" w:rsidR="00A41963" w:rsidRDefault="00000000">
      <w:pPr>
        <w:spacing w:before="60" w:after="60" w:line="240" w:lineRule="auto"/>
      </w:pPr>
      <w:ins w:id="4" w:author="Client Legal/Technical Review" w:date="2026-07-03T10:05:00Z">
        <w:r>
          <w:rPr>
            <w:rFonts w:ascii="Arial" w:hAnsi="Arial"/>
            <w:sz w:val="18"/>
          </w:rPr>
          <w:t>CLIENT PROPOSED INSERTION - 4.1A Selected Tier. Unless the Client expressly selects otherwise in Schedule 2, the Project shall be treated as Tier C from PAC for both Galascope 1 and Galascope 2, including corrective maintenance, local spare parts, 97% Availability Guarantee, priority response, warranty-preservation services and annual performance testing. Tier A or Tier B shall not be sufficient to preserve the Client's bankability expectations unless accepted by the Client and lender in writing.</w:t>
        </w:r>
      </w:ins>
    </w:p>
    <w:p w14:paraId="7FFC9C46" w14:textId="77777777" w:rsidR="00A41963" w:rsidRDefault="00000000">
      <w:r>
        <w:t>The Service Provider offers the following service tiers, as selected by the Client in Schedule 2:</w:t>
      </w:r>
    </w:p>
    <w:p w14:paraId="1904340D" w14:textId="77777777" w:rsidR="00A41963" w:rsidRDefault="00000000">
      <w:r>
        <w:t>TIER A – BASIC MONITORING AND MAINTENANCE</w:t>
      </w:r>
    </w:p>
    <w:p w14:paraId="514D8BB2" w14:textId="77777777" w:rsidR="00A41963" w:rsidRDefault="00000000">
      <w:r>
        <w:t>(a) 24/7 remote monitoring of the BESS;</w:t>
      </w:r>
    </w:p>
    <w:p w14:paraId="26F5159D" w14:textId="77777777" w:rsidR="00A41963" w:rsidRDefault="00000000">
      <w:r>
        <w:t>(b) Quarterly preventive maintenance visits (every three months);</w:t>
      </w:r>
    </w:p>
    <w:p w14:paraId="234AFBBB" w14:textId="77777777" w:rsidR="00A41963" w:rsidRDefault="00000000">
      <w:r>
        <w:t>(c) Technical support and response services;</w:t>
      </w:r>
    </w:p>
    <w:p w14:paraId="0EA80AA8" w14:textId="77777777" w:rsidR="00A41963" w:rsidRDefault="00000000">
      <w:r>
        <w:t>(d) Monthly and quarterly reporting.</w:t>
      </w:r>
    </w:p>
    <w:p w14:paraId="5FAD7AB6" w14:textId="77777777" w:rsidR="00A41963" w:rsidRDefault="00000000">
      <w:r>
        <w:t>TIER B – COMPREHENSIVE O&amp;M (Includes Tier A plus)</w:t>
      </w:r>
    </w:p>
    <w:p w14:paraId="1D49945A" w14:textId="77777777" w:rsidR="00A41963" w:rsidRDefault="00000000">
      <w:r>
        <w:t>(a) Corrective maintenance and fault rectification;</w:t>
      </w:r>
    </w:p>
    <w:p w14:paraId="2ACCFA51" w14:textId="77777777" w:rsidR="00A41963" w:rsidRDefault="00000000">
      <w:r>
        <w:t>(b) PCS and Medium Voltage Switchgear (MVS) maintenance;</w:t>
      </w:r>
    </w:p>
    <w:p w14:paraId="14ABC30E" w14:textId="77777777" w:rsidR="00A41963" w:rsidRDefault="00000000">
      <w:r>
        <w:t>(c) Emergency response services.</w:t>
      </w:r>
    </w:p>
    <w:p w14:paraId="1C66AA75" w14:textId="77777777" w:rsidR="00A41963" w:rsidRDefault="00000000">
      <w:r>
        <w:t>TIER C – FULL SERVICE WITH AVAILABILITY GUARANTEE (Includes Tier B plus)</w:t>
      </w:r>
    </w:p>
    <w:p w14:paraId="29A61117" w14:textId="77777777" w:rsidR="00A41963" w:rsidRDefault="00000000">
      <w:r>
        <w:t>(a) 97% annual Availability Guarantee;</w:t>
      </w:r>
    </w:p>
    <w:p w14:paraId="62EA56E0" w14:textId="77777777" w:rsidR="00A41963" w:rsidRDefault="00000000">
      <w:r>
        <w:t>(b) Local service team and response capability;</w:t>
      </w:r>
    </w:p>
    <w:p w14:paraId="5313C011" w14:textId="77777777" w:rsidR="00A41963" w:rsidRDefault="00000000">
      <w:r>
        <w:t>(c) Local spare parts warehouse maintenance;</w:t>
      </w:r>
    </w:p>
    <w:p w14:paraId="37BC2D35" w14:textId="77777777" w:rsidR="00A41963" w:rsidRDefault="00000000">
      <w:r>
        <w:t>(d) Availability Liquidated Damages as set out in Schedule 4.</w:t>
      </w:r>
    </w:p>
    <w:p w14:paraId="491F2CB6" w14:textId="29A81BFC" w:rsidR="00A41963" w:rsidRDefault="00000000">
      <w:r>
        <w:rPr>
          <w:b/>
        </w:rPr>
        <w:lastRenderedPageBreak/>
        <w:t xml:space="preserve">Note: </w:t>
      </w:r>
      <w:del w:id="5" w:author="Dino Constantinou" w:date="2026-07-15T16:25:00Z" w16du:dateUtc="2026-07-15T13:25:00Z">
        <w:r w:rsidDel="002B5407">
          <w:rPr>
            <w:b/>
          </w:rPr>
          <w:delText xml:space="preserve">Tier D (Premium Service with Performance Warranty including SOH Guarantee) is not currently offered. </w:delText>
        </w:r>
      </w:del>
      <w:ins w:id="6" w:author="Dino Constantinou" w:date="2026-07-15T16:25:00Z" w16du:dateUtc="2026-07-15T13:25:00Z">
        <w:r w:rsidR="002B5407">
          <w:rPr>
            <w:b/>
          </w:rPr>
          <w:t xml:space="preserve"> </w:t>
        </w:r>
      </w:ins>
      <w:r>
        <w:rPr>
          <w:b/>
        </w:rPr>
        <w:t>Tier C is the highest available service tier. SOH and performance guarantees are available as OEM-backed guarantees under the EPC Agreement (Section 10.6).</w:t>
      </w:r>
    </w:p>
    <w:p w14:paraId="4C030F85" w14:textId="77777777" w:rsidR="00A41963" w:rsidRDefault="00000000">
      <w:r>
        <w:t>4.2 Core Services (All Tiers)</w:t>
      </w:r>
    </w:p>
    <w:p w14:paraId="2C772D25" w14:textId="77777777" w:rsidR="00A41963" w:rsidRDefault="00000000">
      <w:r>
        <w:t>The Service Provider shall provide the following core services:</w:t>
      </w:r>
    </w:p>
    <w:p w14:paraId="730BB762" w14:textId="77777777" w:rsidR="00A41963" w:rsidRDefault="00000000">
      <w:r>
        <w:t>(a) Remote monitoring of the BESS (Section 5);</w:t>
      </w:r>
    </w:p>
    <w:p w14:paraId="23872DBA" w14:textId="77777777" w:rsidR="00A41963" w:rsidRDefault="00000000">
      <w:r>
        <w:t>(b) Preventive maintenance (Section 6);</w:t>
      </w:r>
    </w:p>
    <w:p w14:paraId="13F20D9E" w14:textId="77777777" w:rsidR="00A41963" w:rsidRDefault="00000000">
      <w:r>
        <w:t>(c) Technical support and response services (Section 8);</w:t>
      </w:r>
    </w:p>
    <w:p w14:paraId="48012018" w14:textId="77777777" w:rsidR="00A41963" w:rsidRDefault="00000000">
      <w:r>
        <w:t>(d) Reporting and documentation (Section 5.6).</w:t>
      </w:r>
    </w:p>
    <w:p w14:paraId="6E390D4F" w14:textId="77777777" w:rsidR="00A41963" w:rsidRDefault="00000000">
      <w:r>
        <w:t>4.3 Corrective Maintenance (Tiers B, C, D)</w:t>
      </w:r>
    </w:p>
    <w:p w14:paraId="1DC092AD" w14:textId="77777777" w:rsidR="00A41963" w:rsidRDefault="00000000">
      <w:pPr>
        <w:spacing w:before="60" w:after="60" w:line="240" w:lineRule="auto"/>
      </w:pPr>
      <w:ins w:id="7" w:author="Client Legal/Technical Review" w:date="2026-07-03T10:05:00Z">
        <w:r>
          <w:rPr>
            <w:rFonts w:ascii="Arial" w:hAnsi="Arial"/>
            <w:sz w:val="18"/>
          </w:rPr>
          <w:t>CLIENT PROPOSED INSERTION - 4.3A Corrective Maintenance shall include all diagnosis, labour, travel within Cyprus, removal, installation, recommissioning, configuration restoration, testing and incident documentation required to return the affected BESS, PCS, BMS, MV switchgear, SCADA gateway and related controls to service, except to the extent the cost is expressly excluded and the Service Provider proves that the exclusion directly caused the fault.</w:t>
        </w:r>
      </w:ins>
    </w:p>
    <w:p w14:paraId="7FC7BDCD" w14:textId="77777777" w:rsidR="00A41963" w:rsidRDefault="00000000">
      <w:r>
        <w:t>Where the Client has selected Tier B, C, or D:</w:t>
      </w:r>
    </w:p>
    <w:p w14:paraId="2CC96233" w14:textId="77777777" w:rsidR="00A41963" w:rsidRDefault="00000000">
      <w:r>
        <w:t>(a) The Service Provider shall perform Corrective Maintenance to restore the BESS to operational condition following any fault or failure;</w:t>
      </w:r>
    </w:p>
    <w:p w14:paraId="44C91AC4" w14:textId="77777777" w:rsidR="00A41963" w:rsidRDefault="00000000">
      <w:r>
        <w:t>(b) Corrective Maintenance includes diagnosis, repair, and testing of faulty components;</w:t>
      </w:r>
    </w:p>
    <w:p w14:paraId="72149BAE" w14:textId="77777777" w:rsidR="00A41963" w:rsidRDefault="00000000">
      <w:r>
        <w:t>(c) The cost of replacement parts is included, subject to Section 9.</w:t>
      </w:r>
    </w:p>
    <w:p w14:paraId="1BA5512F" w14:textId="77777777" w:rsidR="00A41963" w:rsidRDefault="00000000">
      <w:r>
        <w:t>4.4 Exclusions (All Tiers)</w:t>
      </w:r>
    </w:p>
    <w:p w14:paraId="30282C00" w14:textId="77777777" w:rsidR="00A41963" w:rsidRDefault="00000000">
      <w:pPr>
        <w:spacing w:before="60" w:after="60" w:line="240" w:lineRule="auto"/>
      </w:pPr>
      <w:ins w:id="8" w:author="Client Legal/Technical Review" w:date="2026-07-03T10:05:00Z">
        <w:r>
          <w:rPr>
            <w:rFonts w:ascii="Arial" w:hAnsi="Arial"/>
            <w:sz w:val="18"/>
          </w:rPr>
          <w:t>CLIENT PROPOSED INSERTION - 4.4A Exclusions apply only to the extent the excluded event directly caused the relevant loss, downtime or degradation. The Service Provider bears the burden of proof and shall continue to provide monitoring, diagnosis, emergency response, safe isolation, mitigation, documentation and warranty-claim support notwithstanding any exclusion.</w:t>
        </w:r>
      </w:ins>
    </w:p>
    <w:p w14:paraId="102CD11F" w14:textId="77777777" w:rsidR="00A41963" w:rsidRDefault="00000000">
      <w:r>
        <w:t>Unless otherwise agreed in writing, the following are excluded from this Agreement:</w:t>
      </w:r>
    </w:p>
    <w:p w14:paraId="225F52ED" w14:textId="77777777" w:rsidR="00A41963" w:rsidRDefault="00000000">
      <w:r>
        <w:t>(a) EMS software licences, upgrades, or customisation;</w:t>
      </w:r>
    </w:p>
    <w:p w14:paraId="3DFD1E92" w14:textId="77777777" w:rsidR="00A41963" w:rsidRDefault="00000000">
      <w:r>
        <w:t>(b) Third-party equipment not supplied under the EPC Agreement;</w:t>
      </w:r>
    </w:p>
    <w:p w14:paraId="328AA407" w14:textId="77777777" w:rsidR="00A41963" w:rsidRDefault="00000000">
      <w:r>
        <w:t>(c) Damage caused by Force Majeure, Client misuse, or unauthorised modifications;</w:t>
      </w:r>
    </w:p>
    <w:p w14:paraId="0BC363FB" w14:textId="77777777" w:rsidR="00A41963" w:rsidRDefault="00000000">
      <w:r>
        <w:t>(d) Grid-related issues beyond the point of interconnection;</w:t>
      </w:r>
    </w:p>
    <w:p w14:paraId="61DF59F1" w14:textId="6C37EB12" w:rsidR="00A41963" w:rsidRDefault="00000000">
      <w:r>
        <w:t>(e) Civil works, structural repairs, or site infrastructure;</w:t>
      </w:r>
      <w:ins w:id="9" w:author="Dino Constantinou" w:date="2026-07-15T15:47:00Z" w16du:dateUtc="2026-07-15T12:47:00Z">
        <w:r w:rsidR="0037591B">
          <w:t xml:space="preserve"> </w:t>
        </w:r>
        <w:r w:rsidR="0037591B" w:rsidRPr="0037591B">
          <w:rPr>
            <w:highlight w:val="yellow"/>
            <w:rPrChange w:id="10" w:author="Dino Constantinou" w:date="2026-07-15T15:48:00Z" w16du:dateUtc="2026-07-15T12:48:00Z">
              <w:rPr/>
            </w:rPrChange>
          </w:rPr>
          <w:t xml:space="preserve">Civil works are </w:t>
        </w:r>
      </w:ins>
      <w:ins w:id="11" w:author="Dino Constantinou" w:date="2026-07-15T15:48:00Z" w16du:dateUtc="2026-07-15T12:48:00Z">
        <w:r w:rsidR="0037591B" w:rsidRPr="0037591B">
          <w:rPr>
            <w:highlight w:val="yellow"/>
            <w:rPrChange w:id="12" w:author="Dino Constantinou" w:date="2026-07-15T15:48:00Z" w16du:dateUtc="2026-07-15T12:48:00Z">
              <w:rPr/>
            </w:rPrChange>
          </w:rPr>
          <w:t xml:space="preserve">the </w:t>
        </w:r>
      </w:ins>
      <w:ins w:id="13" w:author="Dino Constantinou" w:date="2026-07-15T15:47:00Z" w16du:dateUtc="2026-07-15T12:47:00Z">
        <w:r w:rsidR="0037591B" w:rsidRPr="0037591B">
          <w:rPr>
            <w:highlight w:val="yellow"/>
            <w:rPrChange w:id="14" w:author="Dino Constantinou" w:date="2026-07-15T15:48:00Z" w16du:dateUtc="2026-07-15T12:48:00Z">
              <w:rPr/>
            </w:rPrChange>
          </w:rPr>
          <w:t>responsibility of Lighthief</w:t>
        </w:r>
      </w:ins>
    </w:p>
    <w:p w14:paraId="508A5083" w14:textId="77777777" w:rsidR="00A41963" w:rsidRDefault="00000000">
      <w:r>
        <w:t>(f) Damage caused by third-party actions or vandalism;</w:t>
      </w:r>
    </w:p>
    <w:p w14:paraId="653F82E3" w14:textId="112EE9F8" w:rsidR="00A41963" w:rsidRDefault="00000000">
      <w:r>
        <w:t>(g) Battery degradation beyond the Guaranteed SOH (if SOH guarantee is selected).</w:t>
      </w:r>
      <w:ins w:id="15" w:author="Dino Constantinou" w:date="2026-07-15T15:48:00Z" w16du:dateUtc="2026-07-15T12:48:00Z">
        <w:r w:rsidR="0037591B">
          <w:t xml:space="preserve"> </w:t>
        </w:r>
        <w:r w:rsidR="0037591B" w:rsidRPr="0037591B">
          <w:rPr>
            <w:highlight w:val="yellow"/>
            <w:rPrChange w:id="16" w:author="Dino Constantinou" w:date="2026-07-15T15:48:00Z" w16du:dateUtc="2026-07-15T12:48:00Z">
              <w:rPr/>
            </w:rPrChange>
          </w:rPr>
          <w:t>Why is SOH excluded?</w:t>
        </w:r>
      </w:ins>
    </w:p>
    <w:p w14:paraId="508D1B60" w14:textId="77777777" w:rsidR="00A41963" w:rsidRDefault="00000000">
      <w:r>
        <w:t>5. REMOTE MONITORING SERVICES</w:t>
      </w:r>
    </w:p>
    <w:p w14:paraId="506014B4" w14:textId="77777777" w:rsidR="00A41963" w:rsidRDefault="00000000">
      <w:r>
        <w:t>5.1 Monitoring Coverage</w:t>
      </w:r>
    </w:p>
    <w:p w14:paraId="11072DA3" w14:textId="77777777" w:rsidR="00A41963" w:rsidRDefault="00000000">
      <w:r>
        <w:t>The Service Provider shall provide remote monitoring of the BESS on a 24/7 basis, 365 days per year, via the Monitoring Platform.</w:t>
      </w:r>
    </w:p>
    <w:p w14:paraId="5B6E7D70" w14:textId="77777777" w:rsidR="00A41963" w:rsidRDefault="00000000">
      <w:r>
        <w:t>5.2 Monitored Parameters</w:t>
      </w:r>
    </w:p>
    <w:p w14:paraId="38CF0682" w14:textId="77777777" w:rsidR="00A41963" w:rsidRDefault="00000000">
      <w:pPr>
        <w:spacing w:before="60" w:after="60" w:line="240" w:lineRule="auto"/>
      </w:pPr>
      <w:ins w:id="17" w:author="Client Legal/Technical Review" w:date="2026-07-03T10:05:00Z">
        <w:r>
          <w:rPr>
            <w:rFonts w:ascii="Arial" w:hAnsi="Arial"/>
            <w:sz w:val="18"/>
          </w:rPr>
          <w:t xml:space="preserve">CLIENT PROPOSED INSERTION - 5.2A Minimum monitored parameters shall include cell-level voltage and temperature, string and container SOC/SOH, current, power limits, alarm/fault code, PCS status, transformer/MV status, HVAC/liquid-cooling status, fire system status, gas detection, E-stop, auxiliary supply, communication status, EMS command execution, DSO/SCADA telemetry and all parameters </w:t>
        </w:r>
        <w:r>
          <w:rPr>
            <w:rFonts w:ascii="Arial" w:hAnsi="Arial"/>
            <w:sz w:val="18"/>
          </w:rPr>
          <w:lastRenderedPageBreak/>
          <w:t>required to prevent warranty-voiding SOC/voltage events. Alert thresholds shall be aligned with the EPC and OEM Warranty Terms.</w:t>
        </w:r>
      </w:ins>
    </w:p>
    <w:p w14:paraId="79397460" w14:textId="77777777" w:rsidR="00A41963" w:rsidRDefault="00000000">
      <w:r>
        <w:t>The Monitoring Platform shall collect and analyse the following Performance Data:</w:t>
      </w:r>
    </w:p>
    <w:p w14:paraId="2C328E32" w14:textId="77777777" w:rsidR="00A41963" w:rsidRDefault="00000000">
      <w:r>
        <w:t>(a) System power output (kW) and energy throughput (kWh);</w:t>
      </w:r>
    </w:p>
    <w:p w14:paraId="2A85EFCE" w14:textId="77777777" w:rsidR="00A41963" w:rsidRDefault="00000000">
      <w:r>
        <w:t>(b) Battery state of charge (SOC) and state of health (SOH);</w:t>
      </w:r>
    </w:p>
    <w:p w14:paraId="6F4D6AEE" w14:textId="77777777" w:rsidR="00A41963" w:rsidRDefault="00000000">
      <w:r>
        <w:t>(c) Cell-level and module-level voltage and temperature;</w:t>
      </w:r>
    </w:p>
    <w:p w14:paraId="080C160A" w14:textId="77777777" w:rsidR="00A41963" w:rsidRDefault="00000000">
      <w:r>
        <w:t>(d) Power Conversion System (PCS) performance and efficiency;</w:t>
      </w:r>
    </w:p>
    <w:p w14:paraId="52B62E8F" w14:textId="77777777" w:rsidR="00A41963" w:rsidRDefault="00000000">
      <w:r>
        <w:t>(e) Ambient temperature and environmental conditions;</w:t>
      </w:r>
    </w:p>
    <w:p w14:paraId="3225153E" w14:textId="77777777" w:rsidR="00A41963" w:rsidRDefault="00000000">
      <w:r>
        <w:t>(f) Alarm and fault logs;</w:t>
      </w:r>
    </w:p>
    <w:p w14:paraId="53ACB793" w14:textId="77777777" w:rsidR="00A41963" w:rsidRDefault="00000000">
      <w:r>
        <w:t>(g) Communication status and connectivity;</w:t>
      </w:r>
    </w:p>
    <w:p w14:paraId="240B6A41" w14:textId="77777777" w:rsidR="00A41963" w:rsidRDefault="00000000">
      <w:r>
        <w:t>(h) Inverter and transformer status.</w:t>
      </w:r>
    </w:p>
    <w:p w14:paraId="64F81002" w14:textId="77777777" w:rsidR="00A41963" w:rsidRDefault="00000000">
      <w:r>
        <w:t>5.3 Alert Classification</w:t>
      </w:r>
    </w:p>
    <w:p w14:paraId="1B8B191C" w14:textId="359980EE" w:rsidR="00A41963" w:rsidRDefault="00000000">
      <w:r>
        <w:t>Alerts shall be classified as follows:</w:t>
      </w:r>
      <w:ins w:id="18" w:author="Dino Constantinou" w:date="2026-07-15T15:58:00Z" w16du:dateUtc="2026-07-15T12:58:00Z">
        <w:r w:rsidR="0037591B">
          <w:t xml:space="preserve"> </w:t>
        </w:r>
      </w:ins>
      <w:ins w:id="19" w:author="Dino Constantinou" w:date="2026-07-15T15:59:00Z" w16du:dateUtc="2026-07-15T12:59:00Z">
        <w:r w:rsidR="0037591B" w:rsidRPr="0037591B">
          <w:rPr>
            <w:highlight w:val="yellow"/>
            <w:rPrChange w:id="20" w:author="Dino Constantinou" w:date="2026-07-15T15:59:00Z" w16du:dateUtc="2026-07-15T12:59:00Z">
              <w:rPr/>
            </w:rPrChange>
          </w:rPr>
          <w:t>Agree faster response times</w:t>
        </w:r>
      </w:ins>
    </w:p>
    <w:p w14:paraId="424F0EBB" w14:textId="69B11336" w:rsidR="00A41963" w:rsidRDefault="00000000">
      <w:r>
        <w:t xml:space="preserve">(a) Critical Alert: Immediate risk to safety, </w:t>
      </w:r>
      <w:ins w:id="21" w:author="Dino Constantinou" w:date="2026-07-15T16:21:00Z" w16du:dateUtc="2026-07-15T13:21:00Z">
        <w:r w:rsidR="00627A23">
          <w:t xml:space="preserve">OUTAGE OF ANY </w:t>
        </w:r>
      </w:ins>
      <w:r>
        <w:t>equipment, or system availability. Response within four (</w:t>
      </w:r>
      <w:del w:id="22" w:author="Dino Constantinou" w:date="2026-07-15T16:20:00Z" w16du:dateUtc="2026-07-15T13:20:00Z">
        <w:r w:rsidDel="00627A23">
          <w:delText>4)</w:delText>
        </w:r>
      </w:del>
      <w:ins w:id="23" w:author="Dino Constantinou" w:date="2026-07-15T16:20:00Z" w16du:dateUtc="2026-07-15T13:20:00Z">
        <w:r w:rsidR="00627A23">
          <w:t>2</w:t>
        </w:r>
      </w:ins>
      <w:r>
        <w:t xml:space="preserve"> hours.</w:t>
      </w:r>
    </w:p>
    <w:p w14:paraId="6DF4E151" w14:textId="44E3B1F4" w:rsidR="00A41963" w:rsidRDefault="00000000">
      <w:r>
        <w:t xml:space="preserve">(b) Major Alert: </w:t>
      </w:r>
      <w:r w:rsidRPr="002B5407">
        <w:rPr>
          <w:highlight w:val="yellow"/>
          <w:rPrChange w:id="24" w:author="Dino Constantinou" w:date="2026-07-15T16:23:00Z" w16du:dateUtc="2026-07-15T13:23:00Z">
            <w:rPr/>
          </w:rPrChange>
        </w:rPr>
        <w:t>Significant</w:t>
      </w:r>
      <w:ins w:id="25" w:author="Dino Constantinou" w:date="2026-07-15T16:22:00Z" w16du:dateUtc="2026-07-15T13:22:00Z">
        <w:r w:rsidR="002B5407" w:rsidRPr="002B5407">
          <w:rPr>
            <w:highlight w:val="yellow"/>
            <w:rPrChange w:id="26" w:author="Dino Constantinou" w:date="2026-07-15T16:23:00Z" w16du:dateUtc="2026-07-15T13:23:00Z">
              <w:rPr/>
            </w:rPrChange>
          </w:rPr>
          <w:t xml:space="preserve"> (&gt;</w:t>
        </w:r>
      </w:ins>
      <w:ins w:id="27" w:author="Dino Constantinou" w:date="2026-07-15T16:23:00Z" w16du:dateUtc="2026-07-15T13:23:00Z">
        <w:r w:rsidR="002B5407" w:rsidRPr="002B5407">
          <w:rPr>
            <w:highlight w:val="yellow"/>
            <w:rPrChange w:id="28" w:author="Dino Constantinou" w:date="2026-07-15T16:23:00Z" w16du:dateUtc="2026-07-15T13:23:00Z">
              <w:rPr/>
            </w:rPrChange>
          </w:rPr>
          <w:t>5</w:t>
        </w:r>
      </w:ins>
      <w:ins w:id="29" w:author="Dino Constantinou" w:date="2026-07-15T16:22:00Z" w16du:dateUtc="2026-07-15T13:22:00Z">
        <w:r w:rsidR="002B5407" w:rsidRPr="002B5407">
          <w:rPr>
            <w:highlight w:val="yellow"/>
            <w:rPrChange w:id="30" w:author="Dino Constantinou" w:date="2026-07-15T16:23:00Z" w16du:dateUtc="2026-07-15T13:23:00Z">
              <w:rPr/>
            </w:rPrChange>
          </w:rPr>
          <w:t>%)</w:t>
        </w:r>
      </w:ins>
      <w:r>
        <w:t xml:space="preserve"> degradation in performance or reliability. Response within twenty-four (</w:t>
      </w:r>
      <w:del w:id="31" w:author="Dino Constantinou" w:date="2026-07-15T16:20:00Z" w16du:dateUtc="2026-07-15T13:20:00Z">
        <w:r w:rsidDel="00627A23">
          <w:delText>24)</w:delText>
        </w:r>
      </w:del>
      <w:ins w:id="32" w:author="Dino Constantinou" w:date="2026-07-15T16:20:00Z" w16du:dateUtc="2026-07-15T13:20:00Z">
        <w:r w:rsidR="00627A23">
          <w:t>4</w:t>
        </w:r>
      </w:ins>
      <w:r>
        <w:t xml:space="preserve"> hours.</w:t>
      </w:r>
    </w:p>
    <w:p w14:paraId="6674C1E8" w14:textId="23EC5581" w:rsidR="00A41963" w:rsidRDefault="00000000">
      <w:r>
        <w:t>(c) Minor Alert: Non-urgent issues</w:t>
      </w:r>
      <w:ins w:id="33" w:author="Dino Constantinou" w:date="2026-07-15T16:22:00Z" w16du:dateUtc="2026-07-15T13:22:00Z">
        <w:r w:rsidR="002B5407">
          <w:t xml:space="preserve"> </w:t>
        </w:r>
        <w:r w:rsidR="002B5407" w:rsidRPr="002B5407">
          <w:rPr>
            <w:highlight w:val="yellow"/>
            <w:rPrChange w:id="34" w:author="Dino Constantinou" w:date="2026-07-15T16:22:00Z" w16du:dateUtc="2026-07-15T13:22:00Z">
              <w:rPr/>
            </w:rPrChange>
          </w:rPr>
          <w:t>(No performance loss)</w:t>
        </w:r>
      </w:ins>
      <w:r>
        <w:t xml:space="preserve"> requiring attention during next scheduled maintenance. Response within</w:t>
      </w:r>
      <w:del w:id="35" w:author="Dino Constantinou" w:date="2026-07-15T16:36:00Z" w16du:dateUtc="2026-07-15T13:36:00Z">
        <w:r w:rsidDel="00385359">
          <w:delText xml:space="preserve"> seventy-two (</w:delText>
        </w:r>
      </w:del>
      <w:del w:id="36" w:author="Dino Constantinou" w:date="2026-07-15T16:20:00Z" w16du:dateUtc="2026-07-15T13:20:00Z">
        <w:r w:rsidDel="00627A23">
          <w:delText>72)</w:delText>
        </w:r>
      </w:del>
      <w:ins w:id="37" w:author="Dino Constantinou" w:date="2026-07-15T16:20:00Z" w16du:dateUtc="2026-07-15T13:20:00Z">
        <w:r w:rsidR="00627A23">
          <w:t>24</w:t>
        </w:r>
      </w:ins>
      <w:r>
        <w:t xml:space="preserve"> hours.</w:t>
      </w:r>
    </w:p>
    <w:p w14:paraId="283FC743" w14:textId="77777777" w:rsidR="00A41963" w:rsidRDefault="00000000">
      <w:r>
        <w:t>(d) Informational: Data logging and trend analysis. No immediate response required.</w:t>
      </w:r>
    </w:p>
    <w:p w14:paraId="31CC10FC" w14:textId="77777777" w:rsidR="00A41963" w:rsidRDefault="00000000">
      <w:r>
        <w:t>5.4 Alert Notification</w:t>
      </w:r>
    </w:p>
    <w:p w14:paraId="7CB45D7F" w14:textId="77777777" w:rsidR="00A41963" w:rsidRDefault="00000000">
      <w:r>
        <w:t>(a) Critical Alerts shall be notified to the Client by telephone and email within thirty (30) minutes of detection.</w:t>
      </w:r>
    </w:p>
    <w:p w14:paraId="2E73DC0E" w14:textId="77777777" w:rsidR="00A41963" w:rsidRDefault="00000000">
      <w:r>
        <w:t>(b) Major Alerts shall be notified to the Client by email within two (2) hours of detection.</w:t>
      </w:r>
    </w:p>
    <w:p w14:paraId="2DCDD5EF" w14:textId="77777777" w:rsidR="00A41963" w:rsidRDefault="00000000">
      <w:r>
        <w:t>(c) Minor and Informational Alerts shall be included in the next scheduled report.</w:t>
      </w:r>
    </w:p>
    <w:p w14:paraId="4C950B4A" w14:textId="77777777" w:rsidR="00A41963" w:rsidRDefault="00000000">
      <w:r>
        <w:t>5.5 Client Portal Access</w:t>
      </w:r>
    </w:p>
    <w:p w14:paraId="0CDEEB14" w14:textId="63FA62D6" w:rsidR="00A41963" w:rsidRDefault="00000000">
      <w:r>
        <w:t>The Service Provider shall provide the Client with secure access to the Monitoring Platform, enabling the Client to view real-time and historical Performance Data.</w:t>
      </w:r>
      <w:ins w:id="38" w:author="Dino Constantinou" w:date="2026-07-15T15:59:00Z" w16du:dateUtc="2026-07-15T12:59:00Z">
        <w:r w:rsidR="0037591B">
          <w:t xml:space="preserve"> </w:t>
        </w:r>
      </w:ins>
      <w:ins w:id="39" w:author="Dino Constantinou" w:date="2026-07-15T16:26:00Z" w16du:dateUtc="2026-07-15T13:26:00Z">
        <w:r w:rsidR="002B5407">
          <w:rPr>
            <w:highlight w:val="yellow"/>
          </w:rPr>
          <w:t>INCLUDE C</w:t>
        </w:r>
      </w:ins>
      <w:ins w:id="40" w:author="Dino Constantinou" w:date="2026-07-15T15:59:00Z" w16du:dateUtc="2026-07-15T12:59:00Z">
        <w:r w:rsidR="0037591B" w:rsidRPr="0037591B">
          <w:rPr>
            <w:highlight w:val="yellow"/>
            <w:rPrChange w:id="41" w:author="Dino Constantinou" w:date="2026-07-15T15:59:00Z" w16du:dateUtc="2026-07-15T12:59:00Z">
              <w:rPr/>
            </w:rPrChange>
          </w:rPr>
          <w:t xml:space="preserve">LIENT </w:t>
        </w:r>
      </w:ins>
      <w:ins w:id="42" w:author="Dino Constantinou" w:date="2026-07-15T16:26:00Z" w16du:dateUtc="2026-07-15T13:26:00Z">
        <w:r w:rsidR="002B5407">
          <w:rPr>
            <w:highlight w:val="yellow"/>
          </w:rPr>
          <w:t xml:space="preserve">(OR CLIENT REPRESENTATIVES) </w:t>
        </w:r>
      </w:ins>
      <w:ins w:id="43" w:author="Dino Constantinou" w:date="2026-07-15T15:59:00Z" w16du:dateUtc="2026-07-15T12:59:00Z">
        <w:r w:rsidR="0037591B" w:rsidRPr="0037591B">
          <w:rPr>
            <w:highlight w:val="yellow"/>
            <w:rPrChange w:id="44" w:author="Dino Constantinou" w:date="2026-07-15T15:59:00Z" w16du:dateUtc="2026-07-15T12:59:00Z">
              <w:rPr/>
            </w:rPrChange>
          </w:rPr>
          <w:t>TRAINING</w:t>
        </w:r>
      </w:ins>
    </w:p>
    <w:p w14:paraId="5EED25E5" w14:textId="77777777" w:rsidR="00A41963" w:rsidRDefault="00000000">
      <w:r>
        <w:t>5.6 Reporting</w:t>
      </w:r>
    </w:p>
    <w:p w14:paraId="4AD3B4E8" w14:textId="77777777" w:rsidR="00A41963" w:rsidRDefault="00000000">
      <w:pPr>
        <w:spacing w:before="60" w:after="60" w:line="240" w:lineRule="auto"/>
      </w:pPr>
      <w:ins w:id="45" w:author="Client Legal/Technical Review" w:date="2026-07-03T10:05:00Z">
        <w:r>
          <w:rPr>
            <w:rFonts w:ascii="Arial" w:hAnsi="Arial"/>
            <w:sz w:val="18"/>
          </w:rPr>
          <w:t>CLIENT PROPOSED INSERTION - 5.6A Reports shall include raw data extracts, incident log, downtime classification, excluded-hour justification, availability calculation per Park and aggregate, SOH trend, cell imbalance, thermal deviation, firmware/software version, open punch items, spare-parts usage, warranty notices, cyber/security events and recommendations. The Client may reasonably challenge any classification or calculation within forty-five (45) days.</w:t>
        </w:r>
      </w:ins>
    </w:p>
    <w:p w14:paraId="36D005A5" w14:textId="77777777" w:rsidR="00A41963" w:rsidRDefault="00000000">
      <w:r>
        <w:t>The Service Provider shall provide the following reports:</w:t>
      </w:r>
    </w:p>
    <w:p w14:paraId="65754ADA" w14:textId="77777777" w:rsidR="00A41963" w:rsidRDefault="00000000">
      <w:r>
        <w:t>(a) Monthly Performance Report: Summary of energy throughput, availability, SOC/SOH trends, alerts, and key performance indicators. Delivered within ten (10) Business Days of month end.</w:t>
      </w:r>
    </w:p>
    <w:p w14:paraId="5FC58B13" w14:textId="77777777" w:rsidR="00A41963" w:rsidRDefault="00000000">
      <w:r>
        <w:t>(b) Quarterly Health Report: Detailed analysis of battery health, degradation trends, thermal performance, and recommendations. Delivered within fifteen (15) Business Days of quarter end.</w:t>
      </w:r>
    </w:p>
    <w:p w14:paraId="387537BD" w14:textId="77777777" w:rsidR="00A41963" w:rsidRDefault="00000000">
      <w:r>
        <w:lastRenderedPageBreak/>
        <w:t>(c) Annual Review Report: Comprehensive annual assessment including performance benchmarking, maintenance summary, and forward recommendations. Delivered within thirty (30) days of each anniversary of the Commissioning Date.</w:t>
      </w:r>
    </w:p>
    <w:p w14:paraId="03E80D5A" w14:textId="77777777" w:rsidR="00A41963" w:rsidRDefault="00000000">
      <w:r>
        <w:t>5.7 Data Retention</w:t>
      </w:r>
    </w:p>
    <w:p w14:paraId="7854F84E" w14:textId="77777777" w:rsidR="00A41963" w:rsidRDefault="00000000">
      <w:pPr>
        <w:spacing w:before="60" w:after="60" w:line="240" w:lineRule="auto"/>
      </w:pPr>
      <w:ins w:id="46" w:author="Client Legal/Technical Review" w:date="2026-07-03T10:05:00Z">
        <w:r>
          <w:rPr>
            <w:rFonts w:ascii="Arial" w:hAnsi="Arial"/>
            <w:sz w:val="18"/>
          </w:rPr>
          <w:t>CLIENT PROPOSED INSERTION - 5.7A Performance Data, alarms, event logs, BMS/PCS/EMS logs, monthly reports, availability calculations and SOH certificates shall be retained for at least fifteen (15) years and for five (5) years after termination. The Client shall have continuous access and export rights in CSV, XLSX, JSON and API formats without additional licence fees.</w:t>
        </w:r>
      </w:ins>
    </w:p>
    <w:p w14:paraId="6EC6B488" w14:textId="77777777" w:rsidR="00A41963" w:rsidRDefault="00000000">
      <w:r>
        <w:t>The Service Provider shall retain Performance Data for a minimum of five (5) years from the date of collection.</w:t>
      </w:r>
    </w:p>
    <w:p w14:paraId="5808AA55" w14:textId="77777777" w:rsidR="00A41963" w:rsidRDefault="00000000">
      <w:r>
        <w:t>5.8 Data Ownership</w:t>
      </w:r>
    </w:p>
    <w:p w14:paraId="5F7B727E" w14:textId="77777777" w:rsidR="00A41963" w:rsidRDefault="00000000">
      <w:pPr>
        <w:spacing w:before="60" w:after="60" w:line="240" w:lineRule="auto"/>
      </w:pPr>
      <w:ins w:id="47" w:author="Client Legal/Technical Review" w:date="2026-07-03T10:05:00Z">
        <w:r>
          <w:rPr>
            <w:rFonts w:ascii="Arial" w:hAnsi="Arial"/>
            <w:sz w:val="18"/>
          </w:rPr>
          <w:t>CLIENT PROPOSED INSERTION - 5.8A The Client owns all operational, technical, performance, financial, market, dispatch, SCADA, BMS, PCS, SOH and availability data generated by or relating to the BESS. The Service Provider shall not use identifiable Client data for benchmarking, training, product development or third-party purposes without the Client's prior written consent.</w:t>
        </w:r>
      </w:ins>
    </w:p>
    <w:p w14:paraId="1DE43008" w14:textId="77777777" w:rsidR="00A41963" w:rsidRDefault="00000000">
      <w:r>
        <w:t>All Performance Data collected from the BESS shall be owned by the Client. The Service Provider shall have a licence to use such data for the purposes of providing services under this Agreement and for anonymised benchmarking and product improvement.</w:t>
      </w:r>
    </w:p>
    <w:p w14:paraId="561357BB" w14:textId="77777777" w:rsidR="00A41963" w:rsidRDefault="00000000">
      <w:r>
        <w:t>6. PREVENTIVE MAINTENANCE</w:t>
      </w:r>
    </w:p>
    <w:p w14:paraId="3F197CF2" w14:textId="77777777" w:rsidR="00A41963" w:rsidRDefault="00000000">
      <w:r>
        <w:t>6.1 OEM Compliance</w:t>
      </w:r>
    </w:p>
    <w:p w14:paraId="4FDB2BDA" w14:textId="77777777" w:rsidR="00A41963" w:rsidRDefault="00000000">
      <w:pPr>
        <w:spacing w:before="60" w:after="60" w:line="240" w:lineRule="auto"/>
      </w:pPr>
      <w:ins w:id="48" w:author="Client Legal/Technical Review" w:date="2026-07-03T10:05:00Z">
        <w:r>
          <w:rPr>
            <w:rFonts w:ascii="Arial" w:hAnsi="Arial"/>
            <w:sz w:val="18"/>
          </w:rPr>
          <w:t>CLIENT PROPOSED INSERTION - 6.1A The Service Provider shall perform all maintenance required to preserve the OEM warranty, DWU, SOH guarantees, corrosion warranty, fire-system warranty, PCS/MV warranty and insurance cover. If the Service Provider fails to perform or document any required maintenance, it shall be liable for any resulting loss of warranty, claim rejection, downtime, degradation or lender/insurer issue.</w:t>
        </w:r>
      </w:ins>
    </w:p>
    <w:p w14:paraId="262E1F2A" w14:textId="77777777" w:rsidR="00A41963" w:rsidRDefault="00000000">
      <w:r>
        <w:t>All maintenance activities shall be performed in accordance with the OEM Maintenance Manual (Linyang Power Atlantic Battery Container Maintenance Manual) and applicable OEM guidelines. The Service Provider shall not perform any maintenance operations beyond those specified in the OEM manual without prior OEM authorisation.</w:t>
      </w:r>
    </w:p>
    <w:p w14:paraId="526E6759" w14:textId="1C0870FE" w:rsidR="00A41963" w:rsidRDefault="00000000">
      <w:r>
        <w:t>6.2 Maintenance Schedule</w:t>
      </w:r>
      <w:ins w:id="49" w:author="Dino Constantinou" w:date="2026-07-15T16:00:00Z" w16du:dateUtc="2026-07-15T13:00:00Z">
        <w:r w:rsidR="00613ECD">
          <w:t xml:space="preserve"> </w:t>
        </w:r>
        <w:r w:rsidR="00613ECD" w:rsidRPr="00613ECD">
          <w:rPr>
            <w:highlight w:val="yellow"/>
            <w:rPrChange w:id="50" w:author="Dino Constantinou" w:date="2026-07-15T16:00:00Z" w16du:dateUtc="2026-07-15T13:00:00Z">
              <w:rPr/>
            </w:rPrChange>
          </w:rPr>
          <w:t>ANNUAL SCHEDULE TO BE PROVIDED TO THE CLIEN</w:t>
        </w:r>
        <w:r w:rsidR="00613ECD" w:rsidRPr="002B5407">
          <w:rPr>
            <w:highlight w:val="yellow"/>
            <w:rPrChange w:id="51" w:author="Dino Constantinou" w:date="2026-07-15T16:28:00Z" w16du:dateUtc="2026-07-15T13:28:00Z">
              <w:rPr/>
            </w:rPrChange>
          </w:rPr>
          <w:t>T</w:t>
        </w:r>
      </w:ins>
      <w:ins w:id="52" w:author="Dino Constantinou" w:date="2026-07-15T16:27:00Z" w16du:dateUtc="2026-07-15T13:27:00Z">
        <w:r w:rsidR="002B5407" w:rsidRPr="002B5407">
          <w:rPr>
            <w:highlight w:val="yellow"/>
            <w:rPrChange w:id="53" w:author="Dino Constantinou" w:date="2026-07-15T16:28:00Z" w16du:dateUtc="2026-07-15T13:28:00Z">
              <w:rPr/>
            </w:rPrChange>
          </w:rPr>
          <w:t xml:space="preserve"> AND CONFIRMED </w:t>
        </w:r>
      </w:ins>
      <w:ins w:id="54" w:author="Dino Constantinou" w:date="2026-07-15T16:28:00Z" w16du:dateUtc="2026-07-15T13:28:00Z">
        <w:r w:rsidR="002B5407" w:rsidRPr="002B5407">
          <w:rPr>
            <w:highlight w:val="yellow"/>
            <w:rPrChange w:id="55" w:author="Dino Constantinou" w:date="2026-07-15T16:28:00Z" w16du:dateUtc="2026-07-15T13:28:00Z">
              <w:rPr/>
            </w:rPrChange>
          </w:rPr>
          <w:t>15 DAYS BEFORE</w:t>
        </w:r>
        <w:r w:rsidR="002B5407">
          <w:t xml:space="preserve"> </w:t>
        </w:r>
        <w:r w:rsidR="002B5407" w:rsidRPr="002B5407">
          <w:rPr>
            <w:highlight w:val="yellow"/>
            <w:rPrChange w:id="56" w:author="Dino Constantinou" w:date="2026-07-15T16:29:00Z" w16du:dateUtc="2026-07-15T13:29:00Z">
              <w:rPr/>
            </w:rPrChange>
          </w:rPr>
          <w:t>AND CLI</w:t>
        </w:r>
      </w:ins>
      <w:ins w:id="57" w:author="Dino Constantinou" w:date="2026-07-15T16:29:00Z" w16du:dateUtc="2026-07-15T13:29:00Z">
        <w:r w:rsidR="002B5407" w:rsidRPr="002B5407">
          <w:rPr>
            <w:highlight w:val="yellow"/>
            <w:rPrChange w:id="58" w:author="Dino Constantinou" w:date="2026-07-15T16:29:00Z" w16du:dateUtc="2026-07-15T13:29:00Z">
              <w:rPr/>
            </w:rPrChange>
          </w:rPr>
          <w:t>ENT CONFIRMS 5 DAYS BEFORE</w:t>
        </w:r>
      </w:ins>
    </w:p>
    <w:p w14:paraId="707F9A0B" w14:textId="77777777" w:rsidR="00A41963" w:rsidRDefault="00000000">
      <w:r>
        <w:t>The Service Provider shall perform preventive maintenance in accordance with the following schedule:</w:t>
      </w:r>
    </w:p>
    <w:p w14:paraId="6A459A98" w14:textId="77777777" w:rsidR="00A41963" w:rsidRDefault="00000000">
      <w:r>
        <w:t>(a) Monthly Remote Checks: Container status monitoring, BMS data backup, parameter review, and software update assessment as required by OEM.</w:t>
      </w:r>
    </w:p>
    <w:p w14:paraId="0B48AA24" w14:textId="77777777" w:rsidR="00A41963" w:rsidRDefault="00000000">
      <w:r>
        <w:t>(b) Quarterly On-Site Maintenance Visits: Comprehensive on-site inspection and maintenance by qualified personnel, conducted every three (3) months (four visits per year), as required by the OEM to maintain warranty validity.</w:t>
      </w:r>
    </w:p>
    <w:p w14:paraId="7DB3D049" w14:textId="77777777" w:rsidR="00A41963" w:rsidRDefault="00000000">
      <w:r>
        <w:t>(c) Quarterly Remote Health Check: Remote diagnostic review of all monitored parameters, SOH assessment, and system optimisation recommendations.</w:t>
      </w:r>
    </w:p>
    <w:p w14:paraId="764A7CF9" w14:textId="77777777" w:rsidR="00A41963" w:rsidRDefault="00000000">
      <w:r>
        <w:t>(d) Annual Grounding Test: Verification of ground connection with resistance measurement (must not exceed 4Ω per OEM specification).</w:t>
      </w:r>
    </w:p>
    <w:p w14:paraId="22A9516C" w14:textId="77777777" w:rsidR="00A41963" w:rsidRDefault="00000000">
      <w:r>
        <w:t>(e) Additional visits as required based on monitoring alerts, OEM recommendations, or Corrective Maintenance needs.</w:t>
      </w:r>
    </w:p>
    <w:p w14:paraId="54A5648A" w14:textId="77777777" w:rsidR="00A41963" w:rsidRDefault="00000000">
      <w:r>
        <w:t>6.3 OEM-Mandated Maintenance Items</w:t>
      </w:r>
    </w:p>
    <w:p w14:paraId="680EE6D6" w14:textId="77777777" w:rsidR="00A41963" w:rsidRDefault="00000000">
      <w:pPr>
        <w:spacing w:before="60" w:after="60" w:line="240" w:lineRule="auto"/>
      </w:pPr>
      <w:ins w:id="59" w:author="Client Legal/Technical Review" w:date="2026-07-03T10:05:00Z">
        <w:r>
          <w:rPr>
            <w:rFonts w:ascii="Arial" w:hAnsi="Arial"/>
            <w:sz w:val="18"/>
          </w:rPr>
          <w:lastRenderedPageBreak/>
          <w:t>CLIENT PROPOSED INSERTION - 6.3A Warranty Preservation File. The Service Provider shall maintain a complete warranty-preservation file per Park, including maintenance checklists, photographs, torque records, thermal images, grounding/insulation results, firmware records, alarm logs, SOC records, environmental records, fire-system tests, spare-part records and OEM communications.</w:t>
        </w:r>
      </w:ins>
    </w:p>
    <w:p w14:paraId="1EBA7E61" w14:textId="77777777" w:rsidR="00A41963" w:rsidRDefault="00000000">
      <w:r>
        <w:t>The following items are mandatory per OEM specification:</w:t>
      </w:r>
    </w:p>
    <w:p w14:paraId="738F1285" w14:textId="77777777" w:rsidR="00A41963" w:rsidRDefault="00000000">
      <w:r>
        <w:t>(a) Monthly: Container condition check, BMS data download and backup, run data/parameter/log saving, software update review;</w:t>
      </w:r>
    </w:p>
    <w:p w14:paraId="52C67CDD" w14:textId="77777777" w:rsidR="00A41963" w:rsidRDefault="00000000">
      <w:r>
        <w:t>(b) Every Six Months: Cable shielding inspection, surge protection device (SPD) verification, fuse inspection, copper bus bar check;</w:t>
      </w:r>
    </w:p>
    <w:p w14:paraId="23B11090" w14:textId="77777777" w:rsidR="00A41963" w:rsidRDefault="00000000">
      <w:r>
        <w:t>(c) Annually: Cable layout inspection, ground resistance test (≤4Ω), equipotential bonding verification, cable torque verification per OEM specification.</w:t>
      </w:r>
    </w:p>
    <w:p w14:paraId="5AD53BD4" w14:textId="77777777" w:rsidR="00A41963" w:rsidRDefault="00000000">
      <w:r>
        <w:t>6.4 Weather Restrictions</w:t>
      </w:r>
    </w:p>
    <w:p w14:paraId="416513D9" w14:textId="77777777" w:rsidR="00A41963" w:rsidRDefault="00000000">
      <w:r>
        <w:t>Per OEM requirements, the Service Provider shall not open container doors for maintenance during rainy, humid, snowy, foggy, or excessively windy conditions. Maintenance visits shall be rescheduled if weather conditions are unsuitable.</w:t>
      </w:r>
    </w:p>
    <w:p w14:paraId="5DB751E2" w14:textId="77777777" w:rsidR="00A41963" w:rsidRDefault="00000000">
      <w:r>
        <w:t>6.5 Quarterly Maintenance Visit Scope</w:t>
      </w:r>
    </w:p>
    <w:p w14:paraId="5CCD3413" w14:textId="77777777" w:rsidR="00A41963" w:rsidRDefault="00000000">
      <w:r>
        <w:t>Each Maintenance Visit shall include, at a minimum:</w:t>
      </w:r>
    </w:p>
    <w:p w14:paraId="4753A919" w14:textId="77777777" w:rsidR="00A41963" w:rsidRDefault="00000000">
      <w:r>
        <w:t>(a) Visual inspection of all BESS components, enclosures, and connections;</w:t>
      </w:r>
    </w:p>
    <w:p w14:paraId="6F8B0902" w14:textId="77777777" w:rsidR="00A41963" w:rsidRDefault="00000000">
      <w:r>
        <w:t>(b) Thermal imaging of electrical connections and switchgear;</w:t>
      </w:r>
    </w:p>
    <w:p w14:paraId="43E58544" w14:textId="77777777" w:rsidR="00A41963" w:rsidRDefault="00000000">
      <w:r>
        <w:t>(c) Verification of battery module balancing and calibration;</w:t>
      </w:r>
    </w:p>
    <w:p w14:paraId="57365F23" w14:textId="77777777" w:rsidR="00A41963" w:rsidRDefault="00000000">
      <w:r>
        <w:t>(d) Inspection and cleaning of cooling systems (fans, filters, HVAC);</w:t>
      </w:r>
    </w:p>
    <w:p w14:paraId="5BECAEF5" w14:textId="77777777" w:rsidR="00A41963" w:rsidRDefault="00000000">
      <w:r>
        <w:t>(e) Verification of fire suppression system status;</w:t>
      </w:r>
    </w:p>
    <w:p w14:paraId="2200E6C4" w14:textId="77777777" w:rsidR="00A41963" w:rsidRDefault="00000000">
      <w:r>
        <w:t>(f) Inspection of cable terminations and torque verification;</w:t>
      </w:r>
    </w:p>
    <w:p w14:paraId="17A1A70D" w14:textId="77777777" w:rsidR="00A41963" w:rsidRDefault="00000000">
      <w:r>
        <w:t>(g) Review and update of firmware and software as recommended by OEM;</w:t>
      </w:r>
    </w:p>
    <w:p w14:paraId="2F9259E4" w14:textId="77777777" w:rsidR="00A41963" w:rsidRDefault="00000000">
      <w:r>
        <w:t>(h) Functional testing of protection relays and safety systems;</w:t>
      </w:r>
    </w:p>
    <w:p w14:paraId="1C8F5433" w14:textId="77777777" w:rsidR="00A41963" w:rsidRDefault="00000000">
      <w:r>
        <w:t>(i) Calibration of sensors and metering equipment;</w:t>
      </w:r>
    </w:p>
    <w:p w14:paraId="419DF03C" w14:textId="77777777" w:rsidR="00A41963" w:rsidRDefault="00000000">
      <w:r>
        <w:t>(j) Review of alarm and event logs;</w:t>
      </w:r>
    </w:p>
    <w:p w14:paraId="6316011E" w14:textId="77777777" w:rsidR="00A41963" w:rsidRDefault="00000000">
      <w:r>
        <w:t>(k) Documentation and reporting of findings;</w:t>
      </w:r>
    </w:p>
    <w:p w14:paraId="5E35B523" w14:textId="77777777" w:rsidR="00A41963" w:rsidRDefault="00000000">
      <w:r>
        <w:rPr>
          <w:b/>
        </w:rPr>
        <w:t>CYPRUS COASTAL PROTECTION (C5 Enclosure Maintenance):</w:t>
      </w:r>
    </w:p>
    <w:p w14:paraId="4D72E65E" w14:textId="77777777" w:rsidR="00A41963" w:rsidRDefault="00000000">
      <w:r>
        <w:t>(l) Inspection of C5-rated coating integrity on enclosures, PCS, and switchgear;</w:t>
      </w:r>
    </w:p>
    <w:p w14:paraId="4BFC7825" w14:textId="77777777" w:rsidR="00A41963" w:rsidRDefault="00000000">
      <w:r>
        <w:t>(m) Salt-deposit removal from HVAC intakes, ventilation grilles, and cooling air paths;</w:t>
      </w:r>
    </w:p>
    <w:p w14:paraId="2F99EEAC" w14:textId="77777777" w:rsidR="00A41963" w:rsidRDefault="00000000">
      <w:r>
        <w:t>(n) Inspection of door seals and gaskets for salt intrusion;</w:t>
      </w:r>
    </w:p>
    <w:p w14:paraId="3F65FE0C" w14:textId="77777777" w:rsidR="00A41963" w:rsidRDefault="00000000">
      <w:r>
        <w:t>(o) Verification of drainage channels and moisture egress paths;</w:t>
      </w:r>
    </w:p>
    <w:p w14:paraId="46CFE9BA" w14:textId="77777777" w:rsidR="00A41963" w:rsidRDefault="00000000">
      <w:r>
        <w:t>(p) Cleaning of external surfaces and removal of salt crystallisation;</w:t>
      </w:r>
    </w:p>
    <w:p w14:paraId="31465678" w14:textId="77777777" w:rsidR="00A41963" w:rsidRDefault="00000000">
      <w:r>
        <w:t>(q) Application of protective lubricant to door hinges, latches, and exposed fasteners;</w:t>
      </w:r>
    </w:p>
    <w:p w14:paraId="72700186" w14:textId="77777777" w:rsidR="00A41963" w:rsidRDefault="00000000">
      <w:r>
        <w:t>(r) Photographic documentation of coating condition for warranty records.</w:t>
      </w:r>
    </w:p>
    <w:p w14:paraId="4DF759E8" w14:textId="77777777" w:rsidR="00A41963" w:rsidRDefault="00000000">
      <w:r>
        <w:t>6.7 Quarterly Remote Health Check Scope</w:t>
      </w:r>
    </w:p>
    <w:p w14:paraId="2540E63C" w14:textId="77777777" w:rsidR="00A41963" w:rsidRDefault="00000000">
      <w:r>
        <w:t>Each quarterly remote health check shall include:</w:t>
      </w:r>
    </w:p>
    <w:p w14:paraId="45CD542D" w14:textId="77777777" w:rsidR="00A41963" w:rsidRDefault="00000000">
      <w:r>
        <w:lastRenderedPageBreak/>
        <w:t>(a) Analysis of SOH trends and degradation patterns;</w:t>
      </w:r>
    </w:p>
    <w:p w14:paraId="71232E04" w14:textId="77777777" w:rsidR="00A41963" w:rsidRDefault="00000000">
      <w:r>
        <w:t>(b) Review of thermal performance and cooling efficiency;</w:t>
      </w:r>
    </w:p>
    <w:p w14:paraId="6DA95054" w14:textId="77777777" w:rsidR="00A41963" w:rsidRDefault="00000000">
      <w:r>
        <w:t>(c) Assessment of cell imbalance and module performance;</w:t>
      </w:r>
    </w:p>
    <w:p w14:paraId="137B908B" w14:textId="77777777" w:rsidR="00A41963" w:rsidRDefault="00000000">
      <w:r>
        <w:t>(d) Verification of communication and data integrity;</w:t>
      </w:r>
    </w:p>
    <w:p w14:paraId="0664D8E0" w14:textId="77777777" w:rsidR="00A41963" w:rsidRDefault="00000000">
      <w:r>
        <w:t>(e) Recommendations for operational adjustments;</w:t>
      </w:r>
    </w:p>
    <w:p w14:paraId="65E0BB93" w14:textId="77777777" w:rsidR="00A41963" w:rsidRDefault="00000000">
      <w:r>
        <w:t>(f) Written summary report to the Client.</w:t>
      </w:r>
    </w:p>
    <w:p w14:paraId="7988EB10" w14:textId="77777777" w:rsidR="00A41963" w:rsidRDefault="00000000">
      <w:r>
        <w:t>6.8 Maintenance Scheduling</w:t>
      </w:r>
    </w:p>
    <w:p w14:paraId="14AEBDE6" w14:textId="77777777" w:rsidR="00A41963" w:rsidRDefault="00000000">
      <w:pPr>
        <w:spacing w:before="60" w:after="60" w:line="240" w:lineRule="auto"/>
      </w:pPr>
      <w:ins w:id="60" w:author="Client Legal/Technical Review" w:date="2026-07-03T10:05:00Z">
        <w:r>
          <w:rPr>
            <w:rFonts w:ascii="Arial" w:hAnsi="Arial"/>
            <w:sz w:val="18"/>
          </w:rPr>
          <w:t>CLIENT PROPOSED INSERTION - 6.8A Scheduled Downtime shall be planned to minimise revenue loss and shall not exceed forty-eight (48) consecutive hours per Park without the Client's prior written approval, except for safety emergencies. Scheduled Downtime exceeding the agreed limit or not notified at least fourteen (14) days in advance shall count as Unavailable Hours.</w:t>
        </w:r>
      </w:ins>
    </w:p>
    <w:p w14:paraId="0EB7E86A" w14:textId="77777777" w:rsidR="00A41963" w:rsidRDefault="00000000">
      <w:r>
        <w:t>(a) Quarterly Maintenance Visits shall be scheduled at least thirty (30) days in advance, at mutually agreed dates approximately three (3) months apart.</w:t>
      </w:r>
    </w:p>
    <w:p w14:paraId="405BE567" w14:textId="77777777" w:rsidR="00A41963" w:rsidRDefault="00000000">
      <w:r>
        <w:t>(b) The Service Provider shall endeavour to schedule maintenance at times when the BESS is not actively dispatching, to minimise impact on Client operations.</w:t>
      </w:r>
    </w:p>
    <w:p w14:paraId="207C716B" w14:textId="77777777" w:rsidR="00A41963" w:rsidRDefault="00000000">
      <w:r>
        <w:t>(c) Total Scheduled Downtime shall not exceed ten (10) days per calendar year, distributed across preventive maintenance visits, OEM service windows, and system health checks.</w:t>
      </w:r>
    </w:p>
    <w:p w14:paraId="6117D6E8" w14:textId="77777777" w:rsidR="00A41963" w:rsidRDefault="00000000">
      <w:r>
        <w:t>(d) The Client shall ensure site access and availability of relevant personnel during scheduled visits.</w:t>
      </w:r>
    </w:p>
    <w:p w14:paraId="6A9C7598" w14:textId="77777777" w:rsidR="00A41963" w:rsidRDefault="00000000">
      <w:r>
        <w:t>(e) If the Client cancels or postpones a scheduled visit with less than fourteen (14) days' notice, reasonable rebooking costs may apply.</w:t>
      </w:r>
    </w:p>
    <w:p w14:paraId="0F5836F7" w14:textId="77777777" w:rsidR="00A41963" w:rsidRDefault="00000000">
      <w:r>
        <w:t>6.5 Maintenance Records</w:t>
      </w:r>
    </w:p>
    <w:p w14:paraId="4641670A" w14:textId="77777777" w:rsidR="00A41963" w:rsidRDefault="00000000">
      <w:r>
        <w:t>The Service Provider shall maintain detailed records of all maintenance activities, findings, and recommendations, and shall provide copies to the Client upon request.</w:t>
      </w:r>
    </w:p>
    <w:p w14:paraId="561AC525" w14:textId="77777777" w:rsidR="00A41963" w:rsidRDefault="00000000">
      <w:r>
        <w:t>6.6 OEM Coordination</w:t>
      </w:r>
    </w:p>
    <w:p w14:paraId="5C0A0677" w14:textId="77777777" w:rsidR="00A41963" w:rsidRDefault="00000000">
      <w:r>
        <w:t>Where maintenance activities require OEM involvement or specialised OEM parts, the Service Provider shall coordinate with the OEM on behalf of the Client.</w:t>
      </w:r>
    </w:p>
    <w:p w14:paraId="07A6DDE6" w14:textId="77777777" w:rsidR="00A41963" w:rsidRDefault="00000000">
      <w:r>
        <w:t>7. SERVICE FEES AND PAYMENT</w:t>
      </w:r>
    </w:p>
    <w:p w14:paraId="279B6BCA" w14:textId="77777777" w:rsidR="00A41963" w:rsidRDefault="00000000">
      <w:r>
        <w:t>7.1 Annual Service Fee</w:t>
      </w:r>
    </w:p>
    <w:p w14:paraId="1082F6CF" w14:textId="77777777" w:rsidR="00A41963" w:rsidRDefault="00000000">
      <w:r>
        <w:t>The Client shall pay the Service Provider an annual Service Fee as set out in Schedule 2.</w:t>
      </w:r>
    </w:p>
    <w:p w14:paraId="0B430F30" w14:textId="77777777" w:rsidR="00A41963" w:rsidRDefault="00000000">
      <w:r>
        <w:t>7.2 Payment Terms</w:t>
      </w:r>
    </w:p>
    <w:p w14:paraId="26AA4974" w14:textId="77777777" w:rsidR="00A41963" w:rsidRDefault="00000000">
      <w:r>
        <w:t>(a) The Service Fee shall be invoiced annually in advance, commencing on the Commissioning Date.</w:t>
      </w:r>
    </w:p>
    <w:p w14:paraId="6DD0B6A3" w14:textId="77777777" w:rsidR="00A41963" w:rsidRDefault="00000000">
      <w:r>
        <w:t>(b) Payment shall be due within thirty (30) days of invoice date.</w:t>
      </w:r>
    </w:p>
    <w:p w14:paraId="7AFB80B3" w14:textId="77777777" w:rsidR="00A41963" w:rsidRDefault="00000000">
      <w:r>
        <w:t>(c) All amounts are exclusive of VAT, which shall be charged in accordance with Cyprus law.</w:t>
      </w:r>
    </w:p>
    <w:p w14:paraId="1D854C0A" w14:textId="77777777" w:rsidR="00A41963" w:rsidRDefault="00000000">
      <w:r>
        <w:t>7.3 Fee Adjustment</w:t>
      </w:r>
    </w:p>
    <w:p w14:paraId="1DC2DC99" w14:textId="2C9F9EF6" w:rsidR="00A41963" w:rsidRDefault="00000000">
      <w:r>
        <w:t>(a)</w:t>
      </w:r>
      <w:del w:id="61" w:author="Client Legal/Technical Review" w:date="2026-07-03T10:05:00Z">
        <w:r>
          <w:delText>The Service Fee may be adjusted annually on each anniversary of the Effective Date, by an amount not exceeding the Cyprus Consumer Price Index (CPI) increase for the preceding twelve (12) months, plus two percent (2%).</w:delText>
        </w:r>
      </w:del>
      <w:r w:rsidR="002B5407">
        <w:t xml:space="preserve"> </w:t>
      </w:r>
      <w:ins w:id="62" w:author="Dino Constantinou" w:date="2026-07-15T16:31:00Z" w16du:dateUtc="2026-07-15T13:31:00Z">
        <w:r w:rsidR="002B5407" w:rsidRPr="002B5407">
          <w:rPr>
            <w:highlight w:val="yellow"/>
            <w:rPrChange w:id="63" w:author="Dino Constantinou" w:date="2026-07-15T16:31:00Z" w16du:dateUtc="2026-07-15T13:31:00Z">
              <w:rPr/>
            </w:rPrChange>
          </w:rPr>
          <w:t>There will be no increase in Service Fees.</w:t>
        </w:r>
      </w:ins>
    </w:p>
    <w:p w14:paraId="57959F90" w14:textId="77777777" w:rsidR="00A41963" w:rsidRDefault="00000000">
      <w:r>
        <w:t>(b) Any fee adjustment shall be notified in writing at least sixty (60) days prior to the anniversary date.</w:t>
      </w:r>
    </w:p>
    <w:p w14:paraId="22174A2E" w14:textId="77777777" w:rsidR="00A41963" w:rsidRDefault="00000000">
      <w:r>
        <w:t>7.4 Additional Services</w:t>
      </w:r>
    </w:p>
    <w:p w14:paraId="72858BA4" w14:textId="77777777" w:rsidR="00A41963" w:rsidRDefault="00000000">
      <w:pPr>
        <w:spacing w:before="60" w:after="60" w:line="240" w:lineRule="auto"/>
      </w:pPr>
      <w:ins w:id="64" w:author="Client Legal/Technical Review" w:date="2026-07-03T10:05:00Z">
        <w:r>
          <w:rPr>
            <w:rFonts w:ascii="Arial" w:hAnsi="Arial"/>
            <w:sz w:val="18"/>
          </w:rPr>
          <w:lastRenderedPageBreak/>
          <w:t>CLIENT PROPOSED INSERTION - 7.4A No additional charge shall apply for services reasonably required to comply with the OEM manuals, preserve warranties, perform corrective maintenance within the selected Tier, prepare warranty claims, comply with agreed regulatory testing, deliver standard data exports, or remedy Service Provider breach.</w:t>
        </w:r>
      </w:ins>
    </w:p>
    <w:p w14:paraId="084B16FB" w14:textId="77777777" w:rsidR="00A41963" w:rsidRDefault="00000000">
      <w:r>
        <w:t>Any services outside the scope of this Agreement shall be quoted separately and charged at the Service Provider's then-current rates.</w:t>
      </w:r>
    </w:p>
    <w:p w14:paraId="43BD4D29" w14:textId="77777777" w:rsidR="00A41963" w:rsidRDefault="00000000">
      <w:r>
        <w:t>7.5 Late Payment</w:t>
      </w:r>
    </w:p>
    <w:p w14:paraId="5045FDA7" w14:textId="77777777" w:rsidR="00A41963" w:rsidRDefault="00000000">
      <w:r>
        <w:t>Late payments shall bear interest at the rate prescribed by EU Directive 2011/7/EU (the European Central Bank main refinancing rate plus eight percent (8%) per annum), calculated on a simple interest basis, until paid in full.</w:t>
      </w:r>
    </w:p>
    <w:p w14:paraId="2820CEC1" w14:textId="77777777" w:rsidR="00A41963" w:rsidRDefault="00000000">
      <w:r>
        <w:t>8. RESPONSE TIMES AND SERVICE LEVELS</w:t>
      </w:r>
    </w:p>
    <w:p w14:paraId="0DA888D9" w14:textId="77777777" w:rsidR="00A41963" w:rsidRDefault="00000000">
      <w:r>
        <w:t>8.1 24/7 Monitoring Capability</w:t>
      </w:r>
    </w:p>
    <w:p w14:paraId="1596B24B" w14:textId="77777777" w:rsidR="00A41963" w:rsidRDefault="00000000">
      <w:pPr>
        <w:spacing w:before="60" w:after="60" w:line="240" w:lineRule="auto"/>
      </w:pPr>
      <w:ins w:id="65" w:author="Client Legal/Technical Review" w:date="2026-07-03T10:05:00Z">
        <w:r>
          <w:rPr>
            <w:rFonts w:ascii="Arial" w:hAnsi="Arial"/>
            <w:sz w:val="18"/>
          </w:rPr>
          <w:t>CLIENT PROPOSED INSERTION - 8.1A The Service Provider shall maintain redundant monitoring, alerting and communication channels, including automatic alerts to the Client for low SOC, low cell voltage, high temperature, HVAC/liquid-cooling fault, fire/gas alarm, PCS trip, communication loss and any condition that could void warranty. Monitoring-platform failure shall itself be a Major Alert, or a Critical Alert if it prevents detection of safety or warranty-voiding conditions.</w:t>
        </w:r>
      </w:ins>
    </w:p>
    <w:p w14:paraId="5142A955" w14:textId="77777777" w:rsidR="00A41963" w:rsidRDefault="00000000">
      <w:r>
        <w:t>The Service Provider shall maintain the following monitoring infrastructure:</w:t>
      </w:r>
    </w:p>
    <w:p w14:paraId="056703AA" w14:textId="77777777" w:rsidR="00A41963" w:rsidRDefault="00000000">
      <w:r>
        <w:t>(a) Automated Alert System: The Monitoring Platform shall automatically generate alerts based on predefined thresholds without requiring manual intervention;</w:t>
      </w:r>
    </w:p>
    <w:p w14:paraId="5C0445CE" w14:textId="77777777" w:rsidR="00A41963" w:rsidRDefault="00000000">
      <w:r>
        <w:t>(b) Multi-Channel Notification: Critical Alerts shall trigger immediate notifications via:</w:t>
      </w:r>
    </w:p>
    <w:p w14:paraId="2AF6E0C1" w14:textId="77777777" w:rsidR="00A41963" w:rsidRDefault="00000000">
      <w:r>
        <w:t>(i) SMS to duty technician's mobile phone;</w:t>
      </w:r>
    </w:p>
    <w:p w14:paraId="5C191BB0" w14:textId="77777777" w:rsidR="00A41963" w:rsidRDefault="00000000">
      <w:r>
        <w:t>(ii) Email to duty technician and operations manager;</w:t>
      </w:r>
    </w:p>
    <w:p w14:paraId="4A480508" w14:textId="77777777" w:rsidR="00A41963" w:rsidRDefault="00000000">
      <w:r>
        <w:t>(iii) Push notification via monitoring app (where available).</w:t>
      </w:r>
    </w:p>
    <w:p w14:paraId="47F5D26E" w14:textId="77777777" w:rsidR="00A41963" w:rsidRDefault="00000000">
      <w:r>
        <w:t>(c) Duty Roster: The Service Provider shall maintain a 24/7 duty roster with at least one qualified technician on-call at all times;</w:t>
      </w:r>
    </w:p>
    <w:p w14:paraId="3C96AD96" w14:textId="77777777" w:rsidR="00A41963" w:rsidRDefault="00000000">
      <w:r>
        <w:t>(d) Escalation Protocol: If the primary duty technician does not acknowledge a Critical Alert within one (1) hour, the system shall automatically escalate to the backup technician and operations manager.</w:t>
      </w:r>
    </w:p>
    <w:p w14:paraId="7B8E3558" w14:textId="77777777" w:rsidR="00A41963" w:rsidRDefault="00000000">
      <w:r>
        <w:t>8.2 Response Time Commitments</w:t>
      </w:r>
    </w:p>
    <w:p w14:paraId="19A179B7" w14:textId="77777777" w:rsidR="00A41963" w:rsidRDefault="00000000">
      <w:pPr>
        <w:spacing w:before="60" w:after="60" w:line="240" w:lineRule="auto"/>
      </w:pPr>
      <w:ins w:id="66" w:author="Client Legal/Technical Review" w:date="2026-07-03T10:05:00Z">
        <w:r w:rsidRPr="00A0149F">
          <w:rPr>
            <w:rFonts w:ascii="Arial" w:hAnsi="Arial"/>
            <w:sz w:val="18"/>
            <w:highlight w:val="yellow"/>
            <w:rPrChange w:id="67" w:author="Timotheos Timotheou" w:date="2026-07-03T13:19:00Z" w16du:dateUtc="2026-07-03T10:19:00Z">
              <w:rPr>
                <w:rFonts w:ascii="Arial" w:hAnsi="Arial"/>
                <w:sz w:val="18"/>
              </w:rPr>
            </w:rPrChange>
          </w:rPr>
          <w:t>CLIENT PROPOSED INSERTION - 8.2A Maximum Restoration and Resolution Times. Critical Alerts: safe remote isolation immediately where required, restoration plan within four (4) hours, safe partial or full restoration within twenty-four (24) hours where technically possible, permanent resolution within five (5) Business Days unless OEM parts are required. Major Alerts: restoration plan within one (1) Business Day, restoration within five (5) Business Days, permanent resolution within fifteen (15) Business Days. Minor Alerts: permanent resolution at the next maintenance visit or within thirty (30) days, whichever is earlier. Any deviation requires a written remediation plan accepted by the Client.</w:t>
        </w:r>
      </w:ins>
    </w:p>
    <w:p w14:paraId="62C727FC" w14:textId="77777777" w:rsidR="00A41963" w:rsidRDefault="00000000">
      <w:r>
        <w:t>The Service Provider commits to the following Response Times:</w:t>
      </w:r>
    </w:p>
    <w:p w14:paraId="0D55EBD5" w14:textId="47A69899" w:rsidR="00A41963" w:rsidRDefault="00000000">
      <w:r>
        <w:t>(a) Critical Alerts: Initial remote response</w:t>
      </w:r>
      <w:ins w:id="68" w:author="Dino Constantinou" w:date="2026-07-15T16:32:00Z" w16du:dateUtc="2026-07-15T13:32:00Z">
        <w:r w:rsidR="00385359">
          <w:t xml:space="preserve"> IMMEDIATE</w:t>
        </w:r>
      </w:ins>
      <w:del w:id="69" w:author="Dino Constantinou" w:date="2026-07-15T16:33:00Z" w16du:dateUtc="2026-07-15T13:33:00Z">
        <w:r w:rsidDel="00385359">
          <w:delText xml:space="preserve"> within four (4) hours</w:delText>
        </w:r>
      </w:del>
      <w:r>
        <w:t xml:space="preserve">; on-site attendance (if required) </w:t>
      </w:r>
      <w:del w:id="70" w:author="Dino Constantinou" w:date="2026-07-15T16:33:00Z" w16du:dateUtc="2026-07-15T13:33:00Z">
        <w:r w:rsidDel="00385359">
          <w:delText>by the end of the next Business Day</w:delText>
        </w:r>
      </w:del>
      <w:ins w:id="71" w:author="Dino Constantinou" w:date="2026-07-15T16:33:00Z" w16du:dateUtc="2026-07-15T13:33:00Z">
        <w:r w:rsidR="00385359">
          <w:t>WITHIN 2 HOURS</w:t>
        </w:r>
      </w:ins>
      <w:r>
        <w:t>. For any safety risk the Service Provider shall apply immediate remote isolation or safe-shutdown.</w:t>
      </w:r>
    </w:p>
    <w:p w14:paraId="3444F277" w14:textId="6ED30ADE" w:rsidR="00A41963" w:rsidRDefault="00000000">
      <w:r>
        <w:t xml:space="preserve">(b) Major Alerts: Initial remote response within one (1) </w:t>
      </w:r>
      <w:ins w:id="72" w:author="Dino Constantinou" w:date="2026-07-15T16:34:00Z" w16du:dateUtc="2026-07-15T13:34:00Z">
        <w:r w:rsidR="00385359">
          <w:t>HOUR</w:t>
        </w:r>
      </w:ins>
      <w:del w:id="73" w:author="Dino Constantinou" w:date="2026-07-15T16:34:00Z" w16du:dateUtc="2026-07-15T13:34:00Z">
        <w:r w:rsidDel="00385359">
          <w:delText>Business Day</w:delText>
        </w:r>
      </w:del>
      <w:r>
        <w:t xml:space="preserve">; on-site attendance (if required) within </w:t>
      </w:r>
      <w:ins w:id="74" w:author="Dino Constantinou" w:date="2026-07-15T16:34:00Z" w16du:dateUtc="2026-07-15T13:34:00Z">
        <w:r w:rsidR="00385359">
          <w:t>2 HOURS</w:t>
        </w:r>
      </w:ins>
      <w:del w:id="75" w:author="Dino Constantinou" w:date="2026-07-15T16:34:00Z" w16du:dateUtc="2026-07-15T13:34:00Z">
        <w:r w:rsidDel="00385359">
          <w:delText>five (5) Business Days</w:delText>
        </w:r>
      </w:del>
      <w:r>
        <w:t>.</w:t>
      </w:r>
    </w:p>
    <w:p w14:paraId="54169FE3" w14:textId="5D0C4DBE" w:rsidR="00A41963" w:rsidRDefault="00000000">
      <w:r>
        <w:t xml:space="preserve">(c) Minor Alerts: Initial remote response within </w:t>
      </w:r>
      <w:del w:id="76" w:author="Dino Constantinou" w:date="2026-07-15T16:37:00Z" w16du:dateUtc="2026-07-15T13:37:00Z">
        <w:r w:rsidDel="00385359">
          <w:delText>forty-eight</w:delText>
        </w:r>
      </w:del>
      <w:ins w:id="77" w:author="Dino Constantinou" w:date="2026-07-15T16:37:00Z" w16du:dateUtc="2026-07-15T13:37:00Z">
        <w:r w:rsidR="00385359">
          <w:t>FOUR</w:t>
        </w:r>
      </w:ins>
      <w:r>
        <w:t xml:space="preserve"> (4</w:t>
      </w:r>
      <w:del w:id="78" w:author="Dino Constantinou" w:date="2026-07-15T16:37:00Z" w16du:dateUtc="2026-07-15T13:37:00Z">
        <w:r w:rsidDel="00385359">
          <w:delText>8</w:delText>
        </w:r>
      </w:del>
      <w:r>
        <w:t xml:space="preserve">) hours; on-site attendance (if required) at the next scheduled maintenance visit or within </w:t>
      </w:r>
      <w:ins w:id="79" w:author="Dino Constantinou" w:date="2026-07-15T16:37:00Z" w16du:dateUtc="2026-07-15T13:37:00Z">
        <w:r w:rsidR="00385359">
          <w:t xml:space="preserve">ONE </w:t>
        </w:r>
      </w:ins>
      <w:ins w:id="80" w:author="Dino Constantinou" w:date="2026-07-15T16:39:00Z" w16du:dateUtc="2026-07-15T13:39:00Z">
        <w:r w:rsidR="00385359">
          <w:t xml:space="preserve"> </w:t>
        </w:r>
      </w:ins>
      <w:del w:id="81" w:author="Dino Constantinou" w:date="2026-07-15T16:37:00Z" w16du:dateUtc="2026-07-15T13:37:00Z">
        <w:r w:rsidDel="00385359">
          <w:delText>five</w:delText>
        </w:r>
      </w:del>
      <w:r>
        <w:t xml:space="preserve"> (</w:t>
      </w:r>
      <w:del w:id="82" w:author="Dino Constantinou" w:date="2026-07-15T16:37:00Z" w16du:dateUtc="2026-07-15T13:37:00Z">
        <w:r w:rsidDel="00385359">
          <w:delText>5</w:delText>
        </w:r>
      </w:del>
      <w:ins w:id="83" w:author="Dino Constantinou" w:date="2026-07-15T16:37:00Z" w16du:dateUtc="2026-07-15T13:37:00Z">
        <w:r w:rsidR="00385359">
          <w:t>1</w:t>
        </w:r>
      </w:ins>
      <w:r>
        <w:t>) business days, whichever is sooner.</w:t>
      </w:r>
    </w:p>
    <w:p w14:paraId="0300AD72" w14:textId="77777777" w:rsidR="00A41963" w:rsidRDefault="00000000">
      <w:r>
        <w:lastRenderedPageBreak/>
        <w:t>(d) Response Time Measurement:</w:t>
      </w:r>
      <w:del w:id="84" w:author="Client Legal/Technical Review" w:date="2026-07-03T10:05:00Z">
        <w:r>
          <w:delText>Response Time is measured from the timestamp of alert generation in the Monitoring Platform, not from Client notification.</w:delText>
        </w:r>
      </w:del>
      <w:ins w:id="85" w:author="Client Legal/Technical Review" w:date="2026-07-03T10:05:00Z">
        <w:r>
          <w:t>Response Time is measured from the earliest of: (i) the timestamp of alert generation in the Monitoring Platform; (ii) the timestamp at which the issue should reasonably have been detected by 24/7 monitoring; or (iii) Client notification. Failure of the Monitoring Platform shall not defer the commencement of Response Time.</w:t>
        </w:r>
      </w:ins>
    </w:p>
    <w:p w14:paraId="4C0AAA0E" w14:textId="77777777" w:rsidR="00A41963" w:rsidRDefault="00000000">
      <w:r>
        <w:t>(e)</w:t>
      </w:r>
      <w:del w:id="86" w:author="Client Legal/Technical Review" w:date="2026-07-03T10:05:00Z">
        <w:r>
          <w:delText>Clarification — Response vs Resolution: The Response Times set out above apply to initial response and on-site attendance only. Resolution time depends on fault severity, spare parts availability, and OEM support requirements, and is not subject to the Response Time commitments in this Section.</w:delText>
        </w:r>
      </w:del>
      <w:ins w:id="87" w:author="Client Legal/Technical Review" w:date="2026-07-03T10:05:00Z">
        <w:r>
          <w:t>Clarification — Response, Restoration and Resolution: Response Times apply to initial response and on-site attendance. In addition, the Service Provider shall comply with the restoration and resolution obligations in Section 8A. Fault severity, spare parts availability and OEM support requirements may justify a written remediation plan, but do not excuse the Service Provider from using all reasonable and technically available measures, including temporary workarounds, spare-part replacement, OEM escalation and safe partial operation.</w:t>
        </w:r>
      </w:ins>
    </w:p>
    <w:p w14:paraId="502ACB68" w14:textId="77777777" w:rsidR="00A41963" w:rsidRDefault="00000000">
      <w:r>
        <w:t>8.3 Response Scope</w:t>
      </w:r>
    </w:p>
    <w:p w14:paraId="14CA29FA" w14:textId="77777777" w:rsidR="00A41963" w:rsidRDefault="00000000">
      <w:r>
        <w:t>Initial response shall include:</w:t>
      </w:r>
    </w:p>
    <w:p w14:paraId="2AB92374" w14:textId="77777777" w:rsidR="00A41963" w:rsidRDefault="00000000">
      <w:r>
        <w:t>(a) Acknowledgement of the issue;</w:t>
      </w:r>
    </w:p>
    <w:p w14:paraId="1B91E57F" w14:textId="77777777" w:rsidR="00A41963" w:rsidRDefault="00000000">
      <w:r>
        <w:t>(b) Remote diagnosis where possible;</w:t>
      </w:r>
    </w:p>
    <w:p w14:paraId="471DF022" w14:textId="77777777" w:rsidR="00A41963" w:rsidRDefault="00000000">
      <w:r>
        <w:t>(c) Preliminary assessment and recommended actions;</w:t>
      </w:r>
    </w:p>
    <w:p w14:paraId="62922EA0" w14:textId="77777777" w:rsidR="00A41963" w:rsidRDefault="00000000">
      <w:r>
        <w:t>(d) Escalation to OEM if required.</w:t>
      </w:r>
    </w:p>
    <w:p w14:paraId="1D13AE02" w14:textId="77777777" w:rsidR="00A41963" w:rsidRDefault="00000000">
      <w:r>
        <w:t>8.3A On-Site Attendance</w:t>
      </w:r>
    </w:p>
    <w:p w14:paraId="17073C33" w14:textId="77777777" w:rsidR="00A41963" w:rsidRDefault="00000000">
      <w:r>
        <w:t>Where on-site attendance is required:</w:t>
      </w:r>
    </w:p>
    <w:p w14:paraId="0B9D3038" w14:textId="77777777" w:rsidR="00A41963" w:rsidRDefault="00000000">
      <w:r>
        <w:t>(a) The Service Provider shall dispatch qualified personnel to the Site;</w:t>
      </w:r>
    </w:p>
    <w:p w14:paraId="284F96F5" w14:textId="77777777" w:rsidR="00A41963" w:rsidRDefault="00000000">
      <w:r>
        <w:t>(b) Travel time shall not count toward Response Time;</w:t>
      </w:r>
    </w:p>
    <w:p w14:paraId="105EFAD7" w14:textId="77777777" w:rsidR="00A41963" w:rsidRDefault="00000000">
      <w:r>
        <w:t>(c) The Client shall ensure site access and cooperation.</w:t>
      </w:r>
    </w:p>
    <w:p w14:paraId="26C9C8AC" w14:textId="77777777" w:rsidR="00A41963" w:rsidRDefault="00000000">
      <w:r>
        <w:t>8.4 Exclusions from SLA</w:t>
      </w:r>
    </w:p>
    <w:p w14:paraId="26243BAA" w14:textId="77777777" w:rsidR="00A41963" w:rsidRDefault="00000000">
      <w:r>
        <w:t>Response Time commitments shall not apply to:</w:t>
      </w:r>
    </w:p>
    <w:p w14:paraId="57119FAE" w14:textId="77777777" w:rsidR="00A41963" w:rsidRDefault="00000000">
      <w:r>
        <w:t>(a) Issues caused by Client actions or third parties;</w:t>
      </w:r>
    </w:p>
    <w:p w14:paraId="5A27B585" w14:textId="77777777" w:rsidR="00A41963" w:rsidRDefault="00000000">
      <w:r>
        <w:t>(b) Force Majeure events;</w:t>
      </w:r>
    </w:p>
    <w:p w14:paraId="406B8AF4" w14:textId="77777777" w:rsidR="00A41963" w:rsidRDefault="00000000">
      <w:r>
        <w:t>(c) Issues related to grid or external infrastructure;</w:t>
      </w:r>
    </w:p>
    <w:p w14:paraId="78BE9219" w14:textId="77777777" w:rsidR="00A41963" w:rsidRDefault="00000000">
      <w:r>
        <w:t>(d) Scheduled downtime or maintenance windows.</w:t>
      </w:r>
    </w:p>
    <w:p w14:paraId="41F7B2A8" w14:textId="77777777" w:rsidR="00A41963" w:rsidRDefault="00000000">
      <w:r>
        <w:t>8.5 Service Level Credits</w:t>
      </w:r>
    </w:p>
    <w:p w14:paraId="568DAE52" w14:textId="78CB153F" w:rsidR="00A41963" w:rsidRDefault="00000000">
      <w:r>
        <w:t>(a) Critical Alert Breach: Where the Service Provider fails to achieve on-site attendance by the next-Business-Day commitment for a Critical Alert,</w:t>
      </w:r>
      <w:del w:id="88" w:author="Client Legal/Technical Review" w:date="2026-07-03T10:05:00Z">
        <w:r>
          <w:delText>the Client shall be entitled to a service credit of one hundred euros (€100) for each Business Day of delay beyond that commitment, up to a maximum of one thousand euros (€1,000) per incident.</w:delText>
        </w:r>
      </w:del>
      <w:ins w:id="89" w:author="Client Legal/Technical Review" w:date="2026-07-03T10:05:00Z">
        <w:r>
          <w:t>the Client shall be entitled to a service credit of EUR [</w:t>
        </w:r>
      </w:ins>
      <w:ins w:id="90" w:author="Dino Constantinou" w:date="2026-07-15T16:40:00Z" w16du:dateUtc="2026-07-15T13:40:00Z">
        <w:r w:rsidR="00385359">
          <w:t>30</w:t>
        </w:r>
      </w:ins>
      <w:ins w:id="91" w:author="Client Legal/Technical Review" w:date="2026-07-03T10:05:00Z">
        <w:del w:id="92" w:author="Dino Constantinou" w:date="2026-07-15T16:40:00Z" w16du:dateUtc="2026-07-15T13:40:00Z">
          <w:r w:rsidDel="00385359">
            <w:delText>●</w:delText>
          </w:r>
        </w:del>
        <w:r>
          <w:t>] per MW</w:t>
        </w:r>
      </w:ins>
      <w:ins w:id="93" w:author="Dino Constantinou" w:date="2026-07-15T16:40:00Z" w16du:dateUtc="2026-07-15T13:40:00Z">
        <w:r w:rsidR="00385359">
          <w:t>h</w:t>
        </w:r>
      </w:ins>
      <w:ins w:id="94" w:author="Client Legal/Technical Review" w:date="2026-07-03T10:05:00Z">
        <w:r>
          <w:t xml:space="preserve"> per day of affected capacity, subject to a minimum of EUR 500 per Business Day</w:t>
        </w:r>
        <w:del w:id="95" w:author="Dino Constantinou" w:date="2026-07-15T16:42:00Z" w16du:dateUtc="2026-07-15T13:42:00Z">
          <w:r w:rsidDel="00B9502D">
            <w:delText xml:space="preserve"> and a maximum of EUR [●] per incident</w:delText>
          </w:r>
        </w:del>
        <w:r>
          <w:t>.</w:t>
        </w:r>
      </w:ins>
    </w:p>
    <w:p w14:paraId="14657115" w14:textId="24D7A34A" w:rsidR="00A41963" w:rsidRDefault="00000000">
      <w:r>
        <w:t>(b) Major Alert Breach: Where the Service Provider fails to achieve on-site attendance within the five (5) Business Day commitment for a Major Alert,</w:t>
      </w:r>
      <w:del w:id="96" w:author="Client Legal/Technical Review" w:date="2026-07-03T10:05:00Z">
        <w:r>
          <w:delText xml:space="preserve">the Client shall be entitled to a service credit of fifty euros </w:delText>
        </w:r>
        <w:r>
          <w:lastRenderedPageBreak/>
          <w:delText>(€50) for each Business Day of delay beyond that commitment, up to a maximum of five hundred euros (€500) per incident.</w:delText>
        </w:r>
      </w:del>
      <w:ins w:id="97" w:author="Client Legal/Technical Review" w:date="2026-07-03T10:05:00Z">
        <w:r>
          <w:t>the Client shall be entitled to a service credit of EUR [</w:t>
        </w:r>
      </w:ins>
      <w:ins w:id="98" w:author="Dino Constantinou" w:date="2026-07-15T16:41:00Z" w16du:dateUtc="2026-07-15T13:41:00Z">
        <w:r w:rsidR="00385359">
          <w:t>30</w:t>
        </w:r>
      </w:ins>
      <w:ins w:id="99" w:author="Client Legal/Technical Review" w:date="2026-07-03T10:05:00Z">
        <w:del w:id="100" w:author="Dino Constantinou" w:date="2026-07-15T16:41:00Z" w16du:dateUtc="2026-07-15T13:41:00Z">
          <w:r w:rsidDel="00385359">
            <w:delText>●</w:delText>
          </w:r>
        </w:del>
        <w:r>
          <w:t>] per MW</w:t>
        </w:r>
      </w:ins>
      <w:ins w:id="101" w:author="Dino Constantinou" w:date="2026-07-15T16:41:00Z" w16du:dateUtc="2026-07-15T13:41:00Z">
        <w:r w:rsidR="00385359">
          <w:t>h</w:t>
        </w:r>
      </w:ins>
      <w:ins w:id="102" w:author="Client Legal/Technical Review" w:date="2026-07-03T10:05:00Z">
        <w:r>
          <w:t xml:space="preserve"> per day of affected capacity, subject to a minimum of EUR 250 per Business Day </w:t>
        </w:r>
        <w:del w:id="103" w:author="Dino Constantinou" w:date="2026-07-15T16:42:00Z" w16du:dateUtc="2026-07-15T13:42:00Z">
          <w:r w:rsidDel="00B9502D">
            <w:delText>and a maximum of EUR [●] per incident.</w:delText>
          </w:r>
        </w:del>
      </w:ins>
    </w:p>
    <w:p w14:paraId="12AFFEAF" w14:textId="77777777" w:rsidR="00A41963" w:rsidRDefault="00000000">
      <w:r>
        <w:t>(c) Quarterly Cap: The total Service Level Credits payable under this Section 8.5 in any calendar quarter shall not exceed ten percent (10%) of the quarterly Service Fee for that quarter.</w:t>
      </w:r>
    </w:p>
    <w:p w14:paraId="04CA4111" w14:textId="77777777" w:rsidR="00A41963" w:rsidRDefault="00000000">
      <w:r>
        <w:t>(d) Remediation Plan: Where three (3) or more Service Level breaches occur in any calendar quarter, the Client may request a written remediation plan from the Service Provider. The Service Provider shall deliver such plan within fourteen (14) days of the request, detailing root cause analysis and corrective actions.</w:t>
      </w:r>
    </w:p>
    <w:p w14:paraId="5E2ED336" w14:textId="77777777" w:rsidR="00A41963" w:rsidRDefault="00000000">
      <w:r>
        <w:t>(e) Sole Remedy:</w:t>
      </w:r>
      <w:del w:id="104" w:author="Client Legal/Technical Review" w:date="2026-07-03T10:05:00Z">
        <w:r>
          <w:delText>The Service Level Credits set out in this Section 8.5 shall be the Client's sole and exclusive remedy for failure to meet the Response Time commitments, and the Client shall not be entitled to claim additional damages for Response Time breaches beyond the Service Level Credits.</w:delText>
        </w:r>
      </w:del>
      <w:ins w:id="105" w:author="Client Legal/Technical Review" w:date="2026-07-03T10:05:00Z">
        <w:r>
          <w:t>The Service Level Credits set out in this Section 8.5 are without prejudice to the Client's rights in respect of Availability LDs, repeated breach, wilful default, gross negligence, safety incidents, failure to maintain spare parts, failure to implement a remediation plan, termination rights, step-in rights, indemnities and claims arising under the EPC Agreement, OEM Direct Warranty Undertaking or other Project Documents.</w:t>
        </w:r>
      </w:ins>
    </w:p>
    <w:p w14:paraId="456994A3" w14:textId="77777777" w:rsidR="00A41963" w:rsidRDefault="00000000">
      <w:r>
        <w:t>8.6 Escalation Protocol</w:t>
      </w:r>
    </w:p>
    <w:p w14:paraId="7E77F8C5" w14:textId="77777777" w:rsidR="00A41963" w:rsidRDefault="00000000">
      <w:pPr>
        <w:spacing w:before="60" w:after="60" w:line="240" w:lineRule="auto"/>
      </w:pPr>
      <w:ins w:id="106" w:author="Client Legal/Technical Review" w:date="2026-07-03T10:05:00Z">
        <w:r>
          <w:rPr>
            <w:rFonts w:ascii="Arial" w:hAnsi="Arial"/>
            <w:sz w:val="18"/>
          </w:rPr>
          <w:t>CLIENT PROPOSED INSERTION - 8.6A Major Incident Procedure. For any fire, thermal event, repeated trip, forced outage exceeding twenty-four (24) hours, cyber incident, grid-code breach, warranty-threatening event, or unavailable capacity exceeding 10% of a Park, the Service Provider shall: notify the Client immediately; issue an initial incident report within twenty-four (24) hours; issue a root-cause analysis within ten (10) Business Days; issue a corrective action plan within fifteen (15) Business Days; and provide daily updates until closure.</w:t>
        </w:r>
      </w:ins>
    </w:p>
    <w:p w14:paraId="5B8F8950" w14:textId="77777777" w:rsidR="00A41963" w:rsidRDefault="00000000">
      <w:r>
        <w:t>The Service Provider shall maintain the following escalation procedure for Critical Alerts:</w:t>
      </w:r>
    </w:p>
    <w:p w14:paraId="2C93A3B2" w14:textId="1F70B2CD" w:rsidR="00A41963" w:rsidRDefault="00000000">
      <w:r>
        <w:t xml:space="preserve">(a) Acknowledgement: All Critical Alerts shall be acknowledged by the duty technician </w:t>
      </w:r>
      <w:ins w:id="107" w:author="Dino Constantinou" w:date="2026-07-15T16:44:00Z" w16du:dateUtc="2026-07-15T13:44:00Z">
        <w:r w:rsidR="00B9502D">
          <w:t>immediately</w:t>
        </w:r>
      </w:ins>
      <w:ins w:id="108" w:author="Dino Constantinou" w:date="2026-07-15T16:45:00Z" w16du:dateUtc="2026-07-15T13:45:00Z">
        <w:r w:rsidR="00B9502D">
          <w:t xml:space="preserve"> </w:t>
        </w:r>
      </w:ins>
      <w:del w:id="109" w:author="Dino Constantinou" w:date="2026-07-15T16:44:00Z" w16du:dateUtc="2026-07-15T13:44:00Z">
        <w:r w:rsidDel="00B9502D">
          <w:delText>within one (1) hour</w:delText>
        </w:r>
      </w:del>
      <w:r>
        <w:t xml:space="preserve"> of alert generation.</w:t>
      </w:r>
    </w:p>
    <w:p w14:paraId="36FBB124" w14:textId="3583366D" w:rsidR="00A41963" w:rsidRDefault="00000000">
      <w:r>
        <w:t xml:space="preserve">(b) Auto-Escalation: If the primary duty technician does not acknowledge a Critical Alert within </w:t>
      </w:r>
      <w:del w:id="110" w:author="Dino Constantinou" w:date="2026-07-15T16:46:00Z" w16du:dateUtc="2026-07-15T13:46:00Z">
        <w:r w:rsidDel="00B9502D">
          <w:delText>one (1) hour</w:delText>
        </w:r>
      </w:del>
      <w:ins w:id="111" w:author="Dino Constantinou" w:date="2026-07-15T16:46:00Z" w16du:dateUtc="2026-07-15T13:46:00Z">
        <w:r w:rsidR="00B9502D">
          <w:t>15 minutes</w:t>
        </w:r>
      </w:ins>
      <w:r>
        <w:t>, the Monitoring Platform shall automatically escalate the alert to the backup technician and the operations manager simultaneously.</w:t>
      </w:r>
    </w:p>
    <w:p w14:paraId="70C784DF" w14:textId="71B59B78" w:rsidR="00A41963" w:rsidRDefault="00000000">
      <w:r>
        <w:t>(c) Management Escalation: If on-site attendance has not been dispatched within four (</w:t>
      </w:r>
      <w:ins w:id="112" w:author="Dino Constantinou" w:date="2026-07-15T16:53:00Z" w16du:dateUtc="2026-07-15T13:53:00Z">
        <w:r w:rsidR="00C90F60">
          <w:t>1</w:t>
        </w:r>
      </w:ins>
      <w:del w:id="113" w:author="Dino Constantinou" w:date="2026-07-15T16:53:00Z" w16du:dateUtc="2026-07-15T13:53:00Z">
        <w:r w:rsidDel="00C90F60">
          <w:delText>4</w:delText>
        </w:r>
      </w:del>
      <w:r>
        <w:t>) hours of a Critical Alert, the operations manager shall escalate to the Service Provider's senior management and notify the Client's designated contact.</w:t>
      </w:r>
    </w:p>
    <w:p w14:paraId="31415433" w14:textId="77777777" w:rsidR="00A41963" w:rsidRDefault="00000000">
      <w:r>
        <w:t>(d) Client Notification: The Client shall receive status updates at intervals of no more than two (2) hours from the time of a Critical Alert until the issue is resolved or the situation is stabilised.</w:t>
      </w:r>
    </w:p>
    <w:p w14:paraId="324805AA" w14:textId="77777777" w:rsidR="00A41963" w:rsidRDefault="00000000" w:rsidP="00C90F60">
      <w:pPr>
        <w:spacing w:after="0"/>
        <w:pPrChange w:id="114" w:author="Dino Constantinou" w:date="2026-07-15T16:52:00Z" w16du:dateUtc="2026-07-15T13:52:00Z">
          <w:pPr/>
        </w:pPrChange>
      </w:pPr>
      <w:r>
        <w:t>8.7 Coverage Hours</w:t>
      </w:r>
    </w:p>
    <w:p w14:paraId="100E1C22" w14:textId="77777777" w:rsidR="00A41963" w:rsidRDefault="00000000">
      <w:pPr>
        <w:spacing w:before="60" w:after="60" w:line="240" w:lineRule="auto"/>
      </w:pPr>
      <w:ins w:id="115" w:author="Client Legal/Technical Review" w:date="2026-07-03T10:05:00Z">
        <w:r>
          <w:rPr>
            <w:rFonts w:ascii="Arial" w:hAnsi="Arial"/>
            <w:sz w:val="18"/>
          </w:rPr>
          <w:t>CLIENT PROPOSED INSERTION - 8.7A Critical Alerts, safety incidents, fire-system alarms, warranty-voiding SOC/voltage alerts, cyber incidents and complete Park outages require 24/7/365 operational response. On-site attendance for safety-critical events shall not be limited to Business Days where local personnel or emergency contractor attendance is reasonably available.</w:t>
        </w:r>
      </w:ins>
    </w:p>
    <w:p w14:paraId="085A01DF" w14:textId="77777777" w:rsidR="00A41963" w:rsidRDefault="00000000">
      <w:r w:rsidRPr="00C90F60">
        <w:rPr>
          <w:highlight w:val="yellow"/>
          <w:rPrChange w:id="116" w:author="Dino Constantinou" w:date="2026-07-15T16:53:00Z" w16du:dateUtc="2026-07-15T13:53:00Z">
            <w:rPr/>
          </w:rPrChange>
        </w:rPr>
        <w:t>(a) The Response Time commitments set out in Section 8.2 for Critical Alerts and Major Alerts operate as follows: remote monitoring and remote response operate 24/7/365. On-site attendance commitments under Section 8.2 apply on Business Days; for Critical Alerts arising on weekends, public holidays, or night hours, on-site attendance is on a reasonable-endeavours basis with immediate remote isolation available, and the annual Availability Guarantee (Section 9) is the primary performance commitment.</w:t>
      </w:r>
    </w:p>
    <w:p w14:paraId="0006805D" w14:textId="77777777" w:rsidR="00A41963" w:rsidRDefault="00000000">
      <w:r>
        <w:lastRenderedPageBreak/>
        <w:t>(b) The Response Time commitment for Minor Alerts applies during business hours (Monday to Friday, 08:00–17:00 local time), excluding public holidays. Where a Minor Alert is raised outside business hours, the Response Time shall commence at the start of the next business day.</w:t>
      </w:r>
    </w:p>
    <w:p w14:paraId="147713AE" w14:textId="77777777" w:rsidR="00A41963" w:rsidRDefault="00000000">
      <w:r>
        <w:t>(c) The Service Provider shall maintain a staffed duty roster at all times sufficient to meet the 24/7/365 commitment for Critical and Major Alerts, with a minimum of one (1) qualified technician on-call and a designated backup at all times.</w:t>
      </w:r>
    </w:p>
    <w:p w14:paraId="373AADEA" w14:textId="77777777" w:rsidR="00A41963" w:rsidRDefault="00000000">
      <w:r>
        <w:t>9. AVAILABILITY GUARANTEE (TIER C AND D ONLY)</w:t>
      </w:r>
    </w:p>
    <w:p w14:paraId="612EB7E0" w14:textId="77777777" w:rsidR="00A41963" w:rsidRDefault="00000000">
      <w:r>
        <w:t>9.1 Availability Commitment</w:t>
      </w:r>
    </w:p>
    <w:p w14:paraId="5850FA25" w14:textId="77777777" w:rsidR="00A41963" w:rsidRDefault="00000000">
      <w:r>
        <w:t>Where the Client has selected Tier C services,</w:t>
      </w:r>
      <w:del w:id="117" w:author="Client Legal/Technical Review" w:date="2026-07-03T10:05:00Z">
        <w:r>
          <w:delText>the Service Provider guarantees that the BESS portfolio covered under this Agreement shall achieve a minimum annual Availability of ninety-seven percent (97%), calculated at the Group Level in accordance with Schedule 4.</w:delText>
        </w:r>
      </w:del>
      <w:ins w:id="118" w:author="Client Legal/Technical Review" w:date="2026-07-03T10:05:00Z">
        <w:r>
          <w:t>the Service Provider guarantees that each Park individually, and the BESS portfolio in aggregate, shall achieve a minimum annual Availability of ninety-seven percent (97%), calculated in accordance with Schedule 4. Group aggregation shall not mask or excuse underperformance of an individual Park.</w:t>
        </w:r>
      </w:ins>
    </w:p>
    <w:p w14:paraId="35993B41" w14:textId="77777777" w:rsidR="00A41963" w:rsidRDefault="00000000">
      <w:r>
        <w:t>9.2 Calculation of Availability</w:t>
      </w:r>
    </w:p>
    <w:p w14:paraId="5282EFF9" w14:textId="77777777" w:rsidR="00A41963" w:rsidRDefault="00000000">
      <w:pPr>
        <w:spacing w:before="60" w:after="60" w:line="240" w:lineRule="auto"/>
      </w:pPr>
      <w:ins w:id="119" w:author="Client Legal/Technical Review" w:date="2026-07-03T10:05:00Z">
        <w:r>
          <w:rPr>
            <w:rFonts w:ascii="Arial" w:hAnsi="Arial"/>
            <w:sz w:val="18"/>
          </w:rPr>
          <w:t>CLIENT PROPOSED INSERTION - 9.2B Availability shall be calculated separately for each Park, each PCS block and the aggregate Project. Unavailable Hours include any period in which the BESS cannot safely charge, discharge, respond to valid setpoints, provide reactive power, maintain DSO/SCADA communication, or operate at the rated power/capacity available under the applicable SOC and operating conditions due to equipment fault, Service Provider failure, software/interface failure within Service Provider responsibility, or waiting for spares/repair.</w:t>
        </w:r>
      </w:ins>
    </w:p>
    <w:p w14:paraId="043D089D" w14:textId="77777777" w:rsidR="00A41963" w:rsidRDefault="00000000">
      <w:r>
        <w:t>Availability shall be calculated on a Group Aggregate basis across all parks covered under this Agreement, as follows:</w:t>
      </w:r>
    </w:p>
    <w:p w14:paraId="34802AC1" w14:textId="77777777" w:rsidR="00A41963" w:rsidRDefault="00000000">
      <w:r>
        <w:t>Group Availability (%) = [SUM(Available Hours per Park) / SUM(Total Hours per Park)] x 100</w:t>
      </w:r>
    </w:p>
    <w:p w14:paraId="33F4FF09" w14:textId="77777777" w:rsidR="00A41963" w:rsidRDefault="00000000">
      <w:r>
        <w:t>Where:</w:t>
      </w:r>
    </w:p>
    <w:p w14:paraId="58E8DCB3" w14:textId="77777777" w:rsidR="00A41963" w:rsidRDefault="00000000">
      <w:r>
        <w:t>(a) Total Hours per Park = 8,760 hours per year (or 8,784 in a leap year), commencing from the PAC date for each park;</w:t>
      </w:r>
    </w:p>
    <w:p w14:paraId="7867B676" w14:textId="77777777" w:rsidR="00A41963" w:rsidRDefault="00000000">
      <w:r>
        <w:t>(b) Unavailable Hours per Park = hours during which that park's BESS is unable to operate at its rated capacity due to equipment fault, failure, or Service Provider-caused downtime;</w:t>
      </w:r>
    </w:p>
    <w:p w14:paraId="3DCFBB3D" w14:textId="77777777" w:rsidR="00A41963" w:rsidRDefault="00000000">
      <w:r>
        <w:t>(c) Parks are added to the Group Availability calculation from their respective PAC dates — the guarantee accumulates as parks are commissioned and activated under this Agreement;</w:t>
      </w:r>
    </w:p>
    <w:p w14:paraId="654EDC10" w14:textId="77777777" w:rsidR="00A41963" w:rsidRDefault="00000000">
      <w:r>
        <w:t>(d) For partial years (the year of commissioning), only the period from PAC to year-end is included in the calculation for that park.</w:t>
      </w:r>
    </w:p>
    <w:p w14:paraId="1D5D47E7" w14:textId="77777777" w:rsidR="00A41963" w:rsidRDefault="00000000">
      <w:r>
        <w:t>9.2A Group-Level Rationale</w:t>
      </w:r>
    </w:p>
    <w:p w14:paraId="1E9C2696" w14:textId="77777777" w:rsidR="00A41963" w:rsidRDefault="00000000">
      <w:r>
        <w:t>The 97% Availability Guarantee applies at the Project level across Galascope 1 and Galascope 2, not per individual park.</w:t>
      </w:r>
      <w:del w:id="120" w:author="Client Legal/Technical Review" w:date="2026-07-03T10:05:00Z">
        <w:r>
          <w:delText>This means that an isolated park outage does not constitute a breach of the guarantee provided the weighted average availability across both Project parks exceeds 97%, enabling the Service Provider to allocate resources efficiently across the Project.</w:delText>
        </w:r>
      </w:del>
      <w:ins w:id="121" w:author="Client Legal/Technical Review" w:date="2026-07-03T10:05:00Z">
        <w:r>
          <w:t>This means that group-level reporting may be used for information and portfolio management only. An isolated Park outage shall constitute a breach if that Park falls below the guaranteed availability threshold, regardless of the weighted average availability across the other Project Park.</w:t>
        </w:r>
      </w:ins>
    </w:p>
    <w:p w14:paraId="67810EC6" w14:textId="77777777" w:rsidR="00A41963" w:rsidRDefault="00000000">
      <w:r>
        <w:t>9.3 Exclusions from Unavailable Hours</w:t>
      </w:r>
    </w:p>
    <w:p w14:paraId="5D20AA4E" w14:textId="77777777" w:rsidR="00A41963" w:rsidRDefault="00000000">
      <w:pPr>
        <w:spacing w:before="60" w:after="60" w:line="240" w:lineRule="auto"/>
      </w:pPr>
      <w:ins w:id="122" w:author="Client Legal/Technical Review" w:date="2026-07-03T10:05:00Z">
        <w:r>
          <w:rPr>
            <w:rFonts w:ascii="Arial" w:hAnsi="Arial"/>
            <w:sz w:val="18"/>
          </w:rPr>
          <w:lastRenderedPageBreak/>
          <w:t>CLIENT PROPOSED INSERTION - 9.3A Excluded Hours shall be narrowly construed. EMS or third-party system failures shall be excluded only where the Service Provider proves that the failure was outside its scope and not caused by its configuration, interface, monitoring, maintenance, cyber-security, data, communication or support obligations. Warranty claim investigations and waiting for OEM repair shall not be excluded where the Service Provider could have mitigated using spares, temporary repair or alternative operation.</w:t>
        </w:r>
      </w:ins>
    </w:p>
    <w:p w14:paraId="49324D26" w14:textId="77777777" w:rsidR="00A41963" w:rsidRDefault="00000000">
      <w:r>
        <w:t>The following shall not count as Unavailable Hours:</w:t>
      </w:r>
    </w:p>
    <w:p w14:paraId="29C68A57" w14:textId="4E1B4A1D" w:rsidR="00A41963" w:rsidRDefault="00000000">
      <w:r>
        <w:t xml:space="preserve">(a) Scheduled Downtime for preventive maintenance (maximum </w:t>
      </w:r>
      <w:del w:id="123" w:author="Dino Constantinou" w:date="2026-07-15T16:55:00Z" w16du:dateUtc="2026-07-15T13:55:00Z">
        <w:r w:rsidDel="00C90F60">
          <w:delText xml:space="preserve">240 </w:delText>
        </w:r>
      </w:del>
      <w:ins w:id="124" w:author="Dino Constantinou" w:date="2026-07-15T16:55:00Z" w16du:dateUtc="2026-07-15T13:55:00Z">
        <w:r w:rsidR="00C90F60">
          <w:t>48</w:t>
        </w:r>
        <w:r w:rsidR="00C90F60">
          <w:t xml:space="preserve"> </w:t>
        </w:r>
      </w:ins>
      <w:r>
        <w:t xml:space="preserve">hours / </w:t>
      </w:r>
      <w:ins w:id="125" w:author="Dino Constantinou" w:date="2026-07-15T16:55:00Z" w16du:dateUtc="2026-07-15T13:55:00Z">
        <w:r w:rsidR="00C90F60">
          <w:t>2</w:t>
        </w:r>
      </w:ins>
      <w:del w:id="126" w:author="Dino Constantinou" w:date="2026-07-15T16:55:00Z" w16du:dateUtc="2026-07-15T13:55:00Z">
        <w:r w:rsidDel="00C90F60">
          <w:delText>10</w:delText>
        </w:r>
      </w:del>
      <w:r>
        <w:t xml:space="preserve"> days per year);</w:t>
      </w:r>
    </w:p>
    <w:p w14:paraId="40B5F5C9" w14:textId="77777777" w:rsidR="00A41963" w:rsidRDefault="00000000">
      <w:r>
        <w:t>(b) Downtime caused by grid unavailability, curtailment, or grid operator instruction;</w:t>
      </w:r>
    </w:p>
    <w:p w14:paraId="1FA2F31E" w14:textId="77777777" w:rsidR="00A41963" w:rsidRDefault="00000000">
      <w:r>
        <w:t>(c) Downtime caused by Force Majeure events;</w:t>
      </w:r>
    </w:p>
    <w:p w14:paraId="49558A3C" w14:textId="77777777" w:rsidR="00A41963" w:rsidRDefault="00000000">
      <w:r>
        <w:t>(d) Downtime caused by Client actions, third parties, or unauthorised modifications;</w:t>
      </w:r>
    </w:p>
    <w:p w14:paraId="71A4EC72" w14:textId="77777777" w:rsidR="00A41963" w:rsidRDefault="00000000">
      <w:r>
        <w:t>(e) Downtime caused by EMS or third-party system failures;</w:t>
      </w:r>
    </w:p>
    <w:p w14:paraId="5F0FCAA5" w14:textId="77777777" w:rsidR="00A41963" w:rsidRDefault="00000000">
      <w:r>
        <w:t>(f) Periods during which the BESS is not dispatched by the Client or market operator.</w:t>
      </w:r>
    </w:p>
    <w:p w14:paraId="7BDE183E" w14:textId="77777777" w:rsidR="00A41963" w:rsidRDefault="00000000">
      <w:r>
        <w:t>9.4 Availability Liquidated Damages</w:t>
      </w:r>
    </w:p>
    <w:p w14:paraId="12550FD7" w14:textId="28C14FF3" w:rsidR="00A41963" w:rsidRPr="00C90F60" w:rsidRDefault="00000000">
      <w:r>
        <w:t>If the annual Availability falls below 97%, the Service Provider shall pay Liquidated Damages to the Client as follows:</w:t>
      </w:r>
      <w:ins w:id="127" w:author="Dino Constantinou" w:date="2026-07-15T16:57:00Z" w16du:dateUtc="2026-07-15T13:57:00Z">
        <w:r w:rsidR="00C90F60">
          <w:t xml:space="preserve"> NOT AS PRESENTED ORIGINALLY (was</w:t>
        </w:r>
        <w:r w:rsidR="00C90F60" w:rsidRPr="00C90F60">
          <w:rPr>
            <w:rPrChange w:id="128" w:author="Dino Constantinou" w:date="2026-07-15T16:57:00Z" w16du:dateUtc="2026-07-15T13:57:00Z">
              <w:rPr>
                <w:lang w:val="el-GR"/>
              </w:rPr>
            </w:rPrChange>
          </w:rPr>
          <w:t xml:space="preserve"> £30/</w:t>
        </w:r>
      </w:ins>
      <w:ins w:id="129" w:author="Dino Constantinou" w:date="2026-07-15T16:58:00Z" w16du:dateUtc="2026-07-15T13:58:00Z">
        <w:r w:rsidR="00C90F60">
          <w:t>day per MWh if less than 97%)</w:t>
        </w:r>
      </w:ins>
    </w:p>
    <w:p w14:paraId="644D74C2" w14:textId="77777777" w:rsidR="00A41963" w:rsidRPr="00C90F60" w:rsidRDefault="00000000">
      <w:pPr>
        <w:rPr>
          <w:highlight w:val="yellow"/>
          <w:rPrChange w:id="130" w:author="Dino Constantinou" w:date="2026-07-15T16:57:00Z" w16du:dateUtc="2026-07-15T13:57:00Z">
            <w:rPr/>
          </w:rPrChange>
        </w:rPr>
      </w:pPr>
      <w:r w:rsidRPr="00C90F60">
        <w:rPr>
          <w:highlight w:val="yellow"/>
          <w:rPrChange w:id="131" w:author="Dino Constantinou" w:date="2026-07-15T16:57:00Z" w16du:dateUtc="2026-07-15T13:57:00Z">
            <w:rPr/>
          </w:rPrChange>
        </w:rPr>
        <w:t>(a) Availability 95% to &lt; 97%: Five percent (5%) reduction in annual Service Fee;</w:t>
      </w:r>
    </w:p>
    <w:p w14:paraId="0A852586" w14:textId="77777777" w:rsidR="00A41963" w:rsidRPr="00C90F60" w:rsidRDefault="00000000">
      <w:pPr>
        <w:rPr>
          <w:highlight w:val="yellow"/>
          <w:rPrChange w:id="132" w:author="Dino Constantinou" w:date="2026-07-15T16:57:00Z" w16du:dateUtc="2026-07-15T13:57:00Z">
            <w:rPr/>
          </w:rPrChange>
        </w:rPr>
      </w:pPr>
      <w:r w:rsidRPr="00C90F60">
        <w:rPr>
          <w:highlight w:val="yellow"/>
          <w:rPrChange w:id="133" w:author="Dino Constantinou" w:date="2026-07-15T16:57:00Z" w16du:dateUtc="2026-07-15T13:57:00Z">
            <w:rPr/>
          </w:rPrChange>
        </w:rPr>
        <w:t>(b) Availability 93% to &lt; 95%: Ten percent (10%) reduction in annual Service Fee;</w:t>
      </w:r>
    </w:p>
    <w:p w14:paraId="30FD4080" w14:textId="77777777" w:rsidR="00A41963" w:rsidRPr="00C90F60" w:rsidRDefault="00000000">
      <w:pPr>
        <w:rPr>
          <w:highlight w:val="yellow"/>
          <w:rPrChange w:id="134" w:author="Dino Constantinou" w:date="2026-07-15T16:57:00Z" w16du:dateUtc="2026-07-15T13:57:00Z">
            <w:rPr/>
          </w:rPrChange>
        </w:rPr>
      </w:pPr>
      <w:r w:rsidRPr="00C90F60">
        <w:rPr>
          <w:highlight w:val="yellow"/>
          <w:rPrChange w:id="135" w:author="Dino Constantinou" w:date="2026-07-15T16:57:00Z" w16du:dateUtc="2026-07-15T13:57:00Z">
            <w:rPr/>
          </w:rPrChange>
        </w:rPr>
        <w:t>(c) Availability 90% to &lt; 93%: Fifteen percent (15%) reduction in annual Service Fee;</w:t>
      </w:r>
    </w:p>
    <w:p w14:paraId="7EA03887" w14:textId="77777777" w:rsidR="00A41963" w:rsidRDefault="00000000">
      <w:r w:rsidRPr="00C90F60">
        <w:rPr>
          <w:highlight w:val="yellow"/>
          <w:rPrChange w:id="136" w:author="Dino Constantinou" w:date="2026-07-15T16:57:00Z" w16du:dateUtc="2026-07-15T13:57:00Z">
            <w:rPr/>
          </w:rPrChange>
        </w:rPr>
        <w:t>(d) Availability below 90%: Twenty percent (20%) reduction in annual Service Fee.</w:t>
      </w:r>
    </w:p>
    <w:p w14:paraId="63A57E90" w14:textId="77777777" w:rsidR="00A41963" w:rsidRDefault="00000000">
      <w:r>
        <w:t>9.5 Cap on Availability Liquidated Damages</w:t>
      </w:r>
    </w:p>
    <w:p w14:paraId="5EF54D53" w14:textId="77777777" w:rsidR="00A41963" w:rsidRDefault="00000000">
      <w:del w:id="137" w:author="Client Legal/Technical Review" w:date="2026-07-03T10:05:00Z">
        <w:r>
          <w:delText>The maximum Availability Liquidated Damages payable in any year shall not exceed twenty percent (20%) of the annual Service Fee.</w:delText>
        </w:r>
      </w:del>
      <w:ins w:id="138" w:author="Client Legal/Technical Review" w:date="2026-07-03T10:05:00Z">
        <w:r>
          <w:t>The maximum Availability Liquidated Damages payable in any year shall not exceed the greater of: (i) one hundred percent (100%) of the annual Service Fee for the affected Park; and (ii) EUR [●] per MW per year of affected capacity. This cap shall not apply to wilful default, gross negligence, repeated service failure, safety incidents, failure to maintain required spare parts, or failure to perform corrective maintenance.</w:t>
        </w:r>
      </w:ins>
    </w:p>
    <w:p w14:paraId="03A46264" w14:textId="77777777" w:rsidR="00A41963" w:rsidRDefault="00000000">
      <w:r>
        <w:t>9.6 Sole Remedy</w:t>
      </w:r>
    </w:p>
    <w:p w14:paraId="545F45C2" w14:textId="77777777" w:rsidR="00A41963" w:rsidRDefault="00000000">
      <w:del w:id="139" w:author="Client Legal/Technical Review" w:date="2026-07-03T10:05:00Z">
        <w:r>
          <w:delText>The Availability Liquidated Damages set out in this Section shall be the Client's sole and exclusive remedy for failure to achieve the Availability Guarantee, and the Client shall not be entitled to claim additional damages for unavailability beyond the Liquidated Damages.</w:delText>
        </w:r>
      </w:del>
      <w:ins w:id="140" w:author="Client Legal/Technical Review" w:date="2026-07-03T10:05:00Z">
        <w:r>
          <w:t>The Availability Liquidated Damages set out in this Section are the agreed primary remedy for ordinary failure to achieve the Availability Guarantee, without prejudice to termination rights, step-in rights, service credits, indemnities, claims for gross negligence or wilful default, repeated breach, safety-related failure, breach of spare-parts obligations, or claims under the EPC Agreement, OEM Direct Warranty Undertaking, insurance or other Project Documents.</w:t>
        </w:r>
      </w:ins>
    </w:p>
    <w:p w14:paraId="6603FC7D" w14:textId="77777777" w:rsidR="00A41963" w:rsidRDefault="00000000">
      <w:r>
        <w:t>9.7 Enhanced Availability Option</w:t>
      </w:r>
    </w:p>
    <w:p w14:paraId="41FA3F85" w14:textId="77777777" w:rsidR="00A41963" w:rsidRDefault="00000000">
      <w:pPr>
        <w:spacing w:before="60" w:after="60" w:line="240" w:lineRule="auto"/>
      </w:pPr>
      <w:ins w:id="141" w:author="Client Legal/Technical Review" w:date="2026-07-03T10:05:00Z">
        <w:r>
          <w:rPr>
            <w:rFonts w:ascii="Arial" w:hAnsi="Arial"/>
            <w:sz w:val="18"/>
          </w:rPr>
          <w:t>CLIENT PROPOSED INSERTION - 9.8 Chronic Underperformance. If Availability for any Park is below 95% in any contract year, or below 97% for two consecutive years, or if there are three or more Critical Alert SLA breaches in a rolling twelve-month period, the Client may require a remediation plan, independent technical audit at Service Provider cost, additional spare stock, replacement of underperforming components, step-in by a third-party maintainer, or termination for cause.</w:t>
        </w:r>
      </w:ins>
    </w:p>
    <w:p w14:paraId="3863B1AD" w14:textId="77777777" w:rsidR="00A41963" w:rsidRDefault="00000000">
      <w:r>
        <w:lastRenderedPageBreak/>
        <w:t>Subject to separate written agreement and additional fees, the Service Provider may offer an enhanced Availability Guarantee of ninety-eight percent (98%) or higher, with adjusted Liquidated Damages as agreed between the Parties.</w:t>
      </w:r>
    </w:p>
    <w:p w14:paraId="63A403F3" w14:textId="77777777" w:rsidR="00A41963" w:rsidRDefault="00000000">
      <w:r>
        <w:t>10. STATE OF HEALTH (SOH) AND PERFORMANCE WARRANTY (OEM-BACKED, FACILITATED BY SERVICE PROVIDER)</w:t>
      </w:r>
    </w:p>
    <w:p w14:paraId="263873C5" w14:textId="77777777" w:rsidR="00A41963" w:rsidRDefault="00000000">
      <w:r>
        <w:t>10.1 SOH Guarantee — OEM Pass-Through</w:t>
      </w:r>
    </w:p>
    <w:p w14:paraId="5EBE1505" w14:textId="77777777" w:rsidR="00A41963" w:rsidRDefault="00000000">
      <w:r>
        <w:t>(a) Where the Client has selected Tier C services, the Service Provider guarantees that the BESS shall maintain a minimum State of Health in accordance with the Degradation Curve set out in Schedule 5.</w:t>
      </w:r>
    </w:p>
    <w:p w14:paraId="3D395375" w14:textId="77777777" w:rsidR="00A41963" w:rsidRDefault="00000000">
      <w:r>
        <w:t>(b) OEM-Backed Guarantee: The SOH Guarantee is a pass-through guarantee provided by the OEM (Linyang) and is backed by the OEM's warranty reserve. The Service Provider's obligation under this Section is to facilitate the OEM's warranty and ensure proper maintenance is performed.</w:t>
      </w:r>
    </w:p>
    <w:p w14:paraId="5B4385E5" w14:textId="77777777" w:rsidR="00A41963" w:rsidRDefault="00000000">
      <w:r>
        <w:t>(c)</w:t>
      </w:r>
      <w:del w:id="142" w:author="Client Legal/Technical Review" w:date="2026-07-03T10:05:00Z">
        <w:r>
          <w:delText>Manufacturing Defect Determination: Where SOH underperformance is attributable to a manufacturing defect or design flaw in the OEM equipment, the OEM's determination of the defect shall govern. The Service Provider shall facilitate the warranty claim process with the OEM.</w:delText>
        </w:r>
      </w:del>
      <w:ins w:id="143" w:author="Client Legal/Technical Review" w:date="2026-07-03T10:05:00Z">
        <w:r>
          <w:t>Manufacturing Defect Determination: Where SOH underperformance may be attributable to a manufacturing defect, design flaw, firmware defect, systemic defect, batch defect or other OEM equipment issue, the cause shall be determined by an independent expert or ISO/IEC 17025-accredited laboratory appointed under an agreed protocol if the Parties do not agree. The OEM's view may be evidence but shall not be binding on the Client. The Service Provider shall actively prosecute and manage the OEM warranty claim and shall not merely facilitate it.</w:t>
        </w:r>
      </w:ins>
    </w:p>
    <w:p w14:paraId="48748C97" w14:textId="77777777" w:rsidR="00A41963" w:rsidRDefault="00000000">
      <w:r>
        <w:t>(d) No Double Liability: The Service Provider shall not be liable under both this Section 10 and Section 14.5 for the same underlying issue. Where SOH underperformance is caused by an OEM manufacturing defect, the remedy shall be through the OEM warranty, not through the Service Provider's direct liability.</w:t>
      </w:r>
    </w:p>
    <w:p w14:paraId="3A4253FF" w14:textId="77777777" w:rsidR="00A41963" w:rsidRDefault="00000000">
      <w:r>
        <w:t>10.2 Guaranteed SOH Levels</w:t>
      </w:r>
    </w:p>
    <w:p w14:paraId="1D9D40FE" w14:textId="18E0C8FB" w:rsidR="00A41963" w:rsidRDefault="00000000">
      <w:r>
        <w:t>The Guaranteed SOH at the end of each contract year shall be as follows (subject to adjustment based on actual cycling and operating conditions):</w:t>
      </w:r>
      <w:ins w:id="144" w:author="Dino Constantinou" w:date="2026-07-15T17:14:00Z" w16du:dateUtc="2026-07-15T14:14:00Z">
        <w:r w:rsidR="00CF345E">
          <w:t xml:space="preserve"> INCLUDE GUARANTEED LEVEL FOR ALL YEARS AND THE PRECISE % AS PE</w:t>
        </w:r>
      </w:ins>
      <w:ins w:id="145" w:author="Dino Constantinou" w:date="2026-07-15T17:15:00Z" w16du:dateUtc="2026-07-15T14:15:00Z">
        <w:r w:rsidR="00CF345E">
          <w:t>R THE DATA PROVIDED (GRAPH)</w:t>
        </w:r>
      </w:ins>
    </w:p>
    <w:p w14:paraId="34D32492" w14:textId="77777777" w:rsidR="00A41963" w:rsidRPr="00CF345E" w:rsidRDefault="00000000">
      <w:pPr>
        <w:rPr>
          <w:highlight w:val="yellow"/>
          <w:rPrChange w:id="146" w:author="Dino Constantinou" w:date="2026-07-15T17:14:00Z" w16du:dateUtc="2026-07-15T14:14:00Z">
            <w:rPr/>
          </w:rPrChange>
        </w:rPr>
      </w:pPr>
      <w:r w:rsidRPr="00CF345E">
        <w:rPr>
          <w:highlight w:val="yellow"/>
          <w:rPrChange w:id="147" w:author="Dino Constantinou" w:date="2026-07-15T17:14:00Z" w16du:dateUtc="2026-07-15T14:14:00Z">
            <w:rPr/>
          </w:rPrChange>
        </w:rPr>
        <w:t>(a) End of Year 1: 98% of original rated capacity;</w:t>
      </w:r>
    </w:p>
    <w:p w14:paraId="232EB5C7" w14:textId="77777777" w:rsidR="00A41963" w:rsidRPr="00CF345E" w:rsidRDefault="00000000">
      <w:pPr>
        <w:rPr>
          <w:highlight w:val="yellow"/>
          <w:rPrChange w:id="148" w:author="Dino Constantinou" w:date="2026-07-15T17:14:00Z" w16du:dateUtc="2026-07-15T14:14:00Z">
            <w:rPr/>
          </w:rPrChange>
        </w:rPr>
      </w:pPr>
      <w:r w:rsidRPr="00CF345E">
        <w:rPr>
          <w:highlight w:val="yellow"/>
          <w:rPrChange w:id="149" w:author="Dino Constantinou" w:date="2026-07-15T17:14:00Z" w16du:dateUtc="2026-07-15T14:14:00Z">
            <w:rPr/>
          </w:rPrChange>
        </w:rPr>
        <w:t>(b) End of Year 2: 96% of original rated capacity;</w:t>
      </w:r>
    </w:p>
    <w:p w14:paraId="52006ABC" w14:textId="77777777" w:rsidR="00A41963" w:rsidRPr="00CF345E" w:rsidRDefault="00000000">
      <w:pPr>
        <w:rPr>
          <w:highlight w:val="yellow"/>
          <w:rPrChange w:id="150" w:author="Dino Constantinou" w:date="2026-07-15T17:14:00Z" w16du:dateUtc="2026-07-15T14:14:00Z">
            <w:rPr/>
          </w:rPrChange>
        </w:rPr>
      </w:pPr>
      <w:r w:rsidRPr="00CF345E">
        <w:rPr>
          <w:highlight w:val="yellow"/>
          <w:rPrChange w:id="151" w:author="Dino Constantinou" w:date="2026-07-15T17:14:00Z" w16du:dateUtc="2026-07-15T14:14:00Z">
            <w:rPr/>
          </w:rPrChange>
        </w:rPr>
        <w:t>(c) End of Year 3: 94% of original rated capacity;</w:t>
      </w:r>
    </w:p>
    <w:p w14:paraId="750B8729" w14:textId="77777777" w:rsidR="00A41963" w:rsidRPr="00CF345E" w:rsidRDefault="00000000">
      <w:pPr>
        <w:rPr>
          <w:highlight w:val="yellow"/>
          <w:rPrChange w:id="152" w:author="Dino Constantinou" w:date="2026-07-15T17:14:00Z" w16du:dateUtc="2026-07-15T14:14:00Z">
            <w:rPr/>
          </w:rPrChange>
        </w:rPr>
      </w:pPr>
      <w:r w:rsidRPr="00CF345E">
        <w:rPr>
          <w:highlight w:val="yellow"/>
          <w:rPrChange w:id="153" w:author="Dino Constantinou" w:date="2026-07-15T17:14:00Z" w16du:dateUtc="2026-07-15T14:14:00Z">
            <w:rPr/>
          </w:rPrChange>
        </w:rPr>
        <w:t>(d) End of Year 4: 92% of original rated capacity;</w:t>
      </w:r>
    </w:p>
    <w:p w14:paraId="564D1A11" w14:textId="77777777" w:rsidR="00A41963" w:rsidRPr="00CF345E" w:rsidRDefault="00000000">
      <w:pPr>
        <w:rPr>
          <w:highlight w:val="yellow"/>
          <w:rPrChange w:id="154" w:author="Dino Constantinou" w:date="2026-07-15T17:14:00Z" w16du:dateUtc="2026-07-15T14:14:00Z">
            <w:rPr/>
          </w:rPrChange>
        </w:rPr>
      </w:pPr>
      <w:r w:rsidRPr="00CF345E">
        <w:rPr>
          <w:highlight w:val="yellow"/>
          <w:rPrChange w:id="155" w:author="Dino Constantinou" w:date="2026-07-15T17:14:00Z" w16du:dateUtc="2026-07-15T14:14:00Z">
            <w:rPr/>
          </w:rPrChange>
        </w:rPr>
        <w:t>(e) End of Year 5: 85% of original rated capacity;</w:t>
      </w:r>
    </w:p>
    <w:p w14:paraId="66EDE6D9" w14:textId="77777777" w:rsidR="00A41963" w:rsidRPr="00CF345E" w:rsidRDefault="00000000">
      <w:pPr>
        <w:rPr>
          <w:highlight w:val="yellow"/>
          <w:rPrChange w:id="156" w:author="Dino Constantinou" w:date="2026-07-15T17:14:00Z" w16du:dateUtc="2026-07-15T14:14:00Z">
            <w:rPr/>
          </w:rPrChange>
        </w:rPr>
      </w:pPr>
      <w:r w:rsidRPr="00CF345E">
        <w:rPr>
          <w:highlight w:val="yellow"/>
          <w:rPrChange w:id="157" w:author="Dino Constantinou" w:date="2026-07-15T17:14:00Z" w16du:dateUtc="2026-07-15T14:14:00Z">
            <w:rPr/>
          </w:rPrChange>
        </w:rPr>
        <w:t>(f) End of Year 10: 79.58% of original rated capacity;</w:t>
      </w:r>
    </w:p>
    <w:p w14:paraId="4FBE0985" w14:textId="77777777" w:rsidR="00A41963" w:rsidRDefault="00000000">
      <w:r w:rsidRPr="00CF345E">
        <w:rPr>
          <w:highlight w:val="yellow"/>
          <w:rPrChange w:id="158" w:author="Dino Constantinou" w:date="2026-07-15T17:14:00Z" w16du:dateUtc="2026-07-15T14:14:00Z">
            <w:rPr/>
          </w:rPrChange>
        </w:rPr>
        <w:t>(g) End of Year 15: 70% of original rated capacity.</w:t>
      </w:r>
    </w:p>
    <w:p w14:paraId="4880025E" w14:textId="77777777" w:rsidR="00A41963" w:rsidRDefault="00000000">
      <w:r>
        <w:rPr>
          <w:b/>
        </w:rPr>
        <w:t>Note: The maximum SOH Guarantee period available from the OEM is fifteen (15) years. SOH Guarantees beyond Year 15 are not available. The above values are based on 1 cycle per day operation and are subject to the OEM's confirmed degradation profile.</w:t>
      </w:r>
    </w:p>
    <w:p w14:paraId="71E79BD3" w14:textId="77777777" w:rsidR="00A41963" w:rsidRDefault="00000000">
      <w:r>
        <w:t>10.3 SOH Measurement</w:t>
      </w:r>
    </w:p>
    <w:p w14:paraId="5D51D906" w14:textId="77777777" w:rsidR="00A41963" w:rsidRDefault="00000000">
      <w:pPr>
        <w:spacing w:before="60" w:after="60" w:line="240" w:lineRule="auto"/>
      </w:pPr>
      <w:ins w:id="159" w:author="Client Legal/Technical Review" w:date="2026-07-03T10:05:00Z">
        <w:r>
          <w:rPr>
            <w:rFonts w:ascii="Arial" w:hAnsi="Arial"/>
            <w:sz w:val="18"/>
          </w:rPr>
          <w:t>CLIENT PROPOSED INSERTION - 10.3A SOH, usable AC capacity and RTE testing shall be performed under a pre-agreed protocol consistent with the EPC, Technical Agreements and OEM Warranty Terms. The Client and lender's Independent Engineer may witness testing. If an additional test requested by the Client confirms underperformance or a warranty issue, the Service Provider shall bear the test cost.</w:t>
        </w:r>
      </w:ins>
    </w:p>
    <w:p w14:paraId="27FFA042" w14:textId="77777777" w:rsidR="00A41963" w:rsidRDefault="00000000">
      <w:r>
        <w:lastRenderedPageBreak/>
        <w:t>(a) SOH shall be measured at least annually using OEM-approved testing protocols.</w:t>
      </w:r>
    </w:p>
    <w:p w14:paraId="14B3DF18" w14:textId="77777777" w:rsidR="00A41963" w:rsidRDefault="00000000">
      <w:r>
        <w:t>(b) The Service Provider shall provide the Client with a written SOH certificate following each annual measurement.</w:t>
      </w:r>
    </w:p>
    <w:p w14:paraId="53824A66" w14:textId="77777777" w:rsidR="00A41963" w:rsidRDefault="00000000">
      <w:r>
        <w:t>(c) The Client may request additional SOH measurements at the Client's cost.</w:t>
      </w:r>
    </w:p>
    <w:p w14:paraId="486D0B1D" w14:textId="77777777" w:rsidR="00A41963" w:rsidRDefault="00000000">
      <w:r>
        <w:t>10.4 Remedies for SOH Underperformance</w:t>
      </w:r>
    </w:p>
    <w:p w14:paraId="1A502C22" w14:textId="77777777" w:rsidR="00A41963" w:rsidRDefault="00000000">
      <w:pPr>
        <w:spacing w:before="60" w:after="60" w:line="240" w:lineRule="auto"/>
      </w:pPr>
      <w:ins w:id="160" w:author="Client Legal/Technical Review" w:date="2026-07-03T10:05:00Z">
        <w:r>
          <w:rPr>
            <w:rFonts w:ascii="Arial" w:hAnsi="Arial"/>
            <w:sz w:val="18"/>
          </w:rPr>
          <w:t>CLIENT PROPOSED INSERTION - 10.4A Remedies for SOH underperformance shall restore the Client to the guaranteed position and shall include all parts, labour, shipping, customs, craneage, installation, recommissioning, testing, documentation and data updates, except to the extent the Service Provider proves that a Client-caused exclusion directly caused the underperformance.</w:t>
        </w:r>
      </w:ins>
    </w:p>
    <w:p w14:paraId="10B9CA9A" w14:textId="77777777" w:rsidR="00A41963" w:rsidRDefault="00000000">
      <w:r>
        <w:t>If the measured SOH falls below the Guaranteed SOH, the Service Provider shall provide the following tiered remedies:</w:t>
      </w:r>
    </w:p>
    <w:p w14:paraId="429E3CE7" w14:textId="77777777" w:rsidR="00A41963" w:rsidRDefault="00000000">
      <w:r>
        <w:t>(a) ISOLATED MODULE FAILURES (affecting less than 5% of total capacity):</w:t>
      </w:r>
    </w:p>
    <w:p w14:paraId="4B934448" w14:textId="77777777" w:rsidR="00A41963" w:rsidRDefault="00000000">
      <w:r>
        <w:t>(i) The Service Provider shall replace or repair the affected modules at no cost to the Client;</w:t>
      </w:r>
    </w:p>
    <w:p w14:paraId="6BAF5A3E" w14:textId="77777777" w:rsidR="00A41963" w:rsidRDefault="00000000">
      <w:r>
        <w:t>(ii) Replacement shall occur within sixty (60) days of identification;</w:t>
      </w:r>
    </w:p>
    <w:p w14:paraId="4125DF6E" w14:textId="77777777" w:rsidR="00A41963" w:rsidRDefault="00000000">
      <w:r>
        <w:t>(iii) Replacement modules shall be new or equivalent to new in performance;</w:t>
      </w:r>
    </w:p>
    <w:p w14:paraId="64F94FCE" w14:textId="77777777" w:rsidR="00A41963" w:rsidRDefault="00000000">
      <w:r>
        <w:t>(iv) OEM Warranty: Module replacements are sourced through the OEM warranty reserve where the failure is attributable to manufacturing factors. The OEM covers replacement components only; service fees, on-site replacement labor, and logistics costs are borne by the Service Provider and are included in the Tier C Service Fee.</w:t>
      </w:r>
    </w:p>
    <w:p w14:paraId="4B7791AA" w14:textId="0E7C3943" w:rsidR="00A41963" w:rsidRDefault="00000000">
      <w:r>
        <w:t xml:space="preserve">(b) SYSTEMIC UNDERPERFORMANCE (affecting </w:t>
      </w:r>
      <w:ins w:id="161" w:author="Dino Constantinou" w:date="2026-07-15T17:12:00Z" w16du:dateUtc="2026-07-15T14:12:00Z">
        <w:r w:rsidR="00CF345E">
          <w:t>3</w:t>
        </w:r>
      </w:ins>
      <w:del w:id="162" w:author="Dino Constantinou" w:date="2026-07-15T17:12:00Z" w16du:dateUtc="2026-07-15T14:12:00Z">
        <w:r w:rsidDel="00174FEE">
          <w:delText>5</w:delText>
        </w:r>
      </w:del>
      <w:r>
        <w:t>% or more of total capacity):</w:t>
      </w:r>
    </w:p>
    <w:p w14:paraId="451BFBF4" w14:textId="77777777" w:rsidR="00A41963" w:rsidRDefault="00000000">
      <w:r>
        <w:t>(i) The Service Provider shall, at its option, either:</w:t>
      </w:r>
    </w:p>
    <w:p w14:paraId="5D9D8745" w14:textId="77777777" w:rsidR="00A41963" w:rsidRDefault="00000000">
      <w:pPr>
        <w:ind w:left="567"/>
      </w:pPr>
      <w:r>
        <w:t>Augment the BESS with additional cells to restore capacity to the Guaranteed SOH; or</w:t>
      </w:r>
    </w:p>
    <w:p w14:paraId="7F5B54C7" w14:textId="1A535069" w:rsidR="00A41963" w:rsidRDefault="00000000">
      <w:pPr>
        <w:ind w:left="567"/>
      </w:pPr>
      <w:r>
        <w:t xml:space="preserve">Pay Liquidated Damages </w:t>
      </w:r>
      <w:ins w:id="163" w:author="Dino Constantinou" w:date="2026-07-15T17:17:00Z" w16du:dateUtc="2026-07-15T14:17:00Z">
        <w:r w:rsidR="00CF345E">
          <w:t xml:space="preserve">(TO </w:t>
        </w:r>
      </w:ins>
      <w:ins w:id="164" w:author="Dino Constantinou" w:date="2026-07-15T17:19:00Z" w16du:dateUtc="2026-07-15T14:19:00Z">
        <w:r w:rsidR="00CF345E">
          <w:t xml:space="preserve">THE </w:t>
        </w:r>
      </w:ins>
      <w:ins w:id="165" w:author="Dino Constantinou" w:date="2026-07-15T17:17:00Z" w16du:dateUtc="2026-07-15T14:17:00Z">
        <w:r w:rsidR="00CF345E">
          <w:t>FULL AMOUNT OF LOS</w:t>
        </w:r>
      </w:ins>
      <w:ins w:id="166" w:author="Dino Constantinou" w:date="2026-07-15T17:19:00Z" w16du:dateUtc="2026-07-15T14:19:00Z">
        <w:r w:rsidR="00CF345E">
          <w:t>T INCOME BASED ON MARKET PRICES</w:t>
        </w:r>
      </w:ins>
      <w:ins w:id="167" w:author="Dino Constantinou" w:date="2026-07-15T17:17:00Z" w16du:dateUtc="2026-07-15T14:17:00Z">
        <w:r w:rsidR="00CF345E">
          <w:t xml:space="preserve">) </w:t>
        </w:r>
      </w:ins>
      <w:r>
        <w:t>calculated as the cost to restore the system to Guaranteed SOH.</w:t>
      </w:r>
    </w:p>
    <w:p w14:paraId="6DD05A04" w14:textId="020C03B2" w:rsidR="00A41963" w:rsidRDefault="00000000">
      <w:r>
        <w:t>(ii) If augmentation is chosen, it shall be completed within one hundred twenty (120) days</w:t>
      </w:r>
      <w:ins w:id="168" w:author="Dino Constantinou" w:date="2026-07-15T17:20:00Z" w16du:dateUtc="2026-07-15T14:20:00Z">
        <w:r w:rsidR="00CF345E">
          <w:t xml:space="preserve"> (LDs </w:t>
        </w:r>
        <w:proofErr w:type="spellStart"/>
        <w:r w:rsidR="00CF345E">
          <w:t>payble</w:t>
        </w:r>
        <w:proofErr w:type="spellEnd"/>
        <w:r w:rsidR="00CF345E">
          <w:t>)</w:t>
        </w:r>
      </w:ins>
      <w:r>
        <w:t>;</w:t>
      </w:r>
    </w:p>
    <w:p w14:paraId="6D1A31E1" w14:textId="77777777" w:rsidR="00A41963" w:rsidRDefault="00000000">
      <w:r>
        <w:t>(iii) OEM-Backed Augmentation: The Service Provider's augmentation obligation is backed by a contractual commitment from the OEM to supply replacement cells under the OEM warranty reserve for SOH underperformance attributable to manufacturing factors or normal degradation exceeding the specified curve. The OEM covers replacement components only; service fees, on-site installation labor, and logistics costs are included in the Tier C Service Fee;</w:t>
      </w:r>
    </w:p>
    <w:p w14:paraId="20F86A45" w14:textId="77777777" w:rsidR="00A41963" w:rsidRDefault="00000000">
      <w:r>
        <w:t>(iv) Where augmentation cells are provided by the OEM under warranty, the Service Provider shall coordinate installation and commissioning;</w:t>
      </w:r>
    </w:p>
    <w:p w14:paraId="75119156" w14:textId="77777777" w:rsidR="00A41963" w:rsidRDefault="00000000">
      <w:r>
        <w:t>(v) Where SOH underperformance is caused by Client misuse, operational non-compliance, or factors excluded under Section 10.7, the augmentation obligation does not apply.</w:t>
      </w:r>
    </w:p>
    <w:p w14:paraId="3E0179E4" w14:textId="77777777" w:rsidR="00A41963" w:rsidRDefault="00000000">
      <w:r>
        <w:t>(c) OEM INSOLVENCY OR DEFAULT:</w:t>
      </w:r>
    </w:p>
    <w:p w14:paraId="59ADFE29" w14:textId="77777777" w:rsidR="00A41963" w:rsidRDefault="00000000">
      <w:r>
        <w:t>If the OEM fails to honour its warranty obligations (including due to insolvency, refusal, or cessation of business):</w:t>
      </w:r>
    </w:p>
    <w:p w14:paraId="02FC5F0A" w14:textId="77777777" w:rsidR="00A41963" w:rsidRDefault="00000000">
      <w:r>
        <w:t>(i)</w:t>
      </w:r>
      <w:del w:id="169" w:author="Client Legal/Technical Review" w:date="2026-07-03T10:05:00Z">
        <w:r>
          <w:delText>The Service Provider shall use commercially reasonable efforts to source equivalent replacement cells from alternative suppliers;</w:delText>
        </w:r>
      </w:del>
      <w:ins w:id="170" w:author="Client Legal/Technical Review" w:date="2026-07-03T10:05:00Z">
        <w:r>
          <w:t>The Service Provider shall source equivalent or better replacement cells, modules or components from alternative approved suppliers, subject to technical compatibility, safety, certification and OEM interface requirements;</w:t>
        </w:r>
      </w:ins>
    </w:p>
    <w:p w14:paraId="26D6A494" w14:textId="77777777" w:rsidR="00A41963" w:rsidRDefault="00000000">
      <w:r>
        <w:lastRenderedPageBreak/>
        <w:t>(ii)</w:t>
      </w:r>
      <w:del w:id="171" w:author="Client Legal/Technical Review" w:date="2026-07-03T10:05:00Z">
        <w:r>
          <w:delText>The Service Provider's liability shall be limited to the caps set out in Section 10.5;</w:delText>
        </w:r>
      </w:del>
      <w:ins w:id="172" w:author="Client Legal/Technical Review" w:date="2026-07-03T10:05:00Z">
        <w:r>
          <w:t>The Service Provider's liability shall be subject to Section 14 as amended, provided that the Service Provider remains liable for its own maintenance failures, failure to preserve warranty rights, failure to maintain spares, failure to mitigate, and failure to implement available alternative technical solutions;</w:t>
        </w:r>
      </w:ins>
    </w:p>
    <w:p w14:paraId="1374801D" w14:textId="0F17736F" w:rsidR="00A41963" w:rsidRDefault="00000000">
      <w:pPr>
        <w:rPr>
          <w:ins w:id="173" w:author="Dino Constantinou" w:date="2026-07-15T17:28:00Z" w16du:dateUtc="2026-07-15T14:28:00Z"/>
        </w:rPr>
      </w:pPr>
      <w:r>
        <w:t xml:space="preserve">(iii) </w:t>
      </w:r>
      <w:del w:id="174" w:author="Dino Constantinou" w:date="2026-07-15T17:27:00Z" w16du:dateUtc="2026-07-15T14:27:00Z">
        <w:r w:rsidDel="00975F9F">
          <w:delText>The Service Provider may, at its option, reduce the scope of services and refund a pro-rata portion of Tier C premiums paid;</w:delText>
        </w:r>
      </w:del>
      <w:ins w:id="175" w:author="Dino Constantinou" w:date="2026-07-15T17:27:00Z" w16du:dateUtc="2026-07-15T14:27:00Z">
        <w:r w:rsidR="00975F9F">
          <w:t xml:space="preserve"> The Client </w:t>
        </w:r>
      </w:ins>
      <w:ins w:id="176" w:author="Dino Constantinou" w:date="2026-07-15T17:28:00Z" w16du:dateUtc="2026-07-15T14:28:00Z">
        <w:r w:rsidR="00975F9F">
          <w:t xml:space="preserve">at his discretion </w:t>
        </w:r>
      </w:ins>
      <w:ins w:id="177" w:author="Dino Constantinou" w:date="2026-07-15T17:27:00Z" w16du:dateUtc="2026-07-15T14:27:00Z">
        <w:r w:rsidR="00975F9F">
          <w:t xml:space="preserve">has the option to automatically cancel this </w:t>
        </w:r>
        <w:proofErr w:type="spellStart"/>
        <w:r w:rsidR="00975F9F">
          <w:t>LTSA</w:t>
        </w:r>
      </w:ins>
      <w:proofErr w:type="spellEnd"/>
      <w:ins w:id="178" w:author="Dino Constantinou" w:date="2026-07-15T17:28:00Z" w16du:dateUtc="2026-07-15T14:28:00Z">
        <w:r w:rsidR="00975F9F">
          <w:t>.</w:t>
        </w:r>
      </w:ins>
    </w:p>
    <w:p w14:paraId="6967EAD4" w14:textId="1C945D2A" w:rsidR="00975F9F" w:rsidRDefault="00975F9F">
      <w:ins w:id="179" w:author="Dino Constantinou" w:date="2026-07-15T17:28:00Z" w16du:dateUtc="2026-07-15T14:28:00Z">
        <w:r>
          <w:t>(iv) The Client has the option to discuss with the Service Provid</w:t>
        </w:r>
      </w:ins>
      <w:ins w:id="180" w:author="Dino Constantinou" w:date="2026-07-15T17:29:00Z" w16du:dateUtc="2026-07-15T14:29:00Z">
        <w:r>
          <w:t>er and updated agreement.</w:t>
        </w:r>
      </w:ins>
    </w:p>
    <w:p w14:paraId="77638171" w14:textId="17D321D0" w:rsidR="00A41963" w:rsidDel="00975F9F" w:rsidRDefault="00000000">
      <w:pPr>
        <w:rPr>
          <w:del w:id="181" w:author="Dino Constantinou" w:date="2026-07-15T17:29:00Z" w16du:dateUtc="2026-07-15T14:29:00Z"/>
        </w:rPr>
      </w:pPr>
      <w:del w:id="182" w:author="Dino Constantinou" w:date="2026-07-15T17:29:00Z" w16du:dateUtc="2026-07-15T14:29:00Z">
        <w:r w:rsidDel="00975F9F">
          <w:delText>(iv) The Client shall have the right to request a proportional reduction in Service Fees.</w:delText>
        </w:r>
      </w:del>
    </w:p>
    <w:p w14:paraId="3F69D2FF" w14:textId="77777777" w:rsidR="00A41963" w:rsidRDefault="00000000">
      <w:r>
        <w:t>10.5 SOH Liquidated Damages Calculation</w:t>
      </w:r>
    </w:p>
    <w:p w14:paraId="59D05FB8" w14:textId="77777777" w:rsidR="00A41963" w:rsidRDefault="00000000">
      <w:r>
        <w:t>Where Liquidated Damages are payable for SOH underperformance:</w:t>
      </w:r>
    </w:p>
    <w:p w14:paraId="29F502F1" w14:textId="77777777" w:rsidR="00A41963" w:rsidRDefault="00000000">
      <w:r>
        <w:t>(a) The Liquidated Damages shall equal the replacement cost of the capacity shortfall, calculated as:</w:t>
      </w:r>
    </w:p>
    <w:p w14:paraId="377E9D03" w14:textId="77777777" w:rsidR="00A41963" w:rsidRDefault="00000000">
      <w:r>
        <w:t>LD = (Guaranteed SOH - Actual SOH) x System Capacity x EUR [●] per kWh</w:t>
      </w:r>
    </w:p>
    <w:p w14:paraId="0F5A3E2E" w14:textId="77777777" w:rsidR="00A41963" w:rsidRDefault="00000000">
      <w:r>
        <w:t>(b) The per-kWh rate shall be the prevailing market rate for equivalent battery modules at the time of claim;</w:t>
      </w:r>
    </w:p>
    <w:p w14:paraId="14102622" w14:textId="77777777" w:rsidR="00A41963" w:rsidRDefault="00000000">
      <w:r>
        <w:t>(c)</w:t>
      </w:r>
      <w:del w:id="183" w:author="Client Legal/Technical Review" w:date="2026-07-03T10:05:00Z">
        <w:r>
          <w:delText>The maximum SOH Liquidated Damages payable over the Term shall not exceed fifty percent (50%) of the total Service Fees paid.</w:delText>
        </w:r>
      </w:del>
      <w:ins w:id="184" w:author="Client Legal/Technical Review" w:date="2026-07-03T10:05:00Z">
        <w:r>
          <w:t>The maximum SOH Liquidated Damages payable over the Term shall not exceed the greater of: (i) one hundred percent (100%) of the total Service Fees paid for Tier C and warranty-extension services; and (ii) the market cost of restoring the guaranteed capacity shortfall where the shortfall is caused or worsened by Service Provider breach, failure to maintain, failure to preserve warranty rights, or failure to implement an available OEM or alternative remedy.</w:t>
        </w:r>
      </w:ins>
    </w:p>
    <w:p w14:paraId="4A939B67" w14:textId="77777777" w:rsidR="00A41963" w:rsidRDefault="00000000">
      <w:r>
        <w:t>10.6 OEM Warranty Reserve</w:t>
      </w:r>
    </w:p>
    <w:p w14:paraId="1BBD88F9" w14:textId="77777777" w:rsidR="00A41963" w:rsidRDefault="00000000">
      <w:pPr>
        <w:spacing w:before="60" w:after="60" w:line="240" w:lineRule="auto"/>
      </w:pPr>
      <w:ins w:id="185" w:author="Client Legal/Technical Review" w:date="2026-07-03T10:05:00Z">
        <w:r>
          <w:rPr>
            <w:rFonts w:ascii="Arial" w:hAnsi="Arial"/>
            <w:sz w:val="18"/>
          </w:rPr>
          <w:t>CLIENT PROPOSED INSERTION - 10.6A The Service Provider shall provide annual evidence that OEM warranty reserve, extended warranty, spare-part access and OEM support arrangements remain valid for the Project. The Service Provider shall notify the Client within five (5) Business Days of any OEM dispute, insolvency risk, supply restriction, product recall, safety notice, firmware issue, warranty-manual amendment or other event that may affect the Client's rights.</w:t>
        </w:r>
      </w:ins>
    </w:p>
    <w:p w14:paraId="513C8808" w14:textId="77777777" w:rsidR="00A41963" w:rsidRDefault="00000000">
      <w:r>
        <w:t>The SOH Guarantee is backed by the OEM's warranty reserve. The Service Provider shall ensure that adequate warranty provisions are maintained with the OEM to fulfil the obligations under this Section.</w:t>
      </w:r>
    </w:p>
    <w:p w14:paraId="1A3B7100" w14:textId="77777777" w:rsidR="00A41963" w:rsidRDefault="00000000">
      <w:r>
        <w:t>10.7 Exclusions from SOH Guarantee</w:t>
      </w:r>
    </w:p>
    <w:p w14:paraId="756ADB86" w14:textId="77777777" w:rsidR="00A41963" w:rsidRDefault="00000000">
      <w:r>
        <w:t>The SOH Guarantee shall not apply to capacity loss caused by:</w:t>
      </w:r>
    </w:p>
    <w:p w14:paraId="1F748B4F" w14:textId="24C5AD85" w:rsidR="00A41963" w:rsidRDefault="00000000">
      <w:r>
        <w:t>(a) Operation outside OEM-specified parameters;</w:t>
      </w:r>
      <w:ins w:id="186" w:author="Dino Constantinou" w:date="2026-07-15T17:30:00Z" w16du:dateUtc="2026-07-15T14:30:00Z">
        <w:r w:rsidR="00975F9F">
          <w:t xml:space="preserve"> Not excluded - under EMS control</w:t>
        </w:r>
      </w:ins>
    </w:p>
    <w:p w14:paraId="55111144" w14:textId="67D256EA" w:rsidR="00A41963" w:rsidRDefault="00000000">
      <w:r>
        <w:t>(b) Excessive cycling</w:t>
      </w:r>
      <w:ins w:id="187" w:author="Dino Constantinou" w:date="2026-07-15T17:32:00Z" w16du:dateUtc="2026-07-15T14:32:00Z">
        <w:r w:rsidR="00975F9F">
          <w:t xml:space="preserve"> due to client instruction</w:t>
        </w:r>
        <w:r w:rsidR="00D50CE5">
          <w:t xml:space="preserve"> only</w:t>
        </w:r>
      </w:ins>
      <w:r>
        <w:t xml:space="preserve"> beyond design specifications;</w:t>
      </w:r>
      <w:ins w:id="188" w:author="Dino Constantinou" w:date="2026-07-15T17:31:00Z" w16du:dateUtc="2026-07-15T14:31:00Z">
        <w:r w:rsidR="00975F9F">
          <w:t xml:space="preserve"> </w:t>
        </w:r>
        <w:r w:rsidR="00975F9F">
          <w:t xml:space="preserve">Not excluded </w:t>
        </w:r>
      </w:ins>
      <w:ins w:id="189" w:author="Dino Constantinou" w:date="2026-07-15T17:33:00Z" w16du:dateUtc="2026-07-15T14:33:00Z">
        <w:r w:rsidR="00D50CE5">
          <w:t>–</w:t>
        </w:r>
      </w:ins>
      <w:ins w:id="190" w:author="Dino Constantinou" w:date="2026-07-15T17:31:00Z" w16du:dateUtc="2026-07-15T14:31:00Z">
        <w:r w:rsidR="00975F9F">
          <w:t xml:space="preserve"> </w:t>
        </w:r>
      </w:ins>
      <w:ins w:id="191" w:author="Dino Constantinou" w:date="2026-07-15T17:33:00Z" w16du:dateUtc="2026-07-15T14:33:00Z">
        <w:r w:rsidR="00D50CE5">
          <w:t xml:space="preserve">to be </w:t>
        </w:r>
      </w:ins>
      <w:ins w:id="192" w:author="Dino Constantinou" w:date="2026-07-15T17:31:00Z" w16du:dateUtc="2026-07-15T14:31:00Z">
        <w:r w:rsidR="00975F9F">
          <w:t>under EMS control</w:t>
        </w:r>
      </w:ins>
    </w:p>
    <w:p w14:paraId="0AD0470E" w14:textId="3FC8E248" w:rsidR="00A41963" w:rsidRDefault="00000000">
      <w:r>
        <w:t xml:space="preserve">(c) Extreme temperature </w:t>
      </w:r>
      <w:ins w:id="193" w:author="Dino Constantinou" w:date="2026-07-15T17:34:00Z" w16du:dateUtc="2026-07-15T14:34:00Z">
        <w:r w:rsidR="00D50CE5">
          <w:t xml:space="preserve">(specify “extreme” and if ambient or in container?) </w:t>
        </w:r>
      </w:ins>
      <w:r>
        <w:t>exposure beyond design limits;</w:t>
      </w:r>
      <w:ins w:id="194" w:author="Dino Constantinou" w:date="2026-07-15T17:31:00Z" w16du:dateUtc="2026-07-15T14:31:00Z">
        <w:r w:rsidR="00975F9F">
          <w:t xml:space="preserve"> </w:t>
        </w:r>
      </w:ins>
    </w:p>
    <w:p w14:paraId="7342A665" w14:textId="77777777" w:rsidR="00A41963" w:rsidRDefault="00000000">
      <w:r>
        <w:t>(d) Physical damage, vandalism, or Force Majeure;</w:t>
      </w:r>
    </w:p>
    <w:p w14:paraId="5EF66760" w14:textId="77777777" w:rsidR="00A41963" w:rsidRDefault="00000000">
      <w:r>
        <w:t>(e) Client modifications or third-party interventions not approved by the Service Provider.</w:t>
      </w:r>
    </w:p>
    <w:p w14:paraId="2DE8C34A" w14:textId="77777777" w:rsidR="00A41963" w:rsidRDefault="00000000">
      <w:r>
        <w:t>10.8 Performance Testing</w:t>
      </w:r>
    </w:p>
    <w:p w14:paraId="5598B98F" w14:textId="77777777" w:rsidR="00A41963" w:rsidRDefault="00000000">
      <w:pPr>
        <w:spacing w:before="60" w:after="60" w:line="240" w:lineRule="auto"/>
      </w:pPr>
      <w:ins w:id="195" w:author="Client Legal/Technical Review" w:date="2026-07-03T10:05:00Z">
        <w:r>
          <w:rPr>
            <w:rFonts w:ascii="Arial" w:hAnsi="Arial"/>
            <w:sz w:val="18"/>
          </w:rPr>
          <w:t>CLIENT PROPOSED INSERTION - 10.8A Annual performance testing shall include, at a minimum, usable AC capacity, DC capacity where required, RTE, auxiliary consumption, PCS efficiency, thermal uniformity, cell imbalance, response to setpoints, SCADA/DSO signals, fire-system status, emergency stop, black-start readiness and grid-forming/VSG readiness if enabled or required by the DSO.</w:t>
        </w:r>
      </w:ins>
    </w:p>
    <w:p w14:paraId="5F138E52" w14:textId="77777777" w:rsidR="00A41963" w:rsidRDefault="00000000">
      <w:r>
        <w:lastRenderedPageBreak/>
        <w:t>(a) The Service Provider shall conduct annual performance tests to verify system capacity and efficiency.</w:t>
      </w:r>
    </w:p>
    <w:p w14:paraId="0C47C4CC" w14:textId="77777777" w:rsidR="00A41963" w:rsidRDefault="00000000">
      <w:r>
        <w:t>(b) Performance tests shall be conducted in accordance with IEC standards or OEM-specified protocols.</w:t>
      </w:r>
    </w:p>
    <w:p w14:paraId="385573E4" w14:textId="77777777" w:rsidR="00A41963" w:rsidRDefault="00000000">
      <w:r>
        <w:t>(c) Test results shall be documented and provided to the Client within ten (10) Business Days of testing.</w:t>
      </w:r>
    </w:p>
    <w:p w14:paraId="414BCAFE" w14:textId="77777777" w:rsidR="00A41963" w:rsidRDefault="00000000">
      <w:r>
        <w:t>11. SPARE PARTS AND CONSUMABLES</w:t>
      </w:r>
    </w:p>
    <w:p w14:paraId="13B751F6" w14:textId="77777777" w:rsidR="00A41963" w:rsidRDefault="00000000">
      <w:r>
        <w:t>11.1 Consumables</w:t>
      </w:r>
    </w:p>
    <w:p w14:paraId="7ACFFC1E" w14:textId="77777777" w:rsidR="00A41963" w:rsidRDefault="00000000">
      <w:r>
        <w:t>The Service Fee includes standard consumables required for preventive maintenance, including filters, cleaning materials, and minor fasteners.</w:t>
      </w:r>
    </w:p>
    <w:p w14:paraId="1807FC1E" w14:textId="77777777" w:rsidR="00A41963" w:rsidRDefault="00000000">
      <w:r>
        <w:t>11.2 Spare Parts – Tier A and B</w:t>
      </w:r>
    </w:p>
    <w:p w14:paraId="055FD010" w14:textId="77777777" w:rsidR="00A41963" w:rsidRDefault="00000000">
      <w:r>
        <w:t>For Tier A and B services:</w:t>
      </w:r>
    </w:p>
    <w:p w14:paraId="47BD9C07" w14:textId="77777777" w:rsidR="00A41963" w:rsidRDefault="00000000">
      <w:r>
        <w:t>(a) Replacement of spare parts beyond consumables is not included in the Service Fee;</w:t>
      </w:r>
    </w:p>
    <w:p w14:paraId="50178472" w14:textId="77777777" w:rsidR="00A41963" w:rsidRDefault="00000000">
      <w:r>
        <w:t>(b) The Service Provider shall maintain a recommended spare parts list and advise the Client on optimal inventory levels;</w:t>
      </w:r>
    </w:p>
    <w:p w14:paraId="3140E354" w14:textId="77777777" w:rsidR="00A41963" w:rsidRDefault="00000000">
      <w:r>
        <w:t>(c) Spare parts may be supplied by the Service Provider at then-current prices, or sourced by the Client from approved suppliers.</w:t>
      </w:r>
    </w:p>
    <w:p w14:paraId="215DE628" w14:textId="77777777" w:rsidR="00A41963" w:rsidRDefault="00000000">
      <w:r>
        <w:t>11.3 Spare Parts – Tier C and D (Local Warehouse)</w:t>
      </w:r>
    </w:p>
    <w:p w14:paraId="2A5361CD" w14:textId="77777777" w:rsidR="00A41963" w:rsidRDefault="00000000">
      <w:pPr>
        <w:spacing w:before="60" w:after="60" w:line="240" w:lineRule="auto"/>
      </w:pPr>
      <w:ins w:id="196" w:author="Client Legal/Technical Review" w:date="2026-07-03T10:05:00Z">
        <w:r>
          <w:rPr>
            <w:rFonts w:ascii="Arial" w:hAnsi="Arial"/>
            <w:sz w:val="18"/>
          </w:rPr>
          <w:t>CLIENT PROPOSED INSERTION - 11.3A The local spare parts warehouse shall be operational no later than PAC and shall maintain a minimum agreed stock list in Cyprus, including quantities, manufacturer part numbers, compatibility references, storage conditions and replenishment deadlines. Failure to maintain required spare stock shall be a Service Provider default and related downtime shall count as Unavailable Hours.</w:t>
        </w:r>
      </w:ins>
    </w:p>
    <w:p w14:paraId="5BDBC412" w14:textId="503E593D" w:rsidR="00A41963" w:rsidRDefault="00000000">
      <w:r>
        <w:t xml:space="preserve">For Tier C </w:t>
      </w:r>
      <w:del w:id="197" w:author="Dino Constantinou" w:date="2026-07-15T17:36:00Z" w16du:dateUtc="2026-07-15T14:36:00Z">
        <w:r w:rsidDel="00D50CE5">
          <w:delText xml:space="preserve">and D </w:delText>
        </w:r>
      </w:del>
      <w:r>
        <w:t>services:</w:t>
      </w:r>
    </w:p>
    <w:p w14:paraId="18FDD523" w14:textId="77777777" w:rsidR="00A41963" w:rsidRDefault="00000000">
      <w:r>
        <w:t>(a) The Service Provider shall establish and maintain a local spare parts warehouse in Cyprus;</w:t>
      </w:r>
    </w:p>
    <w:p w14:paraId="5CE65716" w14:textId="77777777" w:rsidR="00A41963" w:rsidRDefault="00000000">
      <w:r>
        <w:t>(b) The local warehouse shall stock critical spare parts sufficient to address common failures within twenty-four (24) hours;</w:t>
      </w:r>
    </w:p>
    <w:p w14:paraId="0BA7C9C0" w14:textId="77777777" w:rsidR="00A41963" w:rsidRDefault="00000000">
      <w:r>
        <w:t>(c) The cost of maintaining the local warehouse is included in the Service Fee for Tier C and D;</w:t>
      </w:r>
    </w:p>
    <w:p w14:paraId="3EF38DA9" w14:textId="77777777" w:rsidR="00A41963" w:rsidRDefault="00000000">
      <w:r>
        <w:t>(d) Critical spare parts include, at minimum:</w:t>
      </w:r>
    </w:p>
    <w:p w14:paraId="208E6E1A" w14:textId="77777777" w:rsidR="00A41963" w:rsidRDefault="00000000">
      <w:r>
        <w:t>(i) BMS controllers and communication modules;</w:t>
      </w:r>
    </w:p>
    <w:p w14:paraId="1322AFE4" w14:textId="77777777" w:rsidR="00A41963" w:rsidRDefault="00000000">
      <w:r>
        <w:t>(ii) Cooling system components (fans, filters, sensors);</w:t>
      </w:r>
    </w:p>
    <w:p w14:paraId="34C28C81" w14:textId="77777777" w:rsidR="00A41963" w:rsidRDefault="00000000">
      <w:r>
        <w:t>(iii) Fuses, contactors, and protection devices;</w:t>
      </w:r>
    </w:p>
    <w:p w14:paraId="6F07047E" w14:textId="306D448B" w:rsidR="00D50CE5" w:rsidRDefault="00000000">
      <w:r>
        <w:t>(iv) PCS control boards and power modules;</w:t>
      </w:r>
    </w:p>
    <w:p w14:paraId="3D303F6D" w14:textId="77777777" w:rsidR="00A41963" w:rsidRDefault="00000000">
      <w:pPr>
        <w:rPr>
          <w:ins w:id="198" w:author="Dino Constantinou" w:date="2026-07-15T17:36:00Z" w16du:dateUtc="2026-07-15T14:36:00Z"/>
        </w:rPr>
      </w:pPr>
      <w:r>
        <w:t>(v) Battery module balancing equipment.</w:t>
      </w:r>
    </w:p>
    <w:p w14:paraId="56970299" w14:textId="6CD9D41C" w:rsidR="00D50CE5" w:rsidRDefault="00D50CE5">
      <w:pPr>
        <w:rPr>
          <w:ins w:id="199" w:author="Dino Constantinou" w:date="2026-07-15T17:37:00Z" w16du:dateUtc="2026-07-15T14:37:00Z"/>
        </w:rPr>
      </w:pPr>
      <w:ins w:id="200" w:author="Dino Constantinou" w:date="2026-07-15T17:36:00Z" w16du:dateUtc="2026-07-15T14:36:00Z">
        <w:r>
          <w:t xml:space="preserve">(vi) </w:t>
        </w:r>
      </w:ins>
      <w:ins w:id="201" w:author="Dino Constantinou" w:date="2026-07-15T17:37:00Z" w16du:dateUtc="2026-07-15T14:37:00Z">
        <w:r>
          <w:t>Battery cells</w:t>
        </w:r>
      </w:ins>
    </w:p>
    <w:p w14:paraId="5C0EAD2C" w14:textId="515C0B69" w:rsidR="00D50CE5" w:rsidRDefault="00D50CE5">
      <w:pPr>
        <w:rPr>
          <w:ins w:id="202" w:author="Dino Constantinou" w:date="2026-07-15T17:38:00Z" w16du:dateUtc="2026-07-15T14:38:00Z"/>
        </w:rPr>
      </w:pPr>
      <w:ins w:id="203" w:author="Dino Constantinou" w:date="2026-07-15T17:37:00Z" w16du:dateUtc="2026-07-15T14:37:00Z">
        <w:r>
          <w:t>(vi</w:t>
        </w:r>
      </w:ins>
      <w:ins w:id="204" w:author="Dino Constantinou" w:date="2026-07-15T17:38:00Z" w16du:dateUtc="2026-07-15T14:38:00Z">
        <w:r>
          <w:t>i</w:t>
        </w:r>
      </w:ins>
      <w:ins w:id="205" w:author="Dino Constantinou" w:date="2026-07-15T17:37:00Z" w16du:dateUtc="2026-07-15T14:37:00Z">
        <w:r>
          <w:t xml:space="preserve">) </w:t>
        </w:r>
      </w:ins>
      <w:ins w:id="206" w:author="Dino Constantinou" w:date="2026-07-15T17:36:00Z" w16du:dateUtc="2026-07-15T14:36:00Z">
        <w:r>
          <w:t>Full PCS units (1000 and 1250KVA)</w:t>
        </w:r>
      </w:ins>
    </w:p>
    <w:p w14:paraId="624A00A9" w14:textId="25978E8F" w:rsidR="00D50CE5" w:rsidRDefault="00D50CE5">
      <w:ins w:id="207" w:author="Dino Constantinou" w:date="2026-07-15T17:38:00Z" w16du:dateUtc="2026-07-15T14:38:00Z">
        <w:r>
          <w:t>(viii) Transformer units</w:t>
        </w:r>
      </w:ins>
    </w:p>
    <w:p w14:paraId="7EFE1BB9" w14:textId="77777777" w:rsidR="00A41963" w:rsidRDefault="00000000">
      <w:r>
        <w:t>11.4 Warranty Parts</w:t>
      </w:r>
    </w:p>
    <w:p w14:paraId="757A9452" w14:textId="77777777" w:rsidR="00A41963" w:rsidRDefault="00000000">
      <w:r>
        <w:t>Parts replaced under the OEM warranty during the warranty period shall be provided at no additional cost, subject to OEM warranty terms.</w:t>
      </w:r>
    </w:p>
    <w:p w14:paraId="7A990166" w14:textId="77777777" w:rsidR="00A41963" w:rsidRDefault="00000000">
      <w:r>
        <w:t>11.5 Major Component Replacement</w:t>
      </w:r>
    </w:p>
    <w:p w14:paraId="5AD7B0BF" w14:textId="77777777" w:rsidR="00A41963" w:rsidRDefault="00000000">
      <w:pPr>
        <w:spacing w:before="60" w:after="60" w:line="240" w:lineRule="auto"/>
      </w:pPr>
      <w:ins w:id="208" w:author="Client Legal/Technical Review" w:date="2026-07-03T10:05:00Z">
        <w:r>
          <w:rPr>
            <w:rFonts w:ascii="Arial" w:hAnsi="Arial"/>
            <w:sz w:val="18"/>
          </w:rPr>
          <w:lastRenderedPageBreak/>
          <w:t>CLIENT PROPOSED INSERTION - 11.6 Obsolescence and Equivalent Replacement. The Service Provider shall support the availability of compatible spare parts, firmware and replacement components for at least fifteen (15) years. If an original component is obsolete, the Service Provider shall provide an equivalent or better compatible replacement without loss of warranty, certification, grid-code compliance or EMS/BMS/PCS functionality.</w:t>
        </w:r>
      </w:ins>
    </w:p>
    <w:p w14:paraId="1FA4719F" w14:textId="77777777" w:rsidR="00A41963" w:rsidRDefault="00000000">
      <w:r>
        <w:t>(a) Replacement of major components (battery modules, PCS units, transformers) shall be subject to separate quotation unless covered by warranty or SOH Guarantee.</w:t>
      </w:r>
    </w:p>
    <w:p w14:paraId="02A79943" w14:textId="77777777" w:rsidR="00A41963" w:rsidRDefault="00000000">
      <w:r>
        <w:t>(b) The Service Provider shall use commercially reasonable efforts to source replacement components within thirty (30) days of order.</w:t>
      </w:r>
    </w:p>
    <w:p w14:paraId="72AF512A" w14:textId="77777777" w:rsidR="00A41963" w:rsidRDefault="00000000">
      <w:r>
        <w:t>12. CLIENT OBLIGATIONS</w:t>
      </w:r>
    </w:p>
    <w:p w14:paraId="4AC9B072" w14:textId="77777777" w:rsidR="00A41963" w:rsidRDefault="00000000">
      <w:r>
        <w:t>12.1 Site Access</w:t>
      </w:r>
    </w:p>
    <w:p w14:paraId="3682DD75" w14:textId="77777777" w:rsidR="00A41963" w:rsidRDefault="00000000">
      <w:r>
        <w:t>The Client shall provide safe and timely access to the Site for the Service Provider's personnel.</w:t>
      </w:r>
    </w:p>
    <w:p w14:paraId="55769563" w14:textId="77777777" w:rsidR="00A41963" w:rsidRDefault="00000000">
      <w:r>
        <w:t>12.2 Cooperation</w:t>
      </w:r>
    </w:p>
    <w:p w14:paraId="414DE689" w14:textId="77777777" w:rsidR="00A41963" w:rsidRDefault="00000000">
      <w:r>
        <w:t>The Client shall:</w:t>
      </w:r>
    </w:p>
    <w:p w14:paraId="6491DB00" w14:textId="77777777" w:rsidR="00A41963" w:rsidRDefault="00000000">
      <w:r>
        <w:t>(a) Designate a primary contact person for communication;</w:t>
      </w:r>
    </w:p>
    <w:p w14:paraId="4A8B88E8" w14:textId="77777777" w:rsidR="00A41963" w:rsidRDefault="00000000">
      <w:r>
        <w:t>(b) Provide relevant site information, drawings, and documentation;</w:t>
      </w:r>
    </w:p>
    <w:p w14:paraId="66101A6D" w14:textId="77777777" w:rsidR="00A41963" w:rsidRDefault="00000000">
      <w:r>
        <w:t>(c) Notify the Service Provider promptly of any issues, alarms, or incidents;</w:t>
      </w:r>
    </w:p>
    <w:p w14:paraId="12D2A1E4" w14:textId="77777777" w:rsidR="00A41963" w:rsidRDefault="00000000">
      <w:r>
        <w:t>(d) Ensure the BESS is operated in accordance with OEM guidelines.</w:t>
      </w:r>
    </w:p>
    <w:p w14:paraId="35995696" w14:textId="77777777" w:rsidR="00A41963" w:rsidRDefault="00000000">
      <w:r>
        <w:t>12.3 Internet Connectivity</w:t>
      </w:r>
    </w:p>
    <w:p w14:paraId="569B7927" w14:textId="77777777" w:rsidR="00A41963" w:rsidRDefault="00000000">
      <w:r>
        <w:t>The Client shall maintain reliable internet connectivity at the Site sufficient for remote monitoring data transmission.</w:t>
      </w:r>
    </w:p>
    <w:p w14:paraId="2583C402" w14:textId="77777777" w:rsidR="00A41963" w:rsidRDefault="00000000">
      <w:r>
        <w:t>12.4 Insurance</w:t>
      </w:r>
    </w:p>
    <w:p w14:paraId="4B033759" w14:textId="77777777" w:rsidR="00A41963" w:rsidRDefault="00000000">
      <w:r>
        <w:t>(a) The Client shall maintain appropriate insurance coverage for the BESS and Site, including:</w:t>
      </w:r>
    </w:p>
    <w:p w14:paraId="556F3B21" w14:textId="77777777" w:rsidR="00A41963" w:rsidRDefault="00000000">
      <w:r>
        <w:t>(i) Property/asset insurance covering the full replacement value of the BESS;</w:t>
      </w:r>
    </w:p>
    <w:p w14:paraId="273C4D1D" w14:textId="77777777" w:rsidR="00A41963" w:rsidRDefault="00000000">
      <w:r>
        <w:t>(ii) Operational liability insurance;</w:t>
      </w:r>
    </w:p>
    <w:p w14:paraId="4F670922" w14:textId="77777777" w:rsidR="00A41963" w:rsidRDefault="00000000">
      <w:r>
        <w:t>(iii) Business interruption insurance (recommended).</w:t>
      </w:r>
    </w:p>
    <w:p w14:paraId="3ED62EA6" w14:textId="77777777" w:rsidR="00A41963" w:rsidRDefault="00000000">
      <w:r>
        <w:t>(b) The Service Provider maintains General Commercial Liability and Professional Indemnity Insurance of minimum EUR 1,000,000 each.</w:t>
      </w:r>
    </w:p>
    <w:p w14:paraId="39C87337" w14:textId="77777777" w:rsidR="00A41963" w:rsidRDefault="00000000">
      <w:r>
        <w:t>(c) Each Party shall provide evidence of insurance upon reasonable request.</w:t>
      </w:r>
    </w:p>
    <w:p w14:paraId="59F8E7CF" w14:textId="77777777" w:rsidR="00A41963" w:rsidRDefault="00000000">
      <w:r>
        <w:t>12.5 Operational Compliance</w:t>
      </w:r>
    </w:p>
    <w:p w14:paraId="3CE1E071" w14:textId="0A6E56DA" w:rsidR="00A41963" w:rsidRDefault="00000000">
      <w:pPr>
        <w:spacing w:before="60" w:after="60" w:line="240" w:lineRule="auto"/>
      </w:pPr>
      <w:ins w:id="209" w:author="Client Legal/Technical Review" w:date="2026-07-03T10:05:00Z">
        <w:r>
          <w:rPr>
            <w:rFonts w:ascii="Arial" w:hAnsi="Arial"/>
            <w:sz w:val="18"/>
          </w:rPr>
          <w:t>CLIENT PROPOSED INSERTION - 12.5A The Client's operational obligations shall not be breached where the relevant condition was caused by</w:t>
        </w:r>
        <w:del w:id="210" w:author="Dino Constantinou" w:date="2026-07-15T17:47:00Z" w16du:dateUtc="2026-07-15T14:47:00Z">
          <w:r w:rsidDel="00CC7A59">
            <w:rPr>
              <w:rFonts w:ascii="Arial" w:hAnsi="Arial"/>
              <w:sz w:val="18"/>
            </w:rPr>
            <w:delText xml:space="preserve"> grid outage, DSO instruction, curtailment</w:delText>
          </w:r>
        </w:del>
        <w:r>
          <w:rPr>
            <w:rFonts w:ascii="Arial" w:hAnsi="Arial"/>
            <w:sz w:val="18"/>
          </w:rPr>
          <w:t>, EMS/BMS/PCS malfunction, Service Provider monitoring failure, Force Majeure, or the Service Provider's failure to provide timely alerts or operating instructions.</w:t>
        </w:r>
      </w:ins>
    </w:p>
    <w:p w14:paraId="406C2CA3" w14:textId="77777777" w:rsidR="00A41963" w:rsidRDefault="00000000">
      <w:r>
        <w:t>The Client shall:</w:t>
      </w:r>
    </w:p>
    <w:p w14:paraId="10F93E09" w14:textId="05E716C5" w:rsidR="00A41963" w:rsidRDefault="00000000">
      <w:r>
        <w:t>(a) Operate the BESS within OEM-specified parameters;</w:t>
      </w:r>
      <w:ins w:id="211" w:author="Dino Constantinou" w:date="2026-07-15T17:41:00Z" w16du:dateUtc="2026-07-15T14:41:00Z">
        <w:r w:rsidR="00D50CE5">
          <w:t xml:space="preserve"> Under EMS Control and responsibility</w:t>
        </w:r>
      </w:ins>
    </w:p>
    <w:p w14:paraId="44CDAA6C" w14:textId="77777777" w:rsidR="00A41963" w:rsidRDefault="00000000">
      <w:r>
        <w:t>(b) Not modify, alter, or repair the BESS without the Service Provider's written approval;</w:t>
      </w:r>
    </w:p>
    <w:p w14:paraId="210FD232" w14:textId="152B8EFA" w:rsidR="00A41963" w:rsidRDefault="00000000">
      <w:r>
        <w:t>(c) Maintain monitoring alert thresholds as specified in Section 10.5 of the EPC Agreement;</w:t>
      </w:r>
      <w:ins w:id="212" w:author="Dino Constantinou" w:date="2026-07-15T17:43:00Z" w16du:dateUtc="2026-07-15T14:43:00Z">
        <w:r w:rsidR="00CC7A59">
          <w:t xml:space="preserve"> Not within client access (EMS Control)</w:t>
        </w:r>
      </w:ins>
    </w:p>
    <w:p w14:paraId="76FF7D49" w14:textId="14864E56" w:rsidR="00A41963" w:rsidRDefault="00000000">
      <w:r>
        <w:t>(d) Ensure the BESS is not left in low voltage or low SOC conditions that would void the warranty;</w:t>
      </w:r>
      <w:ins w:id="213" w:author="Dino Constantinou" w:date="2026-07-15T17:44:00Z" w16du:dateUtc="2026-07-15T14:44:00Z">
        <w:r w:rsidR="00CC7A59">
          <w:t xml:space="preserve"> </w:t>
        </w:r>
        <w:r w:rsidR="00CC7A59">
          <w:t>Under EMS Control and responsibility</w:t>
        </w:r>
      </w:ins>
      <w:ins w:id="214" w:author="Dino Constantinou" w:date="2026-07-15T17:46:00Z" w16du:dateUtc="2026-07-15T14:46:00Z">
        <w:r w:rsidR="00CC7A59">
          <w:t xml:space="preserve"> – EMS parameters to be set accordingly</w:t>
        </w:r>
      </w:ins>
    </w:p>
    <w:p w14:paraId="42765168" w14:textId="1717CCDE" w:rsidR="00A41963" w:rsidRDefault="00000000">
      <w:r>
        <w:lastRenderedPageBreak/>
        <w:t>(e) Maintain site security and environmental controls.</w:t>
      </w:r>
      <w:ins w:id="215" w:author="Dino Constantinou" w:date="2026-07-15T17:48:00Z" w16du:dateUtc="2026-07-15T14:48:00Z">
        <w:r w:rsidR="00CC7A59">
          <w:t xml:space="preserve"> Explain environmental controls</w:t>
        </w:r>
      </w:ins>
    </w:p>
    <w:p w14:paraId="501DCE3C" w14:textId="77777777" w:rsidR="00A41963" w:rsidRDefault="00000000">
      <w:r>
        <w:t>12.6 Payment Obligations</w:t>
      </w:r>
    </w:p>
    <w:p w14:paraId="227DAA44" w14:textId="77777777" w:rsidR="00A41963" w:rsidRDefault="00000000">
      <w:r>
        <w:t>The Client shall pay all Service Fees when due. Time is of the essence regarding payment.</w:t>
      </w:r>
    </w:p>
    <w:p w14:paraId="49F9BDB5" w14:textId="77777777" w:rsidR="00A41963" w:rsidRDefault="00000000">
      <w:r>
        <w:t>12.7 CONSEQUENCES OF CLIENT BREACH</w:t>
      </w:r>
    </w:p>
    <w:p w14:paraId="0CEF9BC7" w14:textId="77777777" w:rsidR="00A41963" w:rsidRDefault="00000000">
      <w:pPr>
        <w:spacing w:before="60" w:after="60" w:line="240" w:lineRule="auto"/>
      </w:pPr>
      <w:ins w:id="216" w:author="Client Legal/Technical Review" w:date="2026-07-03T10:05:00Z">
        <w:r>
          <w:rPr>
            <w:rFonts w:ascii="Arial" w:hAnsi="Arial"/>
            <w:sz w:val="18"/>
          </w:rPr>
          <w:t>CLIENT PROPOSED INSERTION - 12.7A Suspension of Availability, SOH or warranty-related guarantees shall apply only to the extent the Client breach directly caused the relevant non-performance, and only after written notice, reasonable cure opportunity and Service Provider mitigation. Non-payment of genuinely disputed amounts shall not suspend safety monitoring, warranty-preservation alerts, data access, emergency response or obligations owed to lenders.</w:t>
        </w:r>
      </w:ins>
    </w:p>
    <w:p w14:paraId="5F37DEA8" w14:textId="77777777" w:rsidR="00A41963" w:rsidRDefault="00000000">
      <w:r>
        <w:t>(a) Non-Payment: If the Client fails to pay any Service Fee when due:</w:t>
      </w:r>
    </w:p>
    <w:p w14:paraId="7D65CA2A" w14:textId="77777777" w:rsidR="00A41963" w:rsidRDefault="00000000">
      <w:r>
        <w:t>(i) Interest shall accrue at the rate prescribed by EU Directive 2011/7/EU (ECB main refinancing rate plus eight percent (8%) per annum, simple interest) on overdue amounts;</w:t>
      </w:r>
    </w:p>
    <w:p w14:paraId="4509A61E" w14:textId="77777777" w:rsidR="00A41963" w:rsidRDefault="00000000">
      <w:r>
        <w:t>(ii) The Service Provider may suspend monitoring and maintenance services upon fourteen (14) days' written notice;</w:t>
      </w:r>
    </w:p>
    <w:p w14:paraId="1E36A64A" w14:textId="77777777" w:rsidR="00A41963" w:rsidRDefault="00000000">
      <w:r>
        <w:t>(iii) All guarantees under this Agreement (Availability, SOH) shall be suspended during the period of non-payment;</w:t>
      </w:r>
    </w:p>
    <w:p w14:paraId="3196331C" w14:textId="77777777" w:rsidR="00A41963" w:rsidRDefault="00000000">
      <w:r>
        <w:t>(iv) If payment remains overdue for more than sixty (60) days, the Service Provider may terminate this Agreement immediately.</w:t>
      </w:r>
    </w:p>
    <w:p w14:paraId="6A3384EC" w14:textId="77777777" w:rsidR="00A41963" w:rsidRDefault="00000000">
      <w:r>
        <w:t>(b) Access Denial: If the Client fails to provide site access for a scheduled Maintenance Visit:</w:t>
      </w:r>
    </w:p>
    <w:p w14:paraId="557F4413" w14:textId="77777777" w:rsidR="00A41963" w:rsidRDefault="00000000">
      <w:r>
        <w:t>(i) The Service Provider shall not be liable for any issues that would have been detected or prevented by the missed visit;</w:t>
      </w:r>
    </w:p>
    <w:p w14:paraId="0E636DCA" w14:textId="77777777" w:rsidR="00A41963" w:rsidRDefault="00000000">
      <w:r>
        <w:t>(ii) The Availability and SOH Guarantees shall be suspended until the next completed Maintenance Visit;</w:t>
      </w:r>
    </w:p>
    <w:p w14:paraId="17778C8B" w14:textId="77777777" w:rsidR="00A41963" w:rsidRDefault="00000000">
      <w:r>
        <w:t>(iii) The Client shall reimburse the Service Provider for wasted travel and personnel costs.</w:t>
      </w:r>
    </w:p>
    <w:p w14:paraId="60575FC6" w14:textId="77777777" w:rsidR="00A41963" w:rsidRDefault="00000000">
      <w:r>
        <w:t>(c) Operational Non-Compliance: If the Client breaches Section 12.5:</w:t>
      </w:r>
    </w:p>
    <w:p w14:paraId="13022060" w14:textId="77777777" w:rsidR="00A41963" w:rsidRDefault="00000000">
      <w:r>
        <w:t>(i) The Service Provider shall have no liability for any resulting equipment damage or performance degradation;</w:t>
      </w:r>
    </w:p>
    <w:p w14:paraId="53A0B680" w14:textId="77777777" w:rsidR="00A41963" w:rsidRDefault="00000000">
      <w:r>
        <w:t>(ii) Such damage shall be excluded from Availability and SOH calculations;</w:t>
      </w:r>
    </w:p>
    <w:p w14:paraId="57862C1B" w14:textId="77777777" w:rsidR="00A41963" w:rsidRDefault="00000000">
      <w:r>
        <w:t>(iii) The Client shall indemnify the Service Provider against any claims arising therefrom.</w:t>
      </w:r>
    </w:p>
    <w:p w14:paraId="5156FF52" w14:textId="77777777" w:rsidR="00A41963" w:rsidRDefault="00000000">
      <w:r>
        <w:t>(d) Internet Connectivity Failure: If the Client fails to maintain internet connectivity:</w:t>
      </w:r>
    </w:p>
    <w:p w14:paraId="118DBBC4" w14:textId="77777777" w:rsidR="00A41963" w:rsidRDefault="00000000">
      <w:r>
        <w:t>(i) The Service Provider shall have no liability for delayed response to alerts or issues;</w:t>
      </w:r>
    </w:p>
    <w:p w14:paraId="056912EB" w14:textId="77777777" w:rsidR="00A41963" w:rsidRDefault="00000000">
      <w:r>
        <w:t>(ii) Periods without connectivity shall be excluded from Availability calculations;</w:t>
      </w:r>
    </w:p>
    <w:p w14:paraId="2B076424" w14:textId="77777777" w:rsidR="00A41963" w:rsidRDefault="00000000">
      <w:r>
        <w:t>(iii) The monitoring SLA shall be suspended.</w:t>
      </w:r>
    </w:p>
    <w:p w14:paraId="55997758" w14:textId="77777777" w:rsidR="00A41963" w:rsidRDefault="00000000">
      <w:r>
        <w:t>13. TERM AND TERMINATION</w:t>
      </w:r>
    </w:p>
    <w:p w14:paraId="7B8442A2" w14:textId="77777777" w:rsidR="00A41963" w:rsidRDefault="00000000">
      <w:r>
        <w:t>13.1 Initial Term</w:t>
      </w:r>
    </w:p>
    <w:p w14:paraId="1BFD2EA0" w14:textId="77777777" w:rsidR="00A41963" w:rsidRDefault="00000000">
      <w:r>
        <w:t>This Agreement shall commence on the Commissioning Date and continue for an initial term of five (5) years ("Initial Term").</w:t>
      </w:r>
    </w:p>
    <w:p w14:paraId="5AF267A5" w14:textId="77777777" w:rsidR="00A41963" w:rsidRDefault="00000000">
      <w:r>
        <w:t>13.2 Renewal</w:t>
      </w:r>
    </w:p>
    <w:p w14:paraId="207F15A3" w14:textId="77777777" w:rsidR="00A41963" w:rsidRDefault="00000000">
      <w:r>
        <w:t>Upon expiry of the Initial Term, this Agreement shall automatically renew for successive periods of one (1) year each, unless either Party provides written notice of non-renewal at least ninety (90) days prior to the end of the then-current term.</w:t>
      </w:r>
    </w:p>
    <w:p w14:paraId="466DC8E2" w14:textId="77777777" w:rsidR="00A41963" w:rsidRDefault="00000000">
      <w:r>
        <w:lastRenderedPageBreak/>
        <w:t>13.3 Termination for Cause</w:t>
      </w:r>
    </w:p>
    <w:p w14:paraId="7CC0688E" w14:textId="77777777" w:rsidR="00A41963" w:rsidRDefault="00000000">
      <w:r>
        <w:t>Either Party may terminate this Agreement immediately upon written notice if the other Party:</w:t>
      </w:r>
    </w:p>
    <w:p w14:paraId="7C780359" w14:textId="77777777" w:rsidR="00A41963" w:rsidRDefault="00000000">
      <w:r>
        <w:t>(a) Commits a material breach and fails to cure such breach within thirty (30) days of written notice; or</w:t>
      </w:r>
    </w:p>
    <w:p w14:paraId="23255F9A" w14:textId="77777777" w:rsidR="00A41963" w:rsidRDefault="00000000">
      <w:r>
        <w:t>(b) Becomes insolvent, enters liquidation, or ceases to carry on business.</w:t>
      </w:r>
    </w:p>
    <w:p w14:paraId="6BD14A92" w14:textId="77777777" w:rsidR="00A41963" w:rsidRDefault="00000000">
      <w:r>
        <w:t>13.4 Termination for Convenience</w:t>
      </w:r>
    </w:p>
    <w:p w14:paraId="5726A2A5" w14:textId="77777777" w:rsidR="00A41963" w:rsidRDefault="00000000">
      <w:del w:id="217" w:author="Client Legal/Technical Review" w:date="2026-07-03T10:05:00Z">
        <w:r>
          <w:delText>Either Party may terminate this Agreement for convenience by providing one hundred eighty (180) days' written notice.</w:delText>
        </w:r>
      </w:del>
      <w:ins w:id="218" w:author="Client Legal/Technical Review" w:date="2026-07-03T10:05:00Z">
        <w:r>
          <w:t>The Client may terminate this Agreement for convenience by providing ninety (90) days' written notice. The Service Provider may terminate for convenience only after the Initial Term and by providing twelve (12) months' written notice, provided that such termination shall not prejudice warranty, data, transition, step-in, or lender rights.</w:t>
        </w:r>
      </w:ins>
    </w:p>
    <w:p w14:paraId="003A8B75" w14:textId="77777777" w:rsidR="00A41963" w:rsidRDefault="00000000">
      <w:r>
        <w:t>13.5 Effect of Termination</w:t>
      </w:r>
    </w:p>
    <w:p w14:paraId="6104B01D" w14:textId="77777777" w:rsidR="00A41963" w:rsidRDefault="00000000">
      <w:pPr>
        <w:spacing w:before="60" w:after="60" w:line="240" w:lineRule="auto"/>
      </w:pPr>
      <w:ins w:id="219" w:author="Client Legal/Technical Review" w:date="2026-07-03T10:05:00Z">
        <w:r>
          <w:rPr>
            <w:rFonts w:ascii="Arial" w:hAnsi="Arial"/>
            <w:sz w:val="18"/>
          </w:rPr>
          <w:t>CLIENT PROPOSED INSERTION - 13.6 Transition Assistance. Upon expiry or termination, the Service Provider shall provide up to ninety (90) days of transition assistance at agreed rates, including data export, passwords and access credentials, configuration files, register maps, firmware records, maintenance records, open-incident files, spare-parts list, warranty-claim files and reasonable support to a successor service provider. Critical safety monitoring and data access shall continue during transition unless the Client instructs otherwise.</w:t>
        </w:r>
      </w:ins>
    </w:p>
    <w:p w14:paraId="0BE5339D" w14:textId="77777777" w:rsidR="00A41963" w:rsidRDefault="00000000">
      <w:r>
        <w:t>Upon termination:</w:t>
      </w:r>
    </w:p>
    <w:p w14:paraId="72F9BF2F" w14:textId="77777777" w:rsidR="00A41963" w:rsidRDefault="00000000">
      <w:r>
        <w:t>(a) All outstanding Service Fees shall become immediately due and payable;</w:t>
      </w:r>
    </w:p>
    <w:p w14:paraId="72287445" w14:textId="77777777" w:rsidR="00A41963" w:rsidRDefault="00000000">
      <w:r>
        <w:t>(b) The Service Provider shall provide the Client with all Performance Data and maintenance records;</w:t>
      </w:r>
    </w:p>
    <w:p w14:paraId="15016132" w14:textId="77777777" w:rsidR="00A41963" w:rsidRDefault="00000000">
      <w:r>
        <w:t>(c) The Service Provider shall cooperate in the transition to any successor service provider;</w:t>
      </w:r>
    </w:p>
    <w:p w14:paraId="70FA84D1" w14:textId="77777777" w:rsidR="00A41963" w:rsidRDefault="00000000">
      <w:r>
        <w:t>(d) Provisions relating to data ownership, confidentiality, and limitation of liability shall survive termination.</w:t>
      </w:r>
    </w:p>
    <w:p w14:paraId="55C634F8" w14:textId="77777777" w:rsidR="00A41963" w:rsidRDefault="00000000">
      <w:r>
        <w:t>14. LIMITATION OF LIABILITY</w:t>
      </w:r>
    </w:p>
    <w:p w14:paraId="2FEAEF6D" w14:textId="77777777" w:rsidR="00A41963" w:rsidRDefault="00000000">
      <w:r>
        <w:t>14.1 Exclusion of Consequential Damages</w:t>
      </w:r>
    </w:p>
    <w:p w14:paraId="62F00090" w14:textId="77777777" w:rsidR="00A41963" w:rsidRDefault="00000000">
      <w:r>
        <w:t>To the maximum extent permitted by law, neither Party shall be liable for any indirect, incidental, special, consequential, or punitive damages, including loss of profit, loss of revenue, loss of use, or business interruption.</w:t>
      </w:r>
    </w:p>
    <w:p w14:paraId="2C527798" w14:textId="77777777" w:rsidR="00A41963" w:rsidRDefault="00000000">
      <w:r>
        <w:t>14.2 Liability Cap</w:t>
      </w:r>
    </w:p>
    <w:p w14:paraId="72C2CF8B" w14:textId="77777777" w:rsidR="00A41963" w:rsidRDefault="00000000">
      <w:del w:id="220" w:author="Client Legal/Technical Review" w:date="2026-07-03T10:05:00Z">
        <w:r>
          <w:delText>The Service Provider's total aggregate liability under this Agreement shall not exceed the total Service Fees paid by the Client in the twelve (12) months preceding the claim.</w:delText>
        </w:r>
      </w:del>
      <w:ins w:id="221" w:author="Client Legal/Technical Review" w:date="2026-07-03T10:05:00Z">
        <w:r>
          <w:t>The Service Provider's total aggregate liability under this Agreement shall not exceed the greater of: (i) two hundred percent (200%) of the Service Fees paid or payable during the twelve (12) months preceding the claim; and (ii) EUR [●]. The cap shall not apply to the carve-outs in Section 14.3, step-in/transition obligations, data loss, cyber-security breach, wilful default, gross negligence, repeated service failure, safety incidents, regulatory non-compliance, or failure to maintain required spare parts.</w:t>
        </w:r>
      </w:ins>
    </w:p>
    <w:p w14:paraId="36A0F2B8" w14:textId="77777777" w:rsidR="00A41963" w:rsidRDefault="00000000">
      <w:r>
        <w:t>14.3 Carve-Outs</w:t>
      </w:r>
    </w:p>
    <w:p w14:paraId="578C53FC" w14:textId="77777777" w:rsidR="00A41963" w:rsidRDefault="00000000">
      <w:pPr>
        <w:spacing w:before="60" w:after="60" w:line="240" w:lineRule="auto"/>
      </w:pPr>
      <w:ins w:id="222" w:author="Client Legal/Technical Review" w:date="2026-07-03T10:05:00Z">
        <w:r>
          <w:rPr>
            <w:rFonts w:ascii="Arial" w:hAnsi="Arial"/>
            <w:sz w:val="18"/>
          </w:rPr>
          <w:t>CLIENT PROPOSED INSERTION - 14.3A The limitations in this Section shall also not apply to: (i) cyber-security breach or unauthorised remote access caused by Service Provider systems; (ii) loss, corruption or withholding of Client data; (iii) regulatory or grid-code non-compliance within Service Provider scope; (iv) safety incidents caused or worsened by Service Provider breach; (v) failure to maintain required insurance; (vi) fraud; (vii) infringement of third-party IP rights; (viii) failure to preserve OEM warranty rights; or (ix) amounts recovered from insurance, OEM, subcontractors or other third parties.</w:t>
        </w:r>
      </w:ins>
    </w:p>
    <w:p w14:paraId="3D7ECDE7" w14:textId="77777777" w:rsidR="00A41963" w:rsidRDefault="00000000">
      <w:r>
        <w:lastRenderedPageBreak/>
        <w:t>The limitations in this Section shall not apply to:</w:t>
      </w:r>
    </w:p>
    <w:p w14:paraId="44ADEB36" w14:textId="77777777" w:rsidR="00A41963" w:rsidRDefault="00000000">
      <w:r>
        <w:t>(a) Liability arising from wilful misconduct or gross negligence;</w:t>
      </w:r>
    </w:p>
    <w:p w14:paraId="5F255DB8" w14:textId="77777777" w:rsidR="00A41963" w:rsidRDefault="00000000">
      <w:r>
        <w:t>(b) Breach of confidentiality obligations;</w:t>
      </w:r>
    </w:p>
    <w:p w14:paraId="37893349" w14:textId="77777777" w:rsidR="00A41963" w:rsidRDefault="00000000">
      <w:r>
        <w:t>(c) Indemnification obligations.</w:t>
      </w:r>
    </w:p>
    <w:p w14:paraId="25815063" w14:textId="77777777" w:rsidR="00A41963" w:rsidRDefault="00000000">
      <w:r>
        <w:t>14.4 No Liability for Third-Party Systems</w:t>
      </w:r>
    </w:p>
    <w:p w14:paraId="6CF5A9C6" w14:textId="77777777" w:rsidR="00A41963" w:rsidRDefault="00000000">
      <w:pPr>
        <w:spacing w:before="60" w:after="60" w:line="240" w:lineRule="auto"/>
      </w:pPr>
      <w:ins w:id="223" w:author="Client Legal/Technical Review" w:date="2026-07-03T10:05:00Z">
        <w:r>
          <w:rPr>
            <w:rFonts w:ascii="Arial" w:hAnsi="Arial"/>
            <w:sz w:val="18"/>
          </w:rPr>
          <w:t>CLIENT PROPOSED INSERTION - 14.4A Third-party system exclusions shall not apply where the Service Provider selected, configured, integrated, maintained, monitored or recommended the relevant third-party system, or where the fault arises from the interface between the BESS and EMS/SCADA/BMS/PCS systems for which the Service Provider or its affiliates are responsible.</w:t>
        </w:r>
      </w:ins>
    </w:p>
    <w:p w14:paraId="277EF988" w14:textId="77777777" w:rsidR="00A41963" w:rsidRDefault="00000000">
      <w:r>
        <w:t>The Service Provider shall have no liability for issues arising from:</w:t>
      </w:r>
    </w:p>
    <w:p w14:paraId="4D379FC3" w14:textId="77777777" w:rsidR="00A41963" w:rsidRDefault="00000000">
      <w:r>
        <w:t>(a) EMS or other third-party software;</w:t>
      </w:r>
    </w:p>
    <w:p w14:paraId="69F8CF02" w14:textId="77777777" w:rsidR="00A41963" w:rsidRDefault="00000000">
      <w:r>
        <w:t>(b) Grid or utility infrastructure;</w:t>
      </w:r>
    </w:p>
    <w:p w14:paraId="092A7165" w14:textId="77777777" w:rsidR="00A41963" w:rsidRDefault="00000000">
      <w:r>
        <w:t>(c) Equipment not supplied by the Service Provider.</w:t>
      </w:r>
    </w:p>
    <w:p w14:paraId="3C4CF839" w14:textId="77777777" w:rsidR="00A41963" w:rsidRDefault="00000000">
      <w:r>
        <w:t>14.5 OEM EQUIPMENT – SERVICE PROVIDER PROTECTION</w:t>
      </w:r>
    </w:p>
    <w:p w14:paraId="6FDB75F3" w14:textId="77777777" w:rsidR="00A41963" w:rsidRDefault="00000000">
      <w:r>
        <w:t>(a) Service Provider Role: The Service Provider is an operations and maintenance contractor, NOT the manufacturer of the BESS equipment.</w:t>
      </w:r>
    </w:p>
    <w:p w14:paraId="5148E3E9" w14:textId="77777777" w:rsidR="00A41963" w:rsidRDefault="00000000">
      <w:r>
        <w:t>(b) No Manufacturing Liability: The Service Provider shall NOT be liable for:</w:t>
      </w:r>
    </w:p>
    <w:p w14:paraId="745C4C90" w14:textId="77777777" w:rsidR="00A41963" w:rsidRDefault="00000000">
      <w:r>
        <w:t>(i) Manufacturing defects in OEM-supplied equipment;</w:t>
      </w:r>
    </w:p>
    <w:p w14:paraId="13F2383C" w14:textId="77777777" w:rsidR="00A41963" w:rsidRDefault="00000000">
      <w:r>
        <w:t>(ii) Design defects in OEM equipment or software;</w:t>
      </w:r>
    </w:p>
    <w:p w14:paraId="4E641C74" w14:textId="77777777" w:rsidR="00A41963" w:rsidRDefault="00000000">
      <w:r>
        <w:t>(iii) OEM firmware or software failures;</w:t>
      </w:r>
    </w:p>
    <w:p w14:paraId="71A472FE" w14:textId="77777777" w:rsidR="00A41963" w:rsidRDefault="00000000">
      <w:r>
        <w:t>(iv) Battery degradation exceeding the OEM's specified degradation curve;</w:t>
      </w:r>
    </w:p>
    <w:p w14:paraId="4CDC66D8" w14:textId="77777777" w:rsidR="00A41963" w:rsidRDefault="00000000">
      <w:r>
        <w:t>(v) Equipment performance below OEM specifications where caused by manufacturing factors.</w:t>
      </w:r>
    </w:p>
    <w:p w14:paraId="3E624DF3" w14:textId="77777777" w:rsidR="00A41963" w:rsidRDefault="00000000">
      <w:r>
        <w:t>(c) OEM Warranty Facilitation: The Service Provider shall use reasonable efforts to facilitate warranty claims with the OEM, but the ultimate warranty obligation lies with the OEM.</w:t>
      </w:r>
    </w:p>
    <w:p w14:paraId="5C55492E" w14:textId="77777777" w:rsidR="00A41963" w:rsidRDefault="00000000">
      <w:r>
        <w:t>(d) Availability Guarantee Exclusions: For the purposes of calculating Availability under Schedule 4, the following shall be excluded:</w:t>
      </w:r>
    </w:p>
    <w:p w14:paraId="4EE544C0" w14:textId="77777777" w:rsidR="00A41963" w:rsidRDefault="00000000">
      <w:r>
        <w:t>(i) Downtime caused by OEM manufacturing defects pending OEM repair;</w:t>
      </w:r>
    </w:p>
    <w:p w14:paraId="4C8B47D3" w14:textId="77777777" w:rsidR="00A41963" w:rsidRDefault="00000000">
      <w:r>
        <w:t>(ii) Downtime caused by OEM firmware/software bugs pending OEM patch;</w:t>
      </w:r>
    </w:p>
    <w:p w14:paraId="164F4DD6" w14:textId="77777777" w:rsidR="00A41963" w:rsidRDefault="00000000">
      <w:r>
        <w:t>(iii) Downtime caused by Force Majeure events;</w:t>
      </w:r>
    </w:p>
    <w:p w14:paraId="7B69B898" w14:textId="77777777" w:rsidR="00A41963" w:rsidRDefault="00000000">
      <w:r>
        <w:t>(iv) Downtime caused by Client-caused issues under Section 14.6.</w:t>
      </w:r>
    </w:p>
    <w:p w14:paraId="21DBA5B8" w14:textId="77777777" w:rsidR="00A41963" w:rsidRDefault="00000000">
      <w:r>
        <w:t>14.6 CLIENT-CAUSED ISSUES – NO SERVICE PROVIDER LIABILITY</w:t>
      </w:r>
    </w:p>
    <w:p w14:paraId="0271391F" w14:textId="77777777" w:rsidR="00A41963" w:rsidRDefault="00000000">
      <w:r>
        <w:t>The Service Provider shall have NO liability for issues arising from:</w:t>
      </w:r>
    </w:p>
    <w:p w14:paraId="4CA9135B" w14:textId="77777777" w:rsidR="00A41963" w:rsidRDefault="00000000">
      <w:r>
        <w:t>(a) Client operation of the BESS contrary to OEM guidelines or Service Provider instructions;</w:t>
      </w:r>
    </w:p>
    <w:p w14:paraId="0D5873A3" w14:textId="77777777" w:rsidR="00A41963" w:rsidRDefault="00000000">
      <w:r>
        <w:t>(b) Client modifications, repairs, or maintenance not performed by authorised personnel;</w:t>
      </w:r>
    </w:p>
    <w:p w14:paraId="1558FC13" w14:textId="77777777" w:rsidR="00A41963" w:rsidRDefault="00000000">
      <w:r>
        <w:t>(c) Client failure to provide remote access or site access as required;</w:t>
      </w:r>
    </w:p>
    <w:p w14:paraId="11CB1FCD" w14:textId="77777777" w:rsidR="00A41963" w:rsidRDefault="00000000">
      <w:r>
        <w:t>(d) Client failure to maintain site security, environmental controls, or insurance;</w:t>
      </w:r>
    </w:p>
    <w:p w14:paraId="388FA61C" w14:textId="77777777" w:rsidR="00A41963" w:rsidRDefault="00000000">
      <w:r>
        <w:t>(e) Client interference with Service Provider monitoring or maintenance activities;</w:t>
      </w:r>
    </w:p>
    <w:p w14:paraId="79E44135" w14:textId="77777777" w:rsidR="00A41963" w:rsidRDefault="00000000">
      <w:r>
        <w:t>(f) Third-party EMS, grid infrastructure, or utility issues;</w:t>
      </w:r>
    </w:p>
    <w:p w14:paraId="44A68192" w14:textId="77777777" w:rsidR="00A41963" w:rsidRDefault="00000000">
      <w:r>
        <w:lastRenderedPageBreak/>
        <w:t>(g) Client's breach of any obligation under this Agreement or the EPC Agreement.</w:t>
      </w:r>
    </w:p>
    <w:p w14:paraId="42C5867F" w14:textId="77777777" w:rsidR="00A41963" w:rsidRDefault="00000000">
      <w:r>
        <w:t>14.7 INDEMNIFICATION</w:t>
      </w:r>
    </w:p>
    <w:p w14:paraId="2EC5826A" w14:textId="77777777" w:rsidR="00A41963" w:rsidRDefault="00000000">
      <w:r>
        <w:t>(a) Client Indemnity to Service Provider: The Client shall indemnify and hold harmless the Service Provider against all claims, losses, damages, costs, and expenses arising from:</w:t>
      </w:r>
    </w:p>
    <w:p w14:paraId="6A28F2E6" w14:textId="77777777" w:rsidR="00A41963" w:rsidRDefault="00000000">
      <w:r>
        <w:t>(i) Client's breach of this Agreement;</w:t>
      </w:r>
    </w:p>
    <w:p w14:paraId="3FFB4BF4" w14:textId="77777777" w:rsidR="00A41963" w:rsidRDefault="00000000">
      <w:r>
        <w:t>(ii) Client's negligent or wilful acts or omissions;</w:t>
      </w:r>
    </w:p>
    <w:p w14:paraId="269DA6C9" w14:textId="77777777" w:rsidR="00A41963" w:rsidRDefault="00000000">
      <w:r>
        <w:t>(iii) Third-party claims arising from Client's operation of the BESS;</w:t>
      </w:r>
    </w:p>
    <w:p w14:paraId="09142A04" w14:textId="77777777" w:rsidR="00A41963" w:rsidRDefault="00000000">
      <w:r>
        <w:t>(iv) Client modifications without Service Provider approval.</w:t>
      </w:r>
    </w:p>
    <w:p w14:paraId="659C8962" w14:textId="77777777" w:rsidR="00A41963" w:rsidRDefault="00000000">
      <w:r>
        <w:t>(b) Service Provider Indemnity to Client: The Service Provider shall indemnify the Client against claims arising from:</w:t>
      </w:r>
    </w:p>
    <w:p w14:paraId="414F5BB4" w14:textId="77777777" w:rsidR="00A41963" w:rsidRDefault="00000000">
      <w:r>
        <w:t>(i) Service Provider's negligent acts during maintenance visits;</w:t>
      </w:r>
    </w:p>
    <w:p w14:paraId="1C7DDFD6" w14:textId="77777777" w:rsidR="00A41963" w:rsidRDefault="00000000">
      <w:r>
        <w:t>(ii) Personal injury or property damage directly caused by Service Provider's personnel;</w:t>
      </w:r>
    </w:p>
    <w:p w14:paraId="2400C73F" w14:textId="77777777" w:rsidR="00A41963" w:rsidRDefault="00000000">
      <w:r>
        <w:t>(iii) Service Provider's breach of its maintenance obligations under this Agreement.</w:t>
      </w:r>
    </w:p>
    <w:p w14:paraId="4CE87FB2" w14:textId="77777777" w:rsidR="00A41963" w:rsidRDefault="00000000">
      <w:r>
        <w:t>(c) OEM Defects:</w:t>
      </w:r>
      <w:del w:id="224" w:author="Client Legal/Technical Review" w:date="2026-07-03T10:05:00Z">
        <w:r>
          <w:delText>For claims relating to OEM equipment defects, the Service Provider shall facilitate the claim with the OEM but shall NOT be liable for OEM failures.</w:delText>
        </w:r>
      </w:del>
      <w:ins w:id="225" w:author="Client Legal/Technical Review" w:date="2026-07-03T10:05:00Z">
        <w:r>
          <w:t>For claims relating to OEM equipment defects, the Service Provider shall actively manage, prosecute and evidence the claim with the OEM and shall remain liable for any loss caused by its failure to preserve warranty rights, perform required maintenance, maintain records, maintain spare parts, mitigate downtime, implement temporary solutions, or comply with the LTSA service obligations.</w:t>
        </w:r>
      </w:ins>
    </w:p>
    <w:p w14:paraId="0E77B844" w14:textId="77777777" w:rsidR="00A41963" w:rsidRDefault="00000000">
      <w:r>
        <w:t>15. CONFIDENTIALITY</w:t>
      </w:r>
    </w:p>
    <w:p w14:paraId="21E4D20F" w14:textId="77777777" w:rsidR="00A41963" w:rsidRDefault="00000000">
      <w:r>
        <w:t>15.1 Confidential Information</w:t>
      </w:r>
    </w:p>
    <w:p w14:paraId="625B5C9E" w14:textId="77777777" w:rsidR="00A41963" w:rsidRDefault="00000000">
      <w:r>
        <w:t>Each Party shall keep confidential all non-public information disclosed by the other Party, including technical data, commercial terms, and Performance Data.</w:t>
      </w:r>
    </w:p>
    <w:p w14:paraId="65FD0B10" w14:textId="77777777" w:rsidR="00A41963" w:rsidRDefault="00000000">
      <w:r>
        <w:t>15.2 Permitted Disclosure</w:t>
      </w:r>
    </w:p>
    <w:p w14:paraId="379E53B5" w14:textId="77777777" w:rsidR="00A41963" w:rsidRDefault="00000000">
      <w:r>
        <w:t>Confidential information may be disclosed:</w:t>
      </w:r>
    </w:p>
    <w:p w14:paraId="4FFE1A00" w14:textId="77777777" w:rsidR="00A41963" w:rsidRDefault="00000000">
      <w:r>
        <w:t>(a) To employees, contractors, and advisors on a need-to-know basis;</w:t>
      </w:r>
    </w:p>
    <w:p w14:paraId="62384445" w14:textId="77777777" w:rsidR="00A41963" w:rsidRDefault="00000000">
      <w:r>
        <w:t>(b) As required by law or regulatory authority;</w:t>
      </w:r>
    </w:p>
    <w:p w14:paraId="239FF5D7" w14:textId="77777777" w:rsidR="00A41963" w:rsidRDefault="00000000">
      <w:r>
        <w:t>(c) With the prior written consent of the disclosing Party.</w:t>
      </w:r>
    </w:p>
    <w:p w14:paraId="4AA70CBA" w14:textId="77777777" w:rsidR="00A41963" w:rsidRDefault="00000000">
      <w:r>
        <w:t>15.3 Duration</w:t>
      </w:r>
    </w:p>
    <w:p w14:paraId="05A00A53" w14:textId="77777777" w:rsidR="00A41963" w:rsidRDefault="00000000">
      <w:r>
        <w:t>Confidentiality obligations shall survive termination of this Agreement for a period of five (5) years.</w:t>
      </w:r>
    </w:p>
    <w:p w14:paraId="67B8C1F4" w14:textId="77777777" w:rsidR="00A41963" w:rsidRDefault="00000000">
      <w:r>
        <w:t>16. FORCE MAJEURE</w:t>
      </w:r>
    </w:p>
    <w:p w14:paraId="35F5A97F" w14:textId="77777777" w:rsidR="00A41963" w:rsidRDefault="00000000">
      <w:pPr>
        <w:spacing w:before="60" w:after="60" w:line="240" w:lineRule="auto"/>
      </w:pPr>
      <w:ins w:id="226" w:author="Client Legal/Technical Review" w:date="2026-07-03T10:05:00Z">
        <w:r>
          <w:rPr>
            <w:rFonts w:ascii="Arial" w:hAnsi="Arial"/>
            <w:sz w:val="18"/>
          </w:rPr>
          <w:t>CLIENT PROPOSED INSERTION - 16.4 Force Majeure shall not excuse obligations to maintain monitoring where technically possible, provide data, issue alerts, preserve warranty rights, mitigate downtime, maintain insurance, protect cyber-security, deliver records, or perform obligations that can be performed remotely.</w:t>
        </w:r>
      </w:ins>
    </w:p>
    <w:p w14:paraId="2C7450A5" w14:textId="77777777" w:rsidR="00A41963" w:rsidRDefault="00000000">
      <w:r>
        <w:t>16.1 Definition</w:t>
      </w:r>
    </w:p>
    <w:p w14:paraId="054685D0" w14:textId="77777777" w:rsidR="00A41963" w:rsidRDefault="00000000">
      <w:r>
        <w:t>Neither Party shall be liable for delay or failure to perform due to events beyond its reasonable control, including acts of God, war, terrorism, natural disasters, pandemics, governmental actions, grid failures, or transportation disruptions.</w:t>
      </w:r>
    </w:p>
    <w:p w14:paraId="7D88350E" w14:textId="77777777" w:rsidR="00A41963" w:rsidRDefault="00000000">
      <w:r>
        <w:t>16.2 Notification</w:t>
      </w:r>
    </w:p>
    <w:p w14:paraId="6D6858A3" w14:textId="77777777" w:rsidR="00A41963" w:rsidRDefault="00000000">
      <w:r>
        <w:lastRenderedPageBreak/>
        <w:t>The affected Party shall notify the other Party promptly and use reasonable efforts to mitigate the effects of the Force Majeure event.</w:t>
      </w:r>
    </w:p>
    <w:p w14:paraId="571D5D79" w14:textId="77777777" w:rsidR="00A41963" w:rsidRDefault="00000000">
      <w:r>
        <w:t>16.3 Suspension</w:t>
      </w:r>
    </w:p>
    <w:p w14:paraId="1C97D954" w14:textId="77777777" w:rsidR="00A41963" w:rsidRDefault="00000000">
      <w:r>
        <w:t>Affected obligations shall be suspended for the duration of the Force Majeure event.</w:t>
      </w:r>
    </w:p>
    <w:p w14:paraId="0879345A" w14:textId="77777777" w:rsidR="00A41963" w:rsidRDefault="00000000">
      <w:r>
        <w:t>17. COMPLIANCE AND ANTI-BRIBERY</w:t>
      </w:r>
    </w:p>
    <w:p w14:paraId="2CDA0317" w14:textId="77777777" w:rsidR="00A41963" w:rsidRDefault="00000000">
      <w:r>
        <w:t>17.1 Compliance with Laws</w:t>
      </w:r>
    </w:p>
    <w:p w14:paraId="42B54B25" w14:textId="77777777" w:rsidR="00A41963" w:rsidRDefault="00000000">
      <w:r>
        <w:t>Each Party shall comply with all applicable laws and regulations, including anti-corruption, anti-bribery, anti-money laundering, and trade sanctions laws.</w:t>
      </w:r>
    </w:p>
    <w:p w14:paraId="4010905A" w14:textId="77777777" w:rsidR="00A41963" w:rsidRDefault="00000000">
      <w:r>
        <w:t>17.2 Anti-Bribery</w:t>
      </w:r>
    </w:p>
    <w:p w14:paraId="567E923A" w14:textId="77777777" w:rsidR="00A41963" w:rsidRDefault="00000000">
      <w:r>
        <w:t>Neither Party shall, directly or indirectly, offer, promise, give, or authorise the giving of any bribe, kickback, or other improper payment to any person in connection with this Agreement.</w:t>
      </w:r>
    </w:p>
    <w:p w14:paraId="50BCAA7D" w14:textId="77777777" w:rsidR="00A41963" w:rsidRDefault="00000000">
      <w:r>
        <w:t>17.3 Audit Rights</w:t>
      </w:r>
    </w:p>
    <w:p w14:paraId="70E55B11" w14:textId="77777777" w:rsidR="00A41963" w:rsidRDefault="00000000">
      <w:r>
        <w:t>Each Party shall maintain accurate books and records and shall permit the other Party to audit compliance with this Section upon reasonable notice.</w:t>
      </w:r>
    </w:p>
    <w:p w14:paraId="29E39D54" w14:textId="77777777" w:rsidR="00A41963" w:rsidRDefault="00000000">
      <w:r>
        <w:t>18. DATA PROTECTION</w:t>
      </w:r>
    </w:p>
    <w:p w14:paraId="1C1766A0" w14:textId="77777777" w:rsidR="00A41963" w:rsidRDefault="00000000">
      <w:pPr>
        <w:spacing w:before="60" w:after="60" w:line="240" w:lineRule="auto"/>
      </w:pPr>
      <w:ins w:id="227" w:author="Client Legal/Technical Review" w:date="2026-07-03T10:05:00Z">
        <w:r>
          <w:rPr>
            <w:rFonts w:ascii="Arial" w:hAnsi="Arial"/>
            <w:sz w:val="18"/>
          </w:rPr>
          <w:t>CLIENT PROPOSED INSERTION - 18A CYBER SECURITY. The Service Provider shall implement and maintain appropriate cyber-security controls for industrial control systems, including MFA, role-based access control, VPN or equivalent secure remote access, encryption in transit and at rest, audit logs, least-privilege accounts, vulnerability management, firmware integrity controls, annual access review, incident notification within twenty-four (24) hours, and alignment with IEC 62443 principles, NIS2 where applicable and good utility-scale BESS practice.</w:t>
        </w:r>
      </w:ins>
    </w:p>
    <w:p w14:paraId="48C8CA10" w14:textId="77777777" w:rsidR="00A41963" w:rsidRDefault="00000000">
      <w:r>
        <w:t>18.1 GDPR Compliance</w:t>
      </w:r>
    </w:p>
    <w:p w14:paraId="59FC9BA8" w14:textId="77777777" w:rsidR="00A41963" w:rsidRDefault="00000000">
      <w:r>
        <w:t>Where personal data is processed in connection with this Agreement, the Parties shall comply with the General Data Protection Regulation (EU) 2016/679 ("GDPR") and applicable Cyprus data protection laws.</w:t>
      </w:r>
    </w:p>
    <w:p w14:paraId="4AEC5FAF" w14:textId="77777777" w:rsidR="00A41963" w:rsidRDefault="00000000">
      <w:r>
        <w:t>18.2 Data Processing</w:t>
      </w:r>
    </w:p>
    <w:p w14:paraId="691FACBD" w14:textId="77777777" w:rsidR="00A41963" w:rsidRDefault="00000000">
      <w:r>
        <w:t>The Service Provider shall process personal data only as necessary for the performance of this Agreement and in accordance with the Client's instructions.</w:t>
      </w:r>
    </w:p>
    <w:p w14:paraId="7F32CBA3" w14:textId="77777777" w:rsidR="00A41963" w:rsidRDefault="00000000">
      <w:r>
        <w:t>18.3 Data Security</w:t>
      </w:r>
    </w:p>
    <w:p w14:paraId="5ABB2B84" w14:textId="77777777" w:rsidR="00A41963" w:rsidRDefault="00000000">
      <w:r>
        <w:t>The Service Provider shall implement appropriate technical and organisational measures to protect personal data against unauthorised access, loss, or destruction.</w:t>
      </w:r>
    </w:p>
    <w:p w14:paraId="5981582B" w14:textId="77777777" w:rsidR="00A41963" w:rsidRDefault="00000000">
      <w:r>
        <w:t>19. REGULATORY COMPLIANCE</w:t>
      </w:r>
    </w:p>
    <w:p w14:paraId="52205511" w14:textId="77777777" w:rsidR="00A41963" w:rsidRDefault="00000000">
      <w:r>
        <w:t>19.1 Applicable Regulations</w:t>
      </w:r>
    </w:p>
    <w:p w14:paraId="3D6C5926" w14:textId="77777777" w:rsidR="00A41963" w:rsidRDefault="00000000">
      <w:r>
        <w:t>The ongoing operation of the BESS is subject to:</w:t>
      </w:r>
    </w:p>
    <w:p w14:paraId="00A4D6D5" w14:textId="77777777" w:rsidR="00A41963" w:rsidRDefault="00000000">
      <w:r>
        <w:t>(a) Ν.180(I)/2025 and Ν.181(I)/2025 (Road and Building Regulations);</w:t>
      </w:r>
    </w:p>
    <w:p w14:paraId="4ED25C8E" w14:textId="77777777" w:rsidR="00A41963" w:rsidRDefault="00000000">
      <w:r>
        <w:t>(b) EAC Technical Guide for Storage - Edition 2025;</w:t>
      </w:r>
    </w:p>
    <w:p w14:paraId="77358FBF" w14:textId="77777777" w:rsidR="00A41963" w:rsidRDefault="00000000">
      <w:r>
        <w:t>(c) EAC Universal Technical Guide for RES - Edition 2025;</w:t>
      </w:r>
    </w:p>
    <w:p w14:paraId="5CD887B9" w14:textId="77777777" w:rsidR="00A41963" w:rsidRDefault="00000000">
      <w:r>
        <w:t>(d) Cyprus Fire Safety Regulations;</w:t>
      </w:r>
    </w:p>
    <w:p w14:paraId="79DBAF6D" w14:textId="77777777" w:rsidR="00A41963" w:rsidRDefault="00000000">
      <w:r>
        <w:t>(e) Cyprus Environmental Regulations.</w:t>
      </w:r>
    </w:p>
    <w:p w14:paraId="7BE5E606" w14:textId="77777777" w:rsidR="00A41963" w:rsidRDefault="00000000">
      <w:r>
        <w:t>19.2 Ongoing Regulatory Compliance</w:t>
      </w:r>
    </w:p>
    <w:p w14:paraId="3DB67714" w14:textId="77777777" w:rsidR="00A41963" w:rsidRDefault="00000000">
      <w:r>
        <w:t>The Service Provider shall:</w:t>
      </w:r>
    </w:p>
    <w:p w14:paraId="1C0320B2" w14:textId="77777777" w:rsidR="00A41963" w:rsidRDefault="00000000">
      <w:r>
        <w:lastRenderedPageBreak/>
        <w:t>(a) Maintain the Equipment in compliance with all applicable Cyprus DSO regulations;</w:t>
      </w:r>
    </w:p>
    <w:p w14:paraId="3F0A0BC1" w14:textId="77777777" w:rsidR="00A41963" w:rsidRDefault="00000000">
      <w:r>
        <w:t>(b) Ensure protection settings remain as approved by the DSO;</w:t>
      </w:r>
    </w:p>
    <w:p w14:paraId="7F71C2B3" w14:textId="77777777" w:rsidR="00A41963" w:rsidRDefault="00000000">
      <w:r>
        <w:t>(c) Notify the Client of any regulatory changes affecting the BESS;</w:t>
      </w:r>
    </w:p>
    <w:p w14:paraId="4A475A31" w14:textId="77777777" w:rsidR="00A41963" w:rsidRDefault="00000000">
      <w:r>
        <w:t>(d) Coordinate with DSO on any required regulatory inspections or audits;</w:t>
      </w:r>
    </w:p>
    <w:p w14:paraId="2E5BEBBC" w14:textId="77777777" w:rsidR="00A41963" w:rsidRDefault="00000000">
      <w:r>
        <w:t>(e) Maintain fire safety systems in operational condition;</w:t>
      </w:r>
    </w:p>
    <w:p w14:paraId="176F4E49" w14:textId="77777777" w:rsidR="00A41963" w:rsidRDefault="00000000">
      <w:r>
        <w:t>(f) Ensure SCADA and remote control systems remain fully functional.</w:t>
      </w:r>
    </w:p>
    <w:p w14:paraId="241B08D5" w14:textId="77777777" w:rsidR="00A41963" w:rsidRDefault="00000000">
      <w:r>
        <w:t>19.3 Periodic Testing Requirements</w:t>
      </w:r>
    </w:p>
    <w:p w14:paraId="3C2EA3B4" w14:textId="77777777" w:rsidR="00A41963" w:rsidRDefault="00000000">
      <w:r>
        <w:t>The Service Provider shall perform the following regulatory compliance tests:</w:t>
      </w:r>
    </w:p>
    <w:p w14:paraId="644AFF70" w14:textId="77777777" w:rsidR="00A41963" w:rsidRDefault="00000000">
      <w:r>
        <w:t>(a) Annual protection relay testing (all protection functions);</w:t>
      </w:r>
    </w:p>
    <w:p w14:paraId="2C365DBB" w14:textId="77777777" w:rsidR="00A41963" w:rsidRDefault="00000000">
      <w:r>
        <w:t>(b) Annual ground resistance testing (must not exceed 4Ω);</w:t>
      </w:r>
    </w:p>
    <w:p w14:paraId="3CB693F1" w14:textId="77777777" w:rsidR="00A41963" w:rsidRDefault="00000000">
      <w:r>
        <w:t>(c) Annual insulation resistance testing (&gt; 1MΩ);</w:t>
      </w:r>
    </w:p>
    <w:p w14:paraId="4356698E" w14:textId="77777777" w:rsidR="00A41963" w:rsidRDefault="00000000">
      <w:r>
        <w:t>(d) Annual SCADA signal verification;</w:t>
      </w:r>
    </w:p>
    <w:p w14:paraId="651C40BA" w14:textId="77777777" w:rsidR="00A41963" w:rsidRDefault="00000000">
      <w:r>
        <w:t>(e) Fire detection system testing per Cyprus regulations;</w:t>
      </w:r>
    </w:p>
    <w:p w14:paraId="07EC1F1A" w14:textId="77777777" w:rsidR="00A41963" w:rsidRDefault="00000000">
      <w:r>
        <w:t>(f) Fire suppression system inspection per Cyprus regulations;</w:t>
      </w:r>
    </w:p>
    <w:p w14:paraId="0871E1C5" w14:textId="77777777" w:rsidR="00A41963" w:rsidRDefault="00000000">
      <w:r>
        <w:t>(g) Emergency stop function testing.</w:t>
      </w:r>
    </w:p>
    <w:p w14:paraId="13EEF452" w14:textId="77777777" w:rsidR="00A41963" w:rsidRDefault="00000000">
      <w:r>
        <w:t>19.4 DSO Reporting</w:t>
      </w:r>
    </w:p>
    <w:p w14:paraId="511FB8A4" w14:textId="77777777" w:rsidR="00A41963" w:rsidRDefault="00000000">
      <w:r>
        <w:t>The Service Provider shall:</w:t>
      </w:r>
    </w:p>
    <w:p w14:paraId="48FB5706" w14:textId="77777777" w:rsidR="00A41963" w:rsidRDefault="00000000">
      <w:r>
        <w:t>(a) Report faults to DSO as required (within 24-48 hours);</w:t>
      </w:r>
    </w:p>
    <w:p w14:paraId="6D466D26" w14:textId="77777777" w:rsidR="00A41963" w:rsidRDefault="00000000">
      <w:r>
        <w:t>(b) Submit generation/consumption data as required by DSO schedule;</w:t>
      </w:r>
    </w:p>
    <w:p w14:paraId="41D64131" w14:textId="77777777" w:rsidR="00A41963" w:rsidRDefault="00000000">
      <w:r>
        <w:t>(c) Notify DSO of planned outages (minimum 7 days advance);</w:t>
      </w:r>
    </w:p>
    <w:p w14:paraId="538FCE57" w14:textId="77777777" w:rsidR="00A41963" w:rsidRDefault="00000000">
      <w:r>
        <w:t>(d) Report emergency outages immediately (phone + email);</w:t>
      </w:r>
    </w:p>
    <w:p w14:paraId="4EEBBBC4" w14:textId="77777777" w:rsidR="00A41963" w:rsidRDefault="00000000">
      <w:r>
        <w:t>(e) Cooperate with DSO on system performance monitoring;</w:t>
      </w:r>
    </w:p>
    <w:p w14:paraId="448F3814" w14:textId="77777777" w:rsidR="00A41963" w:rsidRDefault="00000000">
      <w:r>
        <w:t>(f) Report protection trips with documentation.</w:t>
      </w:r>
    </w:p>
    <w:p w14:paraId="456723FE" w14:textId="77777777" w:rsidR="00A41963" w:rsidRDefault="00000000">
      <w:r>
        <w:t>19.5 SCADA Compliance</w:t>
      </w:r>
    </w:p>
    <w:p w14:paraId="20DCA11D" w14:textId="77777777" w:rsidR="00A41963" w:rsidRDefault="00000000">
      <w:pPr>
        <w:spacing w:before="60" w:after="60" w:line="240" w:lineRule="auto"/>
      </w:pPr>
      <w:ins w:id="228" w:author="Client Legal/Technical Review" w:date="2026-07-03T10:05:00Z">
        <w:r>
          <w:rPr>
            <w:rFonts w:ascii="Arial" w:hAnsi="Arial"/>
            <w:sz w:val="18"/>
          </w:rPr>
          <w:t>CLIENT PROPOSED INSERTION - 19.5A SCADA/DSO communication failures attributable to the Service Provider, EMS/SCADA configuration, protocol mapping, firmware changes, communication gateway, maintenance activity or cyber-security controls shall count as Unavailable Hours where they prevent dispatch, monitoring, regulatory reporting or DSO-approved operation.</w:t>
        </w:r>
      </w:ins>
    </w:p>
    <w:p w14:paraId="4B1DA735" w14:textId="77777777" w:rsidR="00A41963" w:rsidRDefault="00000000">
      <w:r>
        <w:t>The Service Provider shall ensure:</w:t>
      </w:r>
    </w:p>
    <w:p w14:paraId="4BA475A5" w14:textId="77777777" w:rsidR="00A41963" w:rsidRDefault="00000000">
      <w:r>
        <w:t>(a) All mandatory telemetry signals remain operational (P, Q, V, I, f, SOC, SOH);</w:t>
      </w:r>
    </w:p>
    <w:p w14:paraId="7F42092A" w14:textId="77777777" w:rsidR="00A41963" w:rsidRDefault="00000000">
      <w:r>
        <w:t>(b) All remote commands respond correctly (P-set, Q-set, start/stop, zero-export);</w:t>
      </w:r>
    </w:p>
    <w:p w14:paraId="23668260" w14:textId="77777777" w:rsidR="00A41963" w:rsidRDefault="00000000">
      <w:r>
        <w:t>(c) IEC 60870-5-104 communication link to EAC SCADA maintained;</w:t>
      </w:r>
    </w:p>
    <w:p w14:paraId="2EA468EE" w14:textId="77777777" w:rsidR="00A41963" w:rsidRDefault="00000000">
      <w:r>
        <w:t>(d) Power Quality Analyzer generating PQDIF &amp; COMTRADE data;</w:t>
      </w:r>
    </w:p>
    <w:p w14:paraId="745A33F2" w14:textId="77777777" w:rsidR="00A41963" w:rsidRDefault="00000000">
      <w:r>
        <w:t>(e) Monthly verification of remote control functionality.</w:t>
      </w:r>
    </w:p>
    <w:p w14:paraId="4387C1AD" w14:textId="77777777" w:rsidR="00A41963" w:rsidRDefault="00000000">
      <w:r>
        <w:t>19.6 Fire Safety Compliance</w:t>
      </w:r>
    </w:p>
    <w:p w14:paraId="4A1DDFF1" w14:textId="77777777" w:rsidR="00A41963" w:rsidRDefault="00000000">
      <w:r>
        <w:t>The Service Provider shall:</w:t>
      </w:r>
    </w:p>
    <w:p w14:paraId="7724EF13" w14:textId="77777777" w:rsidR="00A41963" w:rsidRDefault="00000000">
      <w:r>
        <w:t>(a) Maintain fire detection systems in operational condition;</w:t>
      </w:r>
    </w:p>
    <w:p w14:paraId="5EF49387" w14:textId="77777777" w:rsidR="00A41963" w:rsidRDefault="00000000">
      <w:r>
        <w:lastRenderedPageBreak/>
        <w:t>(b) Verify fire suppression system pressure and readiness;</w:t>
      </w:r>
    </w:p>
    <w:p w14:paraId="67CC83F9" w14:textId="77777777" w:rsidR="00A41963" w:rsidRDefault="00000000">
      <w:r>
        <w:t>(c) Test emergency stop functions during each maintenance visit;</w:t>
      </w:r>
    </w:p>
    <w:p w14:paraId="2BEFD0CF" w14:textId="77777777" w:rsidR="00A41963" w:rsidRDefault="00000000">
      <w:r>
        <w:t>(d) Ensure fire extinguishers are present and within date;</w:t>
      </w:r>
    </w:p>
    <w:p w14:paraId="2A2A5783" w14:textId="77777777" w:rsidR="00A41963" w:rsidRDefault="00000000">
      <w:r>
        <w:t>(e) Maintain fire access roads clear (minimum 6m width);</w:t>
      </w:r>
    </w:p>
    <w:p w14:paraId="356C0CEA" w14:textId="77777777" w:rsidR="00A41963" w:rsidRDefault="00000000">
      <w:r>
        <w:t>(f) Cooperate with Fire Authority inspections.</w:t>
      </w:r>
    </w:p>
    <w:p w14:paraId="0D383C10" w14:textId="77777777" w:rsidR="00A41963" w:rsidRDefault="00000000">
      <w:r>
        <w:t>19.7 Environmental Compliance</w:t>
      </w:r>
    </w:p>
    <w:p w14:paraId="4164D721" w14:textId="77777777" w:rsidR="00A41963" w:rsidRDefault="00000000">
      <w:r>
        <w:t>The Service Provider shall:</w:t>
      </w:r>
    </w:p>
    <w:p w14:paraId="549DD1FF" w14:textId="77777777" w:rsidR="00A41963" w:rsidRDefault="00000000">
      <w:r>
        <w:t>(a) Ensure no uncontrolled pollution or discharge;</w:t>
      </w:r>
    </w:p>
    <w:p w14:paraId="458E08A4" w14:textId="77777777" w:rsidR="00A41963" w:rsidRDefault="00000000">
      <w:r>
        <w:t>(b) Maintain cooling systems per F-gas regulations;</w:t>
      </w:r>
    </w:p>
    <w:p w14:paraId="74EE4FB8" w14:textId="77777777" w:rsidR="00A41963" w:rsidRDefault="00000000">
      <w:r>
        <w:t>(c) Coordinate end-of-life battery recycling per environmental requirements;</w:t>
      </w:r>
    </w:p>
    <w:p w14:paraId="7575455E" w14:textId="77777777" w:rsidR="00A41963" w:rsidRDefault="00000000">
      <w:r>
        <w:t>(d) Maintain vegetation clearance around installation.</w:t>
      </w:r>
    </w:p>
    <w:p w14:paraId="2EF32D59" w14:textId="77777777" w:rsidR="00A41963" w:rsidRDefault="00000000">
      <w:r>
        <w:t>19.8 Documentation</w:t>
      </w:r>
    </w:p>
    <w:p w14:paraId="421F6F19" w14:textId="77777777" w:rsidR="00A41963" w:rsidRDefault="00000000">
      <w:pPr>
        <w:spacing w:before="60" w:after="60" w:line="240" w:lineRule="auto"/>
      </w:pPr>
      <w:ins w:id="229" w:author="Client Legal/Technical Review" w:date="2026-07-03T10:05:00Z">
        <w:r>
          <w:rPr>
            <w:rFonts w:ascii="Arial" w:hAnsi="Arial"/>
            <w:sz w:val="18"/>
          </w:rPr>
          <w:t>CLIENT PROPOSED INSERTION - 19.8A Documentation shall be provided in editable electronic format where reasonably available and shall include native settings/configuration files, relay settings, SCADA point lists, Modbus/IEC 61850/IEC 60870-5-104 maps, firmware versions, passwords/access-control handover records, maintenance photographs and independent test certificates.</w:t>
        </w:r>
      </w:ins>
    </w:p>
    <w:p w14:paraId="4AF5DBA9" w14:textId="77777777" w:rsidR="00A41963" w:rsidRDefault="00000000">
      <w:r>
        <w:t>The Service Provider shall maintain the following records for regulatory compliance:</w:t>
      </w:r>
    </w:p>
    <w:p w14:paraId="54F8CA78" w14:textId="77777777" w:rsidR="00A41963" w:rsidRDefault="00000000">
      <w:r>
        <w:t>(a) Protection relay test certificates (annual);</w:t>
      </w:r>
    </w:p>
    <w:p w14:paraId="677C42E5" w14:textId="77777777" w:rsidR="00A41963" w:rsidRDefault="00000000">
      <w:r>
        <w:t>(b) Ground resistance test reports (annual);</w:t>
      </w:r>
    </w:p>
    <w:p w14:paraId="251F3B36" w14:textId="77777777" w:rsidR="00A41963" w:rsidRDefault="00000000">
      <w:r>
        <w:t>(c) Insulation resistance test reports (annual);</w:t>
      </w:r>
    </w:p>
    <w:p w14:paraId="3A2F4F4C" w14:textId="77777777" w:rsidR="00A41963" w:rsidRDefault="00000000">
      <w:r>
        <w:t>(d) SCADA signal verification reports (annual);</w:t>
      </w:r>
    </w:p>
    <w:p w14:paraId="4401F7CB" w14:textId="77777777" w:rsidR="00A41963" w:rsidRDefault="00000000">
      <w:r>
        <w:t>(e) Fire system test reports;</w:t>
      </w:r>
    </w:p>
    <w:p w14:paraId="1A8BF0C7" w14:textId="77777777" w:rsidR="00A41963" w:rsidRDefault="00000000">
      <w:r>
        <w:t>(f) Maintenance logs;</w:t>
      </w:r>
    </w:p>
    <w:p w14:paraId="05A0C775" w14:textId="77777777" w:rsidR="00A41963" w:rsidRDefault="00000000">
      <w:r>
        <w:t>(g) Fault incident reports;</w:t>
      </w:r>
    </w:p>
    <w:p w14:paraId="041079B9" w14:textId="77777777" w:rsidR="00A41963" w:rsidRDefault="00000000">
      <w:r>
        <w:t>(h) DSO notification records;</w:t>
      </w:r>
    </w:p>
    <w:p w14:paraId="071A53C0" w14:textId="77777777" w:rsidR="00A41963" w:rsidRDefault="00000000">
      <w:r>
        <w:t>(i) Spare parts replacement records.</w:t>
      </w:r>
    </w:p>
    <w:p w14:paraId="180BA04E" w14:textId="77777777" w:rsidR="00A41963" w:rsidRDefault="00000000">
      <w:r>
        <w:t>19.9 Personnel Qualifications</w:t>
      </w:r>
    </w:p>
    <w:p w14:paraId="1111829E" w14:textId="77777777" w:rsidR="00A41963" w:rsidRDefault="00000000">
      <w:r>
        <w:t>All maintenance personnel shall:</w:t>
      </w:r>
    </w:p>
    <w:p w14:paraId="67CC964D" w14:textId="77777777" w:rsidR="00A41963" w:rsidRDefault="00000000">
      <w:r>
        <w:t>(a) Hold valid electrical competency certifications as required by Cyprus law;</w:t>
      </w:r>
    </w:p>
    <w:p w14:paraId="2EAEFCF0" w14:textId="77777777" w:rsidR="00A41963" w:rsidRDefault="00000000">
      <w:r>
        <w:t>(b) Be trained on OEM (Linyang) procedures and equipment;</w:t>
      </w:r>
    </w:p>
    <w:p w14:paraId="0A2A4B6C" w14:textId="77777777" w:rsidR="00A41963" w:rsidRDefault="00000000">
      <w:r>
        <w:t>(c) Be familiar with EAC Technical Guide requirements;</w:t>
      </w:r>
    </w:p>
    <w:p w14:paraId="139C259C" w14:textId="77777777" w:rsidR="00A41963" w:rsidRDefault="00000000">
      <w:r>
        <w:t>(d) Be trained in fire safety and emergency response procedures;</w:t>
      </w:r>
    </w:p>
    <w:p w14:paraId="685B8E10" w14:textId="77777777" w:rsidR="00A41963" w:rsidRDefault="00000000">
      <w:r>
        <w:t>(e) Be trained in SCADA/remote control system operation.</w:t>
      </w:r>
    </w:p>
    <w:p w14:paraId="1B65E517" w14:textId="77777777" w:rsidR="00A41963" w:rsidRDefault="00000000">
      <w:r>
        <w:t>19.10 Regulatory Inspection Support</w:t>
      </w:r>
    </w:p>
    <w:p w14:paraId="2F125EB3" w14:textId="77777777" w:rsidR="00A41963" w:rsidRDefault="00000000">
      <w:r>
        <w:t>The Service Provider shall:</w:t>
      </w:r>
    </w:p>
    <w:p w14:paraId="6EC7CD78" w14:textId="77777777" w:rsidR="00A41963" w:rsidRDefault="00000000">
      <w:r>
        <w:t>(a) Make personnel available for DSO or Fire Authority inspections;</w:t>
      </w:r>
    </w:p>
    <w:p w14:paraId="022269A3" w14:textId="77777777" w:rsidR="00A41963" w:rsidRDefault="00000000">
      <w:r>
        <w:t>(b) Provide all requested documentation within 5 working days;</w:t>
      </w:r>
    </w:p>
    <w:p w14:paraId="7D3B3B32" w14:textId="77777777" w:rsidR="00A41963" w:rsidRDefault="00000000">
      <w:r>
        <w:lastRenderedPageBreak/>
        <w:t>(c) Accompany inspectors during site visits;</w:t>
      </w:r>
    </w:p>
    <w:p w14:paraId="645AFB14" w14:textId="77777777" w:rsidR="00A41963" w:rsidRDefault="00000000">
      <w:r>
        <w:t>(d) Address any inspection findings within agreed timeframes.</w:t>
      </w:r>
    </w:p>
    <w:p w14:paraId="115F203C" w14:textId="77777777" w:rsidR="00A41963" w:rsidRDefault="00000000">
      <w:r>
        <w:t>20. GOVERNING LAW AND DISPUTE RESOLUTION</w:t>
      </w:r>
    </w:p>
    <w:p w14:paraId="09645BD7" w14:textId="77777777" w:rsidR="00A41963" w:rsidRDefault="00000000">
      <w:pPr>
        <w:spacing w:before="60" w:after="60" w:line="240" w:lineRule="auto"/>
      </w:pPr>
      <w:ins w:id="230" w:author="Client Legal/Technical Review" w:date="2026-07-03T10:05:00Z">
        <w:r>
          <w:rPr>
            <w:rFonts w:ascii="Arial" w:hAnsi="Arial"/>
            <w:sz w:val="18"/>
          </w:rPr>
          <w:t>CLIENT PROPOSED INSERTION - 20.5 Expert Determination. Technical disputes concerning Availability, SOH, RTE, capacity, root cause, warranty attribution, excluded hours or service failure may be referred by either Party to an independent technical expert agreed by the Parties or appointed by the President of ETEK or another agreed professional body. The expert's determination shall be binding unless manifest error is shown.</w:t>
        </w:r>
      </w:ins>
    </w:p>
    <w:p w14:paraId="6A2409DD" w14:textId="77777777" w:rsidR="00A41963" w:rsidRDefault="00000000">
      <w:r>
        <w:t>20.1 Governing Law: This Agreement shall be governed by and construed in accordance with the laws of the Republic of Cyprus.</w:t>
      </w:r>
    </w:p>
    <w:p w14:paraId="039B5D6C" w14:textId="77777777" w:rsidR="00A41963" w:rsidRDefault="00000000">
      <w:r>
        <w:t>20.2 Jurisdiction: Any dispute arising out of or in connection with this Agreement shall be submitted to the exclusive jurisdiction of the courts of the Republic of Cyprus.</w:t>
      </w:r>
    </w:p>
    <w:p w14:paraId="7A5BAE8E" w14:textId="77777777" w:rsidR="00A41963" w:rsidRDefault="00000000">
      <w:r>
        <w:t>20.3 Amicable Resolution: Prior to commencing legal proceedings, the Parties shall attempt to resolve any dispute through good faith negotiation for a period of thirty (30) days.</w:t>
      </w:r>
    </w:p>
    <w:p w14:paraId="2A4471E0" w14:textId="77777777" w:rsidR="00A41963" w:rsidRDefault="00000000">
      <w:r>
        <w:t>20.4 Official Language:</w:t>
      </w:r>
    </w:p>
    <w:p w14:paraId="1ED1749F" w14:textId="77777777" w:rsidR="00A41963" w:rsidRDefault="00000000">
      <w:r>
        <w:t>(a) The official and legally binding language of this Agreement is English.</w:t>
      </w:r>
    </w:p>
    <w:p w14:paraId="6473ADDC" w14:textId="77777777" w:rsidR="00A41963" w:rsidRDefault="00000000">
      <w:r>
        <w:t>(b) Any translation into Greek or any other language is for convenience only and has no legal effect.</w:t>
      </w:r>
    </w:p>
    <w:p w14:paraId="44E1B04E" w14:textId="77777777" w:rsidR="00A41963" w:rsidRDefault="00000000">
      <w:r>
        <w:t>(c) In the event of conflict, the English version shall prevail.</w:t>
      </w:r>
    </w:p>
    <w:p w14:paraId="213582F2" w14:textId="77777777" w:rsidR="00A41963" w:rsidRDefault="00000000">
      <w:r>
        <w:t>21. MISCELLANEOUS</w:t>
      </w:r>
    </w:p>
    <w:p w14:paraId="1CED32E4" w14:textId="77777777" w:rsidR="00A41963" w:rsidRDefault="00000000">
      <w:r>
        <w:t>21.1 Entire Agreement</w:t>
      </w:r>
    </w:p>
    <w:p w14:paraId="52C6186A" w14:textId="77777777" w:rsidR="00A41963" w:rsidRDefault="00000000">
      <w:r>
        <w:t>This Agreement, together with its Schedules, constitutes the entire agreement between the Parties in relation to its subject matter.</w:t>
      </w:r>
    </w:p>
    <w:p w14:paraId="14A36E35" w14:textId="77777777" w:rsidR="00A41963" w:rsidRDefault="00000000">
      <w:r>
        <w:t>21.2 Amendments</w:t>
      </w:r>
    </w:p>
    <w:p w14:paraId="5CC7969B" w14:textId="77777777" w:rsidR="00A41963" w:rsidRDefault="00000000">
      <w:r>
        <w:t>Any amendment to this Agreement shall be valid only if made in writing and signed by authorised representatives of both Parties.</w:t>
      </w:r>
    </w:p>
    <w:p w14:paraId="6FE9B0B7" w14:textId="77777777" w:rsidR="00A41963" w:rsidRDefault="00000000">
      <w:r>
        <w:t>21.3 Assignment</w:t>
      </w:r>
    </w:p>
    <w:p w14:paraId="732D58B5" w14:textId="77777777" w:rsidR="00A41963" w:rsidRDefault="00000000">
      <w:del w:id="231" w:author="Client Legal/Technical Review" w:date="2026-07-03T10:05:00Z">
        <w:r>
          <w:delText>Neither Party may assign this Agreement without the prior written consent of the other Party, except to an Affiliate as part of a corporate reorganisation.</w:delText>
        </w:r>
      </w:del>
      <w:ins w:id="232" w:author="Client Legal/Technical Review" w:date="2026-07-03T10:05:00Z">
        <w:r>
          <w:t>Neither Party may assign this Agreement without the prior written consent of the other Party, except that the Client may assign or charge its rights under this Agreement and any proceeds to any project-finance lender, security agent, refinancing lender, purchaser of the Project or successor owner without the Service Provider's consent.</w:t>
        </w:r>
      </w:ins>
    </w:p>
    <w:p w14:paraId="2DB11E40" w14:textId="77777777" w:rsidR="00A41963" w:rsidRDefault="00000000">
      <w:r>
        <w:t>21.4 Notices</w:t>
      </w:r>
    </w:p>
    <w:p w14:paraId="7EE258E2" w14:textId="77777777" w:rsidR="00A41963" w:rsidRDefault="00000000">
      <w:r>
        <w:t>All notices shall be in writing and delivered to the addresses specified above or as otherwise notified by a Party.</w:t>
      </w:r>
    </w:p>
    <w:p w14:paraId="4C78DBEC" w14:textId="77777777" w:rsidR="00A41963" w:rsidRDefault="00000000">
      <w:r>
        <w:t>21.5 Severability</w:t>
      </w:r>
    </w:p>
    <w:p w14:paraId="5399D675" w14:textId="77777777" w:rsidR="00A41963" w:rsidRDefault="00000000">
      <w:r>
        <w:t>If any provision of this Agreement is found to be invalid or unenforceable, the remaining provisions shall continue in full force and effect.</w:t>
      </w:r>
    </w:p>
    <w:p w14:paraId="4FC52BA8" w14:textId="77777777" w:rsidR="00A41963" w:rsidRDefault="00000000">
      <w:r>
        <w:t>21.6 Waiver</w:t>
      </w:r>
    </w:p>
    <w:p w14:paraId="5A28AE1C" w14:textId="77777777" w:rsidR="00A41963" w:rsidRDefault="00000000">
      <w:r>
        <w:t>No waiver of any provision shall be effective unless in writing. Failure to enforce any provision shall not constitute a waiver.</w:t>
      </w:r>
    </w:p>
    <w:p w14:paraId="65AC5F75" w14:textId="77777777" w:rsidR="00A41963" w:rsidRDefault="00000000">
      <w:r>
        <w:lastRenderedPageBreak/>
        <w:t>21.7 Counterparts</w:t>
      </w:r>
    </w:p>
    <w:p w14:paraId="20D6EBF0" w14:textId="77777777" w:rsidR="00A41963" w:rsidRDefault="00000000">
      <w:r>
        <w:t>This Agreement may be executed in counterparts and by electronic signature.</w:t>
      </w:r>
    </w:p>
    <w:p w14:paraId="70262742" w14:textId="77777777" w:rsidR="00A41963" w:rsidRDefault="00000000">
      <w:r>
        <w:t>SCHEDULE 1 – SITE AND EQUIPMENT DETAILS</w:t>
      </w:r>
    </w:p>
    <w:p w14:paraId="02BCFD5A" w14:textId="77777777" w:rsidR="00A41963" w:rsidRDefault="00000000">
      <w:r>
        <w:t>───────────────────────────────────────────────────────────────</w:t>
      </w:r>
    </w:p>
    <w:p w14:paraId="2750083D" w14:textId="77777777" w:rsidR="00A41963" w:rsidRDefault="00000000">
      <w:r>
        <w:t>SITE INFORMATION</w:t>
      </w:r>
    </w:p>
    <w:p w14:paraId="4458DBE3" w14:textId="77777777" w:rsidR="00A41963" w:rsidRDefault="00000000">
      <w:r>
        <w:t>───────────────────────────────────────────────────────────────</w:t>
      </w:r>
    </w:p>
    <w:p w14:paraId="1FF86823" w14:textId="77777777" w:rsidR="00A41963" w:rsidRDefault="00000000">
      <w:r>
        <w:t>Site Name: [●]</w:t>
      </w:r>
    </w:p>
    <w:p w14:paraId="17BFC3EF" w14:textId="77777777" w:rsidR="00A41963" w:rsidRDefault="00000000">
      <w:r>
        <w:t>Site Address: [●]</w:t>
      </w:r>
    </w:p>
    <w:p w14:paraId="32CC6AA9" w14:textId="77777777" w:rsidR="00A41963" w:rsidRDefault="00000000">
      <w:r>
        <w:t>GPS Coordinates: Lat [●]  Long [●]</w:t>
      </w:r>
    </w:p>
    <w:p w14:paraId="6724B021" w14:textId="77777777" w:rsidR="00A41963" w:rsidRDefault="00000000">
      <w:r>
        <w:t>Distance from Sea: [●] km (affects warranty – see EPC Agreement)</w:t>
      </w:r>
    </w:p>
    <w:p w14:paraId="0585E0EC" w14:textId="77777777" w:rsidR="00A41963" w:rsidRDefault="00000000">
      <w:r>
        <w:t>───────────────────────────────────────────────────────────────</w:t>
      </w:r>
    </w:p>
    <w:p w14:paraId="7C1265AB" w14:textId="77777777" w:rsidR="00A41963" w:rsidRDefault="00000000">
      <w:r>
        <w:t>EQUIPMENT SUMMARY</w:t>
      </w:r>
    </w:p>
    <w:p w14:paraId="68D34A34" w14:textId="77777777" w:rsidR="00A41963" w:rsidRDefault="00000000">
      <w:r>
        <w:t>───────────────────────────────────────────────────────────────</w:t>
      </w:r>
    </w:p>
    <w:p w14:paraId="0CD29B1D" w14:textId="77777777" w:rsidR="00A41963" w:rsidRDefault="00000000">
      <w:r>
        <w:t>| Item | Description | Quantity | Serial Number |</w:t>
      </w:r>
    </w:p>
    <w:p w14:paraId="0695626F" w14:textId="77777777" w:rsidR="00A41963" w:rsidRDefault="00000000">
      <w:r>
        <w:t>|------|-------------|----------|---------------|</w:t>
      </w:r>
    </w:p>
    <w:p w14:paraId="2BEDE6F6" w14:textId="77777777" w:rsidR="00A41963" w:rsidRDefault="00000000">
      <w:r>
        <w:t>| Battery Container | Linyang Power Atlantic 5MWh | [●] | [●] |</w:t>
      </w:r>
    </w:p>
    <w:p w14:paraId="60C22C67" w14:textId="77777777" w:rsidR="00A41963" w:rsidRDefault="00000000">
      <w:r>
        <w:t>| Power Conversion System | [●] MW PCS | [●] | [●] |</w:t>
      </w:r>
    </w:p>
    <w:p w14:paraId="142E5EBC" w14:textId="77777777" w:rsidR="00A41963" w:rsidRDefault="00000000">
      <w:r>
        <w:t>| Transformer | [●] MVA Transformer | [●] | [●] |</w:t>
      </w:r>
    </w:p>
    <w:p w14:paraId="51F51AAD" w14:textId="77777777" w:rsidR="00A41963" w:rsidRDefault="00000000">
      <w:r>
        <w:t>| EMS | [Third Party – specify] | [●] | [●] |</w:t>
      </w:r>
    </w:p>
    <w:p w14:paraId="430D4A85" w14:textId="77777777" w:rsidR="00A41963" w:rsidRDefault="00000000">
      <w:r>
        <w:t>───────────────────────────────────────────────────────────────</w:t>
      </w:r>
    </w:p>
    <w:p w14:paraId="6FF0AAD4" w14:textId="77777777" w:rsidR="00A41963" w:rsidRDefault="00000000">
      <w:r>
        <w:t>LINYANG POWER ATLANTIC 5MWH TECHNICAL SPECIFICATIONS</w:t>
      </w:r>
    </w:p>
    <w:p w14:paraId="7ED67109" w14:textId="77777777" w:rsidR="00A41963" w:rsidRDefault="00000000">
      <w:r>
        <w:t>───────────────────────────────────────────────────────────────</w:t>
      </w:r>
    </w:p>
    <w:p w14:paraId="03BB6760" w14:textId="77777777" w:rsidR="00A41963" w:rsidRDefault="00000000">
      <w:r>
        <w:t>SYSTEM PARAMETERS:</w:t>
      </w:r>
    </w:p>
    <w:p w14:paraId="47798027" w14:textId="77777777" w:rsidR="00A41963" w:rsidRDefault="00000000">
      <w:r>
        <w:t>| Parameter | Specification |</w:t>
      </w:r>
    </w:p>
    <w:p w14:paraId="1B362D70" w14:textId="77777777" w:rsidR="00A41963" w:rsidRDefault="00000000">
      <w:r>
        <w:t>|-----------|---------------|</w:t>
      </w:r>
    </w:p>
    <w:p w14:paraId="0879F04A" w14:textId="77777777" w:rsidR="00A41963" w:rsidRDefault="00000000">
      <w:r>
        <w:t>| Battery Chemistry | Lithium Iron Phosphate (LFP) |</w:t>
      </w:r>
    </w:p>
    <w:p w14:paraId="49040F1D" w14:textId="77777777" w:rsidR="00A41963" w:rsidRDefault="00000000">
      <w:r>
        <w:t>| Configuration | 12P416S |</w:t>
      </w:r>
    </w:p>
    <w:p w14:paraId="3BC4A945" w14:textId="77777777" w:rsidR="00A41963" w:rsidRDefault="00000000">
      <w:r>
        <w:t>| Rated Energy | 5,015 kWh |</w:t>
      </w:r>
    </w:p>
    <w:p w14:paraId="029E9ED3" w14:textId="77777777" w:rsidR="00A41963" w:rsidRDefault="00000000">
      <w:r>
        <w:t>| Voltage Range | 1,164.8V – 1,497.6V |</w:t>
      </w:r>
    </w:p>
    <w:p w14:paraId="1A3FC791" w14:textId="77777777" w:rsidR="00A41963" w:rsidRDefault="00000000">
      <w:r>
        <w:t>| Duration | ≥2 hours |</w:t>
      </w:r>
    </w:p>
    <w:p w14:paraId="1BD7C106" w14:textId="77777777" w:rsidR="00A41963" w:rsidRDefault="00000000">
      <w:r>
        <w:t>| Thermal Management | Liquid Cooling (45kW) |</w:t>
      </w:r>
    </w:p>
    <w:p w14:paraId="3F14C844" w14:textId="77777777" w:rsidR="00A41963" w:rsidRDefault="00000000">
      <w:r>
        <w:t>| IP Rating | IP54 (Container) |</w:t>
      </w:r>
    </w:p>
    <w:p w14:paraId="1B539E50" w14:textId="77777777" w:rsidR="00A41963" w:rsidRDefault="00000000">
      <w:r>
        <w:t>| Dimensions | 6,058 x 2,438 x 2,896 mm |</w:t>
      </w:r>
    </w:p>
    <w:p w14:paraId="71ED3315" w14:textId="77777777" w:rsidR="00A41963" w:rsidRDefault="00000000">
      <w:r>
        <w:t>| Weight | ~43 tonnes |</w:t>
      </w:r>
    </w:p>
    <w:p w14:paraId="33CDAC88" w14:textId="77777777" w:rsidR="00A41963" w:rsidRDefault="00000000">
      <w:r>
        <w:t>OPERATING LIMITS (For Monitoring Alerts):</w:t>
      </w:r>
    </w:p>
    <w:p w14:paraId="7460B9A4" w14:textId="77777777" w:rsidR="00A41963" w:rsidRDefault="00000000">
      <w:r>
        <w:t>| Parameter | Minimum | Maximum | Alert Threshold |</w:t>
      </w:r>
    </w:p>
    <w:p w14:paraId="3DBEB96C" w14:textId="77777777" w:rsidR="00A41963" w:rsidRDefault="00000000">
      <w:r>
        <w:lastRenderedPageBreak/>
        <w:t>|-----------|---------|---------|-----------------|</w:t>
      </w:r>
    </w:p>
    <w:p w14:paraId="58DC2CFD" w14:textId="77777777" w:rsidR="00A41963" w:rsidRDefault="00000000">
      <w:r>
        <w:t>| Charging Temperature | 0°C | +55°C | ±5°C from limits |</w:t>
      </w:r>
    </w:p>
    <w:p w14:paraId="11B6CE10" w14:textId="77777777" w:rsidR="00A41963" w:rsidRDefault="00000000">
      <w:r>
        <w:t>| Discharging Temperature | -20°C | +55°C | ±5°C from limits |</w:t>
      </w:r>
    </w:p>
    <w:p w14:paraId="2D0C01B9" w14:textId="77777777" w:rsidR="00A41963" w:rsidRDefault="00000000">
      <w:r>
        <w:t>| Humidity | - | 95% RH | &gt;90% RH |</w:t>
      </w:r>
    </w:p>
    <w:p w14:paraId="40AADBBE" w14:textId="77777777" w:rsidR="00A41963" w:rsidRDefault="00000000">
      <w:r>
        <w:t>| Cell Voltage | 2.5V | 3.65V | ±0.1V from limits |</w:t>
      </w:r>
    </w:p>
    <w:p w14:paraId="75BCD113" w14:textId="77777777" w:rsidR="00A41963" w:rsidRDefault="00000000">
      <w:r>
        <w:t>| System Voltage | 1,164.8V | 1,497.6V | ±50V from limits |</w:t>
      </w:r>
    </w:p>
    <w:p w14:paraId="67ADC9ED" w14:textId="77777777" w:rsidR="00A41963" w:rsidRDefault="00000000">
      <w:r>
        <w:t>CELL SPECIFICATIONS:</w:t>
      </w:r>
    </w:p>
    <w:p w14:paraId="1128650A" w14:textId="77777777" w:rsidR="00A41963" w:rsidRDefault="00000000">
      <w:r>
        <w:t>| Parameter | Specification |</w:t>
      </w:r>
    </w:p>
    <w:p w14:paraId="55B8DF3D" w14:textId="77777777" w:rsidR="00A41963" w:rsidRDefault="00000000">
      <w:r>
        <w:t>|-----------|---------------|</w:t>
      </w:r>
    </w:p>
    <w:p w14:paraId="30590040" w14:textId="77777777" w:rsidR="00A41963" w:rsidRDefault="00000000">
      <w:r>
        <w:t>| Cell Capacity | 314 Ah |</w:t>
      </w:r>
    </w:p>
    <w:p w14:paraId="616B6FF7" w14:textId="77777777" w:rsidR="00A41963" w:rsidRDefault="00000000">
      <w:r>
        <w:t>| Nominal Voltage | 3.2V |</w:t>
      </w:r>
    </w:p>
    <w:p w14:paraId="71B332F7" w14:textId="77777777" w:rsidR="00A41963" w:rsidRDefault="00000000">
      <w:r>
        <w:t>| Standard C-Rate | 0.5C |</w:t>
      </w:r>
    </w:p>
    <w:p w14:paraId="02B71E94" w14:textId="77777777" w:rsidR="00A41963" w:rsidRDefault="00000000">
      <w:r>
        <w:t>| Maximum C-Rate | 1C |</w:t>
      </w:r>
    </w:p>
    <w:p w14:paraId="461CB628" w14:textId="77777777" w:rsidR="00A41963" w:rsidRDefault="00000000">
      <w:r>
        <w:t>| Cycle Life (to 70% EOL) | 7,000 cycles (25°C, 90% DOD, 0.5C) |</w:t>
      </w:r>
    </w:p>
    <w:p w14:paraId="568504AF" w14:textId="77777777" w:rsidR="00A41963" w:rsidRDefault="00000000">
      <w:r>
        <w:t>| Energy Density | 183 Wh/kg |</w:t>
      </w:r>
    </w:p>
    <w:p w14:paraId="48118A7C" w14:textId="77777777" w:rsidR="00A41963" w:rsidRDefault="00000000">
      <w:r>
        <w:t>BMS ACCURACY:</w:t>
      </w:r>
    </w:p>
    <w:p w14:paraId="63FA99E0" w14:textId="77777777" w:rsidR="00A41963" w:rsidRDefault="00000000">
      <w:r>
        <w:t>| Parameter | Accuracy |</w:t>
      </w:r>
    </w:p>
    <w:p w14:paraId="1FEE169F" w14:textId="77777777" w:rsidR="00A41963" w:rsidRDefault="00000000">
      <w:r>
        <w:t>|-----------|----------|</w:t>
      </w:r>
    </w:p>
    <w:p w14:paraId="0BE688FD" w14:textId="77777777" w:rsidR="00A41963" w:rsidRDefault="00000000">
      <w:r>
        <w:t>| Cell Voltage | ±5 mV |</w:t>
      </w:r>
    </w:p>
    <w:p w14:paraId="2622005E" w14:textId="77777777" w:rsidR="00A41963" w:rsidRDefault="00000000">
      <w:r>
        <w:t>| Cell Temperature | ±1°C |</w:t>
      </w:r>
    </w:p>
    <w:p w14:paraId="0174E14E" w14:textId="77777777" w:rsidR="00A41963" w:rsidRDefault="00000000">
      <w:r>
        <w:t>| Current | ±0.5% FSR |</w:t>
      </w:r>
    </w:p>
    <w:p w14:paraId="7BF427ED" w14:textId="77777777" w:rsidR="00A41963" w:rsidRDefault="00000000">
      <w:r>
        <w:t>| SOC | ≤5% |</w:t>
      </w:r>
    </w:p>
    <w:p w14:paraId="60ACB0F3" w14:textId="77777777" w:rsidR="00A41963" w:rsidRDefault="00000000">
      <w:r>
        <w:t>| Energy | ≤±2% |</w:t>
      </w:r>
    </w:p>
    <w:p w14:paraId="5C0D3769" w14:textId="77777777" w:rsidR="00A41963" w:rsidRDefault="00000000">
      <w:r>
        <w:t>───────────────────────────────────────────────────────────────</w:t>
      </w:r>
    </w:p>
    <w:p w14:paraId="0213AEE2" w14:textId="77777777" w:rsidR="00A41963" w:rsidRDefault="00000000">
      <w:r>
        <w:t>KEY DATES</w:t>
      </w:r>
    </w:p>
    <w:p w14:paraId="4828D19E" w14:textId="77777777" w:rsidR="00A41963" w:rsidRDefault="00000000">
      <w:r>
        <w:t>───────────────────────────────────────────────────────────────</w:t>
      </w:r>
    </w:p>
    <w:p w14:paraId="60FE791C" w14:textId="77777777" w:rsidR="00A41963" w:rsidRDefault="00000000">
      <w:r>
        <w:t>| Milestone | Date |</w:t>
      </w:r>
    </w:p>
    <w:p w14:paraId="1D79086E" w14:textId="77777777" w:rsidR="00A41963" w:rsidRDefault="00000000">
      <w:r>
        <w:t>|-----------|------|</w:t>
      </w:r>
    </w:p>
    <w:p w14:paraId="474534F5" w14:textId="77777777" w:rsidR="00A41963" w:rsidRDefault="00000000">
      <w:r>
        <w:t>| Equipment Delivered | [●] |</w:t>
      </w:r>
    </w:p>
    <w:p w14:paraId="450D8268" w14:textId="77777777" w:rsidR="00A41963" w:rsidRDefault="00000000">
      <w:r>
        <w:t>| Commissioning Date (PAC) | [●] |</w:t>
      </w:r>
    </w:p>
    <w:p w14:paraId="32509CBC" w14:textId="77777777" w:rsidR="00A41963" w:rsidRDefault="00000000">
      <w:r>
        <w:t>| Warranty Start | [●] |</w:t>
      </w:r>
    </w:p>
    <w:p w14:paraId="5999A0AD" w14:textId="77777777" w:rsidR="00A41963" w:rsidRDefault="00000000">
      <w:r>
        <w:t>| Base Warranty Expiry (5 years) | [●] |</w:t>
      </w:r>
    </w:p>
    <w:p w14:paraId="75B5F884" w14:textId="77777777" w:rsidR="00A41963" w:rsidRDefault="00000000">
      <w:r>
        <w:t>| LTSA Start | [●] |</w:t>
      </w:r>
    </w:p>
    <w:p w14:paraId="610BE0D4" w14:textId="77777777" w:rsidR="00A41963" w:rsidRDefault="00000000">
      <w:r>
        <w:t>| LTSA Initial Term End | [●] |</w:t>
      </w:r>
    </w:p>
    <w:p w14:paraId="1FBD0F0B" w14:textId="77777777" w:rsidR="00A41963" w:rsidRDefault="00000000">
      <w:r>
        <w:t>───────────────────────────────────────────────────────────────</w:t>
      </w:r>
    </w:p>
    <w:p w14:paraId="32F6CD4C" w14:textId="77777777" w:rsidR="00A41963" w:rsidRDefault="00000000">
      <w:r>
        <w:t>EXPECTED DEGRADATION (SOH Reference)</w:t>
      </w:r>
    </w:p>
    <w:p w14:paraId="412EAE35" w14:textId="77777777" w:rsidR="00A41963" w:rsidRDefault="00000000">
      <w:r>
        <w:lastRenderedPageBreak/>
        <w:t>───────────────────────────────────────────────────────────────</w:t>
      </w:r>
    </w:p>
    <w:p w14:paraId="36DDF9AD" w14:textId="77777777" w:rsidR="00A41963" w:rsidRDefault="00000000">
      <w:r>
        <w:t>Based on cycle life of 7,000 cycles to 70% EOL at reference conditions:</w:t>
      </w:r>
    </w:p>
    <w:p w14:paraId="7CC03431" w14:textId="77777777" w:rsidR="00A41963" w:rsidRDefault="00000000">
      <w:pPr>
        <w:ind w:left="567"/>
      </w:pPr>
      <w:r>
        <w:t>Reference Temperature: 25°C</w:t>
      </w:r>
    </w:p>
    <w:p w14:paraId="749F2D8A" w14:textId="77777777" w:rsidR="00A41963" w:rsidRDefault="00000000">
      <w:pPr>
        <w:ind w:left="567"/>
      </w:pPr>
      <w:r>
        <w:t>Reference DOD: 90%</w:t>
      </w:r>
    </w:p>
    <w:p w14:paraId="19A2FD26" w14:textId="77777777" w:rsidR="00A41963" w:rsidRDefault="00000000">
      <w:pPr>
        <w:ind w:left="567"/>
      </w:pPr>
      <w:r>
        <w:t>Reference C-Rate: 0.5C charge / 0.5C discharge</w:t>
      </w:r>
    </w:p>
    <w:p w14:paraId="1CD65194" w14:textId="77777777" w:rsidR="00A41963" w:rsidRDefault="00000000">
      <w:r>
        <w:t>Actual degradation will vary based on:</w:t>
      </w:r>
    </w:p>
    <w:p w14:paraId="65046C23" w14:textId="77777777" w:rsidR="00A41963" w:rsidRDefault="00000000">
      <w:pPr>
        <w:ind w:left="567"/>
      </w:pPr>
      <w:r>
        <w:t>Operating temperature (higher = faster degradation)</w:t>
      </w:r>
    </w:p>
    <w:p w14:paraId="75B55E97" w14:textId="77777777" w:rsidR="00A41963" w:rsidRDefault="00000000">
      <w:pPr>
        <w:ind w:left="567"/>
      </w:pPr>
      <w:r>
        <w:t>Depth of discharge patterns</w:t>
      </w:r>
    </w:p>
    <w:p w14:paraId="49FACBEE" w14:textId="77777777" w:rsidR="00A41963" w:rsidRDefault="00000000">
      <w:pPr>
        <w:ind w:left="567"/>
      </w:pPr>
      <w:r>
        <w:t>Charge/discharge rates</w:t>
      </w:r>
    </w:p>
    <w:p w14:paraId="356E33B7" w14:textId="77777777" w:rsidR="00A41963" w:rsidRDefault="00000000">
      <w:pPr>
        <w:ind w:left="567"/>
      </w:pPr>
      <w:r>
        <w:t>Calendar aging</w:t>
      </w:r>
    </w:p>
    <w:p w14:paraId="5FC2CD8B" w14:textId="77777777" w:rsidR="00A41963" w:rsidRDefault="00000000">
      <w:r>
        <w:t>SCHEDULE 2 – SERVICE FEES AND PRICING</w:t>
      </w:r>
    </w:p>
    <w:p w14:paraId="4F543413" w14:textId="77777777" w:rsidR="00A41963" w:rsidRDefault="00000000">
      <w:pPr>
        <w:spacing w:before="60" w:after="60" w:line="240" w:lineRule="auto"/>
      </w:pPr>
      <w:ins w:id="233" w:author="Client Legal/Technical Review" w:date="2026-07-03T10:05:00Z">
        <w:r>
          <w:rPr>
            <w:rFonts w:ascii="Arial" w:hAnsi="Arial"/>
            <w:sz w:val="18"/>
          </w:rPr>
          <w:t>CLIENT PROPOSED INSERTION - Schedule 2 shall be completed before signing with the selected Tier, annual fee, warranty-extension elections, EMS subscription, CPI cap, included/excluded items, spare-parts stock list, and confirmation that the selected package preserves EPC, OEM, DWU, SOH and Availability rights.</w:t>
        </w:r>
      </w:ins>
    </w:p>
    <w:p w14:paraId="6C5E89ED" w14:textId="77777777" w:rsidR="00A41963" w:rsidRDefault="00000000">
      <w:r>
        <w:t>SYSTEM CAPACITY: [●] MWh</w:t>
      </w:r>
    </w:p>
    <w:p w14:paraId="01DE3ED0" w14:textId="77777777" w:rsidR="00A41963" w:rsidRDefault="00000000">
      <w:r>
        <w:t>SELECTED SERVICE TIER: ☐ Tier A  ☐ Tier B  ☐ Tier C</w:t>
      </w:r>
    </w:p>
    <w:p w14:paraId="461C72D3" w14:textId="77777777" w:rsidR="00A41963" w:rsidRDefault="00000000">
      <w:r>
        <w:t>───────────────────────────────────────────────────────────────</w:t>
      </w:r>
    </w:p>
    <w:p w14:paraId="4C6DEA83" w14:textId="77777777" w:rsidR="00A41963" w:rsidRDefault="00000000">
      <w:r>
        <w:t>BASE SERVICE PRICING (Per MWh per Year)</w:t>
      </w:r>
    </w:p>
    <w:p w14:paraId="2FCA769D" w14:textId="77777777" w:rsidR="00A41963" w:rsidRDefault="00000000">
      <w:r>
        <w:t>───────────────────────────────────────────────────────────────</w:t>
      </w:r>
    </w:p>
    <w:p w14:paraId="05352268" w14:textId="77777777" w:rsidR="00A41963" w:rsidRDefault="00000000">
      <w:r>
        <w:t>| Service Component | EUR/MWh/Year | Annual Total |</w:t>
      </w:r>
    </w:p>
    <w:p w14:paraId="62759A30" w14:textId="77777777" w:rsidR="00A41963" w:rsidRDefault="00000000">
      <w:r>
        <w:t>|-------------------|--------------|--------------|</w:t>
      </w:r>
    </w:p>
    <w:p w14:paraId="54A91C4C" w14:textId="77777777" w:rsidR="00A41963" w:rsidRDefault="00000000">
      <w:r>
        <w:t>| TIER A – Basic Monitoring &amp; Maintenance | | |</w:t>
      </w:r>
    </w:p>
    <w:p w14:paraId="76AF68EC" w14:textId="77777777" w:rsidR="00A41963" w:rsidRDefault="00000000">
      <w:r>
        <w:t>| Preventive Maintenance – BESS | €1,157.62 | €[●] |</w:t>
      </w:r>
    </w:p>
    <w:p w14:paraId="4259135B" w14:textId="77777777" w:rsidR="00A41963" w:rsidRDefault="00000000">
      <w:r>
        <w:t>| (Includes remote monitoring + bi-annual servicing) | | |</w:t>
      </w:r>
    </w:p>
    <w:p w14:paraId="6E485A01" w14:textId="77777777" w:rsidR="00A41963" w:rsidRDefault="00000000">
      <w:r>
        <w:t>| | | |</w:t>
      </w:r>
    </w:p>
    <w:p w14:paraId="68B1D14C" w14:textId="77777777" w:rsidR="00A41963" w:rsidRDefault="00000000">
      <w:r>
        <w:t>| TIER B – Add Comprehensive O&amp;M | | |</w:t>
      </w:r>
    </w:p>
    <w:p w14:paraId="08B7310C" w14:textId="77777777" w:rsidR="00A41963" w:rsidRDefault="00000000">
      <w:r>
        <w:t>| Preventive &amp; Corrective Maintenance – PCS + MVS | €1,311.97 | €[●] |</w:t>
      </w:r>
    </w:p>
    <w:p w14:paraId="76E14411" w14:textId="77777777" w:rsidR="00A41963" w:rsidRDefault="00000000">
      <w:r>
        <w:t>| (Includes remote monitoring + bi-annual servicing) | | |</w:t>
      </w:r>
    </w:p>
    <w:p w14:paraId="3AFD2E8C" w14:textId="77777777" w:rsidR="00A41963" w:rsidRDefault="00000000">
      <w:r>
        <w:t>| | | |</w:t>
      </w:r>
    </w:p>
    <w:p w14:paraId="1DEF79C4" w14:textId="77777777" w:rsidR="00A41963" w:rsidRDefault="00000000">
      <w:r>
        <w:t>| TIER C – Add Availability Guarantee | | |</w:t>
      </w:r>
    </w:p>
    <w:p w14:paraId="071F23EE" w14:textId="77777777" w:rsidR="00A41963" w:rsidRDefault="00000000">
      <w:r>
        <w:t>| 97% Availability Guarantee (Years 1-15) | €2,201.73 | €[●] |</w:t>
      </w:r>
    </w:p>
    <w:p w14:paraId="50B21F20" w14:textId="77777777" w:rsidR="00A41963" w:rsidRDefault="00000000">
      <w:r>
        <w:t>| (Includes local service team + spare parts warehouse) | | |</w:t>
      </w:r>
    </w:p>
    <w:p w14:paraId="5C60FB45" w14:textId="77777777" w:rsidR="00A41963" w:rsidRDefault="00000000">
      <w:r>
        <w:t>| | | |</w:t>
      </w:r>
    </w:p>
    <w:p w14:paraId="0F946E72" w14:textId="77777777" w:rsidR="00A41963" w:rsidRDefault="00000000">
      <w:r>
        <w:t>| TIER D – Add Performance Warranty | | |</w:t>
      </w:r>
    </w:p>
    <w:p w14:paraId="4C5DBFDD" w14:textId="77777777" w:rsidR="00A41963" w:rsidRDefault="00000000">
      <w:r>
        <w:t>| SOH/Performance Warranty | Price on Application | €[●] |</w:t>
      </w:r>
    </w:p>
    <w:p w14:paraId="439660D2" w14:textId="77777777" w:rsidR="00A41963" w:rsidRDefault="00000000">
      <w:r>
        <w:t>| (Subject to OEM warranty reserve confirmation) | | |</w:t>
      </w:r>
    </w:p>
    <w:p w14:paraId="7B0D2277" w14:textId="77777777" w:rsidR="00A41963" w:rsidRDefault="00000000">
      <w:r>
        <w:lastRenderedPageBreak/>
        <w:t>───────────────────────────────────────────────────────────────</w:t>
      </w:r>
    </w:p>
    <w:p w14:paraId="41F028B0" w14:textId="77777777" w:rsidR="00A41963" w:rsidRDefault="00000000">
      <w:r>
        <w:t>OPTIONAL WARRANTY EXTENSIONS (Per MWh per Year)</w:t>
      </w:r>
    </w:p>
    <w:p w14:paraId="3555D2B6" w14:textId="77777777" w:rsidR="00A41963" w:rsidRDefault="00000000">
      <w:r>
        <w:t>───────────────────────────────────────────────────────────────</w:t>
      </w:r>
    </w:p>
    <w:p w14:paraId="388163BD" w14:textId="77777777" w:rsidR="00A41963" w:rsidRDefault="00000000">
      <w:r>
        <w:t>| Warranty Extension | Years | EUR/MWh/Year | Selected |</w:t>
      </w:r>
    </w:p>
    <w:p w14:paraId="56DC1869" w14:textId="77777777" w:rsidR="00A41963" w:rsidRDefault="00000000">
      <w:r>
        <w:t>|--------------------|-------|--------------|----------|</w:t>
      </w:r>
    </w:p>
    <w:p w14:paraId="54A14A50" w14:textId="77777777" w:rsidR="00A41963" w:rsidRDefault="00000000">
      <w:r>
        <w:t>| BESS Performance &amp; Product Warranty | 6-10 | €913.92 | ☐ |</w:t>
      </w:r>
    </w:p>
    <w:p w14:paraId="4AACB48E" w14:textId="77777777" w:rsidR="00A41963" w:rsidRDefault="00000000">
      <w:r>
        <w:t>| BESS Performance &amp; Product Warranty | 11-15 | €1,157.62 | ☐ |</w:t>
      </w:r>
    </w:p>
    <w:p w14:paraId="5E978F17" w14:textId="77777777" w:rsidR="00A41963" w:rsidRDefault="00000000">
      <w:r>
        <w:t>| PCS + MVS Product Warranty | 6-10 | €747.76 | ☐ |</w:t>
      </w:r>
    </w:p>
    <w:p w14:paraId="77594795" w14:textId="77777777" w:rsidR="00A41963" w:rsidRDefault="00000000">
      <w:r>
        <w:t>| PCS + MVS Product Warranty | 11-15 | €926.10 | ☐ |</w:t>
      </w:r>
    </w:p>
    <w:p w14:paraId="371C245A" w14:textId="77777777" w:rsidR="00A41963" w:rsidRDefault="00000000">
      <w:r>
        <w:rPr>
          <w:b/>
        </w:rPr>
        <w:t>Note: Extended warranty is available for a maximum of fifteen (15) years from COD (1 cycle per day condition). Years 16-20 warranty extension is not available from the OEM. Alternative: upfront spares package at €1,000–1,250/MWh.</w:t>
      </w:r>
    </w:p>
    <w:p w14:paraId="4DAB6909" w14:textId="77777777" w:rsidR="00A41963" w:rsidRDefault="00000000">
      <w:r>
        <w:t>───────────────────────────────────────────────────────────────</w:t>
      </w:r>
    </w:p>
    <w:p w14:paraId="43E95E07" w14:textId="77777777" w:rsidR="00A41963" w:rsidRDefault="00000000">
      <w:r>
        <w:t>EMS/SCADA ANNUAL SUBSCRIPTION (Per MWh per Year)</w:t>
      </w:r>
    </w:p>
    <w:p w14:paraId="6AC911A0" w14:textId="77777777" w:rsidR="00A41963" w:rsidRDefault="00000000">
      <w:r>
        <w:t>───────────────────────────────────────────────────────────────</w:t>
      </w:r>
    </w:p>
    <w:p w14:paraId="3EB61439" w14:textId="77777777" w:rsidR="00A41963" w:rsidRDefault="00000000">
      <w:r>
        <w:t>| Component | EUR/MWh/Year | Annual Total |</w:t>
      </w:r>
    </w:p>
    <w:p w14:paraId="6A32942A" w14:textId="77777777" w:rsidR="00A41963" w:rsidRDefault="00000000">
      <w:r>
        <w:t>|-----------|--------------|--------------|</w:t>
      </w:r>
    </w:p>
    <w:p w14:paraId="316AF7B6" w14:textId="77777777" w:rsidR="00A41963" w:rsidRDefault="00000000">
      <w:r>
        <w:t>| EMS/SCADA Software Subscription | €[●] | €[●] |</w:t>
      </w:r>
    </w:p>
    <w:p w14:paraId="6FADBC88" w14:textId="77777777" w:rsidR="00A41963" w:rsidRDefault="00000000">
      <w:r>
        <w:t>| (20% of installed EMS/SCADA cost per year) | | |</w:t>
      </w:r>
    </w:p>
    <w:p w14:paraId="7726AF2E" w14:textId="77777777" w:rsidR="00A41963" w:rsidRDefault="00000000">
      <w:r>
        <w:rPr>
          <w:b/>
        </w:rPr>
        <w:t>Calculation basis: Annual subscription = 20% of total installed EMS/SCADA cost (EMS hardware + SCADA Local + SCADA Global), divided by system capacity in MWh. For this Project the EMS/SCADA subscription rate is EUR 400/MWh/Year (EUR 12,000 per year for the 30 MWh combined across Galascope 1 and Galascope 2), as set out in the EMS Subscription Addendum.</w:t>
      </w:r>
    </w:p>
    <w:p w14:paraId="221B68A1" w14:textId="77777777" w:rsidR="00A41963" w:rsidRDefault="00000000">
      <w:r>
        <w:rPr>
          <w:b/>
        </w:rPr>
        <w:t>Subscription includes:</w:t>
      </w:r>
    </w:p>
    <w:p w14:paraId="1089B824" w14:textId="77777777" w:rsidR="00A41963" w:rsidRDefault="00000000">
      <w:pPr>
        <w:ind w:left="567"/>
      </w:pPr>
      <w:r>
        <w:t>Software updates and patches</w:t>
      </w:r>
    </w:p>
    <w:p w14:paraId="0E69F3C7" w14:textId="77777777" w:rsidR="00A41963" w:rsidRDefault="00000000">
      <w:pPr>
        <w:ind w:left="567"/>
      </w:pPr>
      <w:r>
        <w:t>Cloud hosting and data storage</w:t>
      </w:r>
    </w:p>
    <w:p w14:paraId="11B9E3B3" w14:textId="77777777" w:rsidR="00A41963" w:rsidRDefault="00000000">
      <w:pPr>
        <w:ind w:left="567"/>
      </w:pPr>
      <w:r>
        <w:t>External data feeds (market prices, grid signals, weather)</w:t>
      </w:r>
    </w:p>
    <w:p w14:paraId="23610BAB" w14:textId="77777777" w:rsidR="00A41963" w:rsidRDefault="00000000">
      <w:pPr>
        <w:ind w:left="567"/>
      </w:pPr>
      <w:r>
        <w:t>Cybersecurity maintenance and NIS2 compliance updates</w:t>
      </w:r>
    </w:p>
    <w:p w14:paraId="5D095717" w14:textId="77777777" w:rsidR="00A41963" w:rsidRDefault="00000000">
      <w:pPr>
        <w:ind w:left="567"/>
      </w:pPr>
      <w:r>
        <w:t>System integrations and API access</w:t>
      </w:r>
    </w:p>
    <w:p w14:paraId="4A5F017E" w14:textId="77777777" w:rsidR="00A41963" w:rsidRDefault="00000000">
      <w:pPr>
        <w:ind w:left="567"/>
      </w:pPr>
      <w:r>
        <w:t>10 read-only SCADA dashboard accounts per client group</w:t>
      </w:r>
    </w:p>
    <w:p w14:paraId="39C92D71" w14:textId="77777777" w:rsidR="00A41963" w:rsidRDefault="00000000">
      <w:pPr>
        <w:ind w:left="567"/>
      </w:pPr>
      <w:r>
        <w:t>1 hour/month technical support per park (additional hours at €80/hr)</w:t>
      </w:r>
    </w:p>
    <w:p w14:paraId="75E12CC0" w14:textId="77777777" w:rsidR="00A41963" w:rsidRDefault="00000000">
      <w:r>
        <w:rPr>
          <w:b/>
        </w:rPr>
        <w:t>Post-Subscription: If the subscription lapses, the system degrades to local-only EMS operation — no cloud access, SCADA Global, or external data feeds.</w:t>
      </w:r>
    </w:p>
    <w:p w14:paraId="5A7EC6BF" w14:textId="77777777" w:rsidR="00A41963" w:rsidRDefault="00000000">
      <w:r>
        <w:rPr>
          <w:b/>
        </w:rPr>
        <w:t>EMS/SCADA Subscription for this System:</w:t>
      </w:r>
    </w:p>
    <w:p w14:paraId="4C9B771C" w14:textId="77777777" w:rsidR="00A41963" w:rsidRDefault="00000000">
      <w:r>
        <w:t>| Item | Value |</w:t>
      </w:r>
    </w:p>
    <w:p w14:paraId="03355254" w14:textId="77777777" w:rsidR="00A41963" w:rsidRDefault="00000000">
      <w:r>
        <w:t>|------|-------|</w:t>
      </w:r>
    </w:p>
    <w:p w14:paraId="2FA41C3C" w14:textId="77777777" w:rsidR="00A41963" w:rsidRDefault="00000000">
      <w:r>
        <w:t>| System Capacity | [●] MWh |</w:t>
      </w:r>
    </w:p>
    <w:p w14:paraId="45DBFAB9" w14:textId="77777777" w:rsidR="00A41963" w:rsidRDefault="00000000">
      <w:r>
        <w:lastRenderedPageBreak/>
        <w:t>| Installed EMS/SCADA Cost | €[●] |</w:t>
      </w:r>
    </w:p>
    <w:p w14:paraId="232E5C48" w14:textId="77777777" w:rsidR="00A41963" w:rsidRDefault="00000000">
      <w:r>
        <w:t>| Annual Subscription (20%) | €[●] |</w:t>
      </w:r>
    </w:p>
    <w:p w14:paraId="4496FE2A" w14:textId="77777777" w:rsidR="00A41963" w:rsidRDefault="00000000">
      <w:r>
        <w:t>| EUR/MWh/Year | €[●] |</w:t>
      </w:r>
    </w:p>
    <w:p w14:paraId="6FA15A16" w14:textId="77777777" w:rsidR="00A41963" w:rsidRDefault="00000000">
      <w:r>
        <w:t>───────────────────────────────────────────────────────────────</w:t>
      </w:r>
    </w:p>
    <w:p w14:paraId="1C09ED1D" w14:textId="77777777" w:rsidR="00A41963" w:rsidRDefault="00000000">
      <w:r>
        <w:t>ANNUAL FEE SUMMARY</w:t>
      </w:r>
    </w:p>
    <w:p w14:paraId="43DA3366" w14:textId="77777777" w:rsidR="00A41963" w:rsidRDefault="00000000">
      <w:r>
        <w:t>───────────────────────────────────────────────────────────────</w:t>
      </w:r>
    </w:p>
    <w:p w14:paraId="24F29CEF" w14:textId="77777777" w:rsidR="00A41963" w:rsidRDefault="00000000">
      <w:r>
        <w:t>| Component | Annual Fee (EUR) |</w:t>
      </w:r>
    </w:p>
    <w:p w14:paraId="0A7B3E3D" w14:textId="77777777" w:rsidR="00A41963" w:rsidRDefault="00000000">
      <w:r>
        <w:t>|-----------|------------------|</w:t>
      </w:r>
    </w:p>
    <w:p w14:paraId="350F7397" w14:textId="77777777" w:rsidR="00A41963" w:rsidRDefault="00000000">
      <w:r>
        <w:t>| Base Service Fee (Selected Tier) | €[●] |</w:t>
      </w:r>
    </w:p>
    <w:p w14:paraId="2CD241FF" w14:textId="77777777" w:rsidR="00A41963" w:rsidRDefault="00000000">
      <w:r>
        <w:t>| Warranty Extension (if selected) | €[●] |</w:t>
      </w:r>
    </w:p>
    <w:p w14:paraId="193A9AD2" w14:textId="77777777" w:rsidR="00A41963" w:rsidRDefault="00000000">
      <w:r>
        <w:t>| EMS/SCADA Annual Subscription | €[●] |</w:t>
      </w:r>
    </w:p>
    <w:p w14:paraId="78523331" w14:textId="77777777" w:rsidR="00A41963" w:rsidRDefault="00000000">
      <w:r>
        <w:t>| TOTAL ANNUAL FEE | €[●] |</w:t>
      </w:r>
    </w:p>
    <w:p w14:paraId="0482D4E4" w14:textId="77777777" w:rsidR="00A41963" w:rsidRDefault="00000000">
      <w:r>
        <w:t>| VAT (19%) | €[●] |</w:t>
      </w:r>
    </w:p>
    <w:p w14:paraId="2A2DEC7F" w14:textId="77777777" w:rsidR="00A41963" w:rsidRDefault="00000000">
      <w:r>
        <w:t>| TOTAL INCLUDING VAT | €[●] |</w:t>
      </w:r>
    </w:p>
    <w:p w14:paraId="3ED68A6B" w14:textId="77777777" w:rsidR="00A41963" w:rsidRDefault="00000000">
      <w:r>
        <w:t>───────────────────────────────────────────────────────────────</w:t>
      </w:r>
    </w:p>
    <w:p w14:paraId="4789133F" w14:textId="77777777" w:rsidR="00A41963" w:rsidRDefault="00000000">
      <w:r>
        <w:t>FEE INCLUSIONS BY TIER</w:t>
      </w:r>
    </w:p>
    <w:p w14:paraId="70B432B2" w14:textId="77777777" w:rsidR="00A41963" w:rsidRDefault="00000000">
      <w:r>
        <w:t>───────────────────────────────────────────────────────────────</w:t>
      </w:r>
    </w:p>
    <w:p w14:paraId="4C09DC8F" w14:textId="77777777" w:rsidR="00A41963" w:rsidRDefault="00000000">
      <w:r>
        <w:t>TIER A includes:</w:t>
      </w:r>
    </w:p>
    <w:p w14:paraId="315F4A91" w14:textId="77777777" w:rsidR="00A41963" w:rsidRDefault="00000000">
      <w:pPr>
        <w:ind w:left="567"/>
      </w:pPr>
      <w:r>
        <w:t>24/7 remote monitoring</w:t>
      </w:r>
    </w:p>
    <w:p w14:paraId="2FBC76BE" w14:textId="77777777" w:rsidR="00A41963" w:rsidRDefault="00000000">
      <w:pPr>
        <w:ind w:left="567"/>
      </w:pPr>
      <w:r>
        <w:t>Quarterly on-site maintenance visits (4 per year)</w:t>
      </w:r>
    </w:p>
    <w:p w14:paraId="6C24173C" w14:textId="77777777" w:rsidR="00A41963" w:rsidRDefault="00000000">
      <w:pPr>
        <w:ind w:left="567"/>
      </w:pPr>
      <w:r>
        <w:t>Quarterly remote health checks</w:t>
      </w:r>
    </w:p>
    <w:p w14:paraId="3F9C4C30" w14:textId="77777777" w:rsidR="00A41963" w:rsidRDefault="00000000">
      <w:pPr>
        <w:ind w:left="567"/>
      </w:pPr>
      <w:r>
        <w:t>Monthly and quarterly reporting</w:t>
      </w:r>
    </w:p>
    <w:p w14:paraId="6A239CC9" w14:textId="77777777" w:rsidR="00A41963" w:rsidRDefault="00000000">
      <w:pPr>
        <w:ind w:left="567"/>
      </w:pPr>
      <w:r>
        <w:t>Annual review report</w:t>
      </w:r>
    </w:p>
    <w:p w14:paraId="7342B291" w14:textId="77777777" w:rsidR="00A41963" w:rsidRDefault="00000000">
      <w:pPr>
        <w:ind w:left="567"/>
      </w:pPr>
      <w:r>
        <w:t>Standard consumables for preventive maintenance</w:t>
      </w:r>
    </w:p>
    <w:p w14:paraId="60C965ED" w14:textId="77777777" w:rsidR="00A41963" w:rsidRDefault="00000000">
      <w:pPr>
        <w:ind w:left="567"/>
      </w:pPr>
      <w:r>
        <w:t>Technical support during Business Hours</w:t>
      </w:r>
    </w:p>
    <w:p w14:paraId="29581BAD" w14:textId="77777777" w:rsidR="00A41963" w:rsidRDefault="00000000">
      <w:r>
        <w:t>TIER B adds:</w:t>
      </w:r>
    </w:p>
    <w:p w14:paraId="342A88E0" w14:textId="77777777" w:rsidR="00A41963" w:rsidRDefault="00000000">
      <w:pPr>
        <w:ind w:left="567"/>
      </w:pPr>
      <w:r>
        <w:t>Corrective maintenance and fault rectification</w:t>
      </w:r>
    </w:p>
    <w:p w14:paraId="5ED1C8B9" w14:textId="77777777" w:rsidR="00A41963" w:rsidRDefault="00000000">
      <w:pPr>
        <w:ind w:left="567"/>
      </w:pPr>
      <w:r>
        <w:t>PCS and MVS maintenance and servicing</w:t>
      </w:r>
    </w:p>
    <w:p w14:paraId="310E48C2" w14:textId="77777777" w:rsidR="00A41963" w:rsidRDefault="00000000">
      <w:pPr>
        <w:ind w:left="567"/>
      </w:pPr>
      <w:r>
        <w:t>Emergency response services</w:t>
      </w:r>
    </w:p>
    <w:p w14:paraId="0C0A155E" w14:textId="77777777" w:rsidR="00A41963" w:rsidRDefault="00000000">
      <w:r>
        <w:t>TIER C adds:</w:t>
      </w:r>
    </w:p>
    <w:p w14:paraId="79E27749" w14:textId="77777777" w:rsidR="00A41963" w:rsidRDefault="00000000">
      <w:pPr>
        <w:ind w:left="567"/>
      </w:pPr>
      <w:r>
        <w:t>97% annual Availability Guarantee</w:t>
      </w:r>
    </w:p>
    <w:p w14:paraId="000717F2" w14:textId="77777777" w:rsidR="00A41963" w:rsidRDefault="00000000">
      <w:pPr>
        <w:ind w:left="567"/>
      </w:pPr>
      <w:r>
        <w:t>Local service team presence in Cyprus</w:t>
      </w:r>
    </w:p>
    <w:p w14:paraId="2B2E4C19" w14:textId="77777777" w:rsidR="00A41963" w:rsidRDefault="00000000">
      <w:pPr>
        <w:ind w:left="567"/>
      </w:pPr>
      <w:r>
        <w:t>Local spare parts warehouse</w:t>
      </w:r>
    </w:p>
    <w:p w14:paraId="2A2A22DE" w14:textId="77777777" w:rsidR="00A41963" w:rsidRDefault="00000000">
      <w:pPr>
        <w:ind w:left="567"/>
      </w:pPr>
      <w:r>
        <w:t>Availability Liquidated Damages protection</w:t>
      </w:r>
    </w:p>
    <w:p w14:paraId="2D886036" w14:textId="77777777" w:rsidR="00A41963" w:rsidRDefault="00000000">
      <w:pPr>
        <w:ind w:left="567"/>
      </w:pPr>
      <w:r>
        <w:t>Priority response times</w:t>
      </w:r>
    </w:p>
    <w:p w14:paraId="63DFCEFB" w14:textId="77777777" w:rsidR="00A41963" w:rsidRDefault="00000000">
      <w:r>
        <w:t>TIER D adds:</w:t>
      </w:r>
    </w:p>
    <w:p w14:paraId="1C146B72" w14:textId="77777777" w:rsidR="00A41963" w:rsidRDefault="00000000">
      <w:pPr>
        <w:ind w:left="567"/>
      </w:pPr>
      <w:r>
        <w:lastRenderedPageBreak/>
        <w:t>SOH Guarantee against Degradation Curve</w:t>
      </w:r>
    </w:p>
    <w:p w14:paraId="566ABC58" w14:textId="77777777" w:rsidR="00A41963" w:rsidRDefault="00000000">
      <w:pPr>
        <w:ind w:left="567"/>
      </w:pPr>
      <w:r>
        <w:t>Performance Warranty with tiered remedies</w:t>
      </w:r>
    </w:p>
    <w:p w14:paraId="57C86431" w14:textId="77777777" w:rsidR="00A41963" w:rsidRDefault="00000000">
      <w:pPr>
        <w:ind w:left="567"/>
      </w:pPr>
      <w:r>
        <w:t>Cell augmentation provisions</w:t>
      </w:r>
    </w:p>
    <w:p w14:paraId="3DB89F0A" w14:textId="77777777" w:rsidR="00A41963" w:rsidRDefault="00000000">
      <w:pPr>
        <w:ind w:left="567"/>
      </w:pPr>
      <w:r>
        <w:t>Module replacement coverage</w:t>
      </w:r>
    </w:p>
    <w:p w14:paraId="6EBA2A68" w14:textId="77777777" w:rsidR="00A41963" w:rsidRDefault="00000000">
      <w:r>
        <w:t>───────────────────────────────────────────────────────────────</w:t>
      </w:r>
    </w:p>
    <w:p w14:paraId="76F9C792" w14:textId="77777777" w:rsidR="00A41963" w:rsidRDefault="00000000">
      <w:r>
        <w:t>FEE EXCLUSIONS (ALL TIERS)</w:t>
      </w:r>
    </w:p>
    <w:p w14:paraId="676A2C8A" w14:textId="77777777" w:rsidR="00A41963" w:rsidRDefault="00000000">
      <w:r>
        <w:t>───────────────────────────────────────────────────────────────</w:t>
      </w:r>
    </w:p>
    <w:p w14:paraId="6F3B97C0" w14:textId="77777777" w:rsidR="00A41963" w:rsidRDefault="00000000">
      <w:pPr>
        <w:ind w:left="567"/>
      </w:pPr>
      <w:r>
        <w:t>Major component replacement beyond warranty scope</w:t>
      </w:r>
    </w:p>
    <w:p w14:paraId="5C3996FC" w14:textId="77777777" w:rsidR="00A41963" w:rsidRDefault="00000000">
      <w:pPr>
        <w:ind w:left="567"/>
      </w:pPr>
      <w:r>
        <w:t>EMS/SCADA annual subscription (charged separately — see EMS/SCADA section above)</w:t>
      </w:r>
    </w:p>
    <w:p w14:paraId="286233AA" w14:textId="77777777" w:rsidR="00A41963" w:rsidRDefault="00000000">
      <w:pPr>
        <w:ind w:left="567"/>
      </w:pPr>
      <w:r>
        <w:t>EMS software customisation beyond standard configuration</w:t>
      </w:r>
    </w:p>
    <w:p w14:paraId="5A64CCBC" w14:textId="77777777" w:rsidR="00A41963" w:rsidRDefault="00000000">
      <w:pPr>
        <w:ind w:left="567"/>
      </w:pPr>
      <w:r>
        <w:t>Grid-related issues beyond point of interconnection</w:t>
      </w:r>
    </w:p>
    <w:p w14:paraId="680F292D" w14:textId="77777777" w:rsidR="00A41963" w:rsidRDefault="00000000">
      <w:pPr>
        <w:ind w:left="567"/>
      </w:pPr>
      <w:r>
        <w:t>Damage caused by Client, third parties, or Force Majeure</w:t>
      </w:r>
    </w:p>
    <w:p w14:paraId="28AB9E3B" w14:textId="77777777" w:rsidR="00A41963" w:rsidRDefault="00000000">
      <w:pPr>
        <w:ind w:left="567"/>
      </w:pPr>
      <w:r>
        <w:t>Civil works or site infrastructure</w:t>
      </w:r>
    </w:p>
    <w:p w14:paraId="5AE21313" w14:textId="77777777" w:rsidR="00A41963" w:rsidRDefault="00000000">
      <w:pPr>
        <w:ind w:left="567"/>
      </w:pPr>
      <w:r>
        <w:t>Third-party equipment not supplied under EPC Agreement</w:t>
      </w:r>
    </w:p>
    <w:p w14:paraId="2E02B158" w14:textId="77777777" w:rsidR="00A41963" w:rsidRDefault="00000000">
      <w:r>
        <w:t>───────────────────────────────────────────────────────────────</w:t>
      </w:r>
    </w:p>
    <w:p w14:paraId="385A56F5" w14:textId="77777777" w:rsidR="00A41963" w:rsidRDefault="00000000">
      <w:r>
        <w:t>PAYMENT SCHEDULE</w:t>
      </w:r>
    </w:p>
    <w:p w14:paraId="7CC6D49C" w14:textId="77777777" w:rsidR="00A41963" w:rsidRDefault="00000000">
      <w:r>
        <w:t>───────────────────────────────────────────────────────────────</w:t>
      </w:r>
    </w:p>
    <w:p w14:paraId="72D75C2E" w14:textId="77777777" w:rsidR="00A41963" w:rsidRDefault="00000000">
      <w:pPr>
        <w:ind w:left="567"/>
      </w:pPr>
      <w:r>
        <w:t>Invoice issued annually in advance on anniversary of Commissioning Date</w:t>
      </w:r>
    </w:p>
    <w:p w14:paraId="4AF84620" w14:textId="77777777" w:rsidR="00A41963" w:rsidRDefault="00000000">
      <w:pPr>
        <w:ind w:left="567"/>
      </w:pPr>
      <w:r>
        <w:t>Payment due within 30 days of invoice</w:t>
      </w:r>
    </w:p>
    <w:p w14:paraId="31A70561" w14:textId="77777777" w:rsidR="00A41963" w:rsidRDefault="00000000">
      <w:pPr>
        <w:ind w:left="567"/>
      </w:pPr>
      <w:r>
        <w:t>All amounts exclusive of VAT unless otherwise stated</w:t>
      </w:r>
    </w:p>
    <w:p w14:paraId="6F862637" w14:textId="77777777" w:rsidR="00A41963" w:rsidRDefault="00000000">
      <w:pPr>
        <w:ind w:left="567"/>
      </w:pPr>
      <w:r>
        <w:t>Warranty extension fees payable in advance for the extension period</w:t>
      </w:r>
    </w:p>
    <w:p w14:paraId="0874ECDE" w14:textId="77777777" w:rsidR="00A41963" w:rsidRDefault="00000000">
      <w:r>
        <w:t>SCHEDULE 3 – MAINTENANCE CHECKLIST</w:t>
      </w:r>
    </w:p>
    <w:p w14:paraId="08AFAEE2" w14:textId="77777777" w:rsidR="00A41963" w:rsidRDefault="00000000">
      <w:r>
        <w:t>(Per Linyang OEM Maintenance Manual)</w:t>
      </w:r>
    </w:p>
    <w:p w14:paraId="56D4CA59" w14:textId="77777777" w:rsidR="00A41963" w:rsidRDefault="00000000">
      <w:r>
        <w:t>───────────────────────────────────────────────────────────────</w:t>
      </w:r>
    </w:p>
    <w:p w14:paraId="3C63A5A7" w14:textId="77777777" w:rsidR="00A41963" w:rsidRDefault="00000000">
      <w:r>
        <w:t>PRE-MAINTENANCE SAFETY CHECK (OEM REQUIRED)</w:t>
      </w:r>
    </w:p>
    <w:p w14:paraId="55D6D208" w14:textId="77777777" w:rsidR="00A41963" w:rsidRDefault="00000000">
      <w:r>
        <w:t>───────────────────────────────────────────────────────────────</w:t>
      </w:r>
    </w:p>
    <w:p w14:paraId="2D4458FF" w14:textId="77777777" w:rsidR="00A41963" w:rsidRDefault="00000000">
      <w:pPr>
        <w:ind w:left="567"/>
      </w:pPr>
      <w:r>
        <w:t>☐ Weather conditions acceptable (no rain, snow, fog, high humidity, excessive wind)</w:t>
      </w:r>
    </w:p>
    <w:p w14:paraId="3216EB2E" w14:textId="77777777" w:rsidR="00A41963" w:rsidRDefault="00000000">
      <w:pPr>
        <w:ind w:left="567"/>
      </w:pPr>
      <w:r>
        <w:t>☐ Container door opening is safe</w:t>
      </w:r>
    </w:p>
    <w:p w14:paraId="3449148F" w14:textId="77777777" w:rsidR="00A41963" w:rsidRDefault="00000000">
      <w:pPr>
        <w:ind w:left="567"/>
      </w:pPr>
      <w:r>
        <w:t>☐ All MSDs disconnected before rack maintenance</w:t>
      </w:r>
    </w:p>
    <w:p w14:paraId="72A68B69" w14:textId="77777777" w:rsidR="00A41963" w:rsidRDefault="00000000">
      <w:pPr>
        <w:ind w:left="567"/>
      </w:pPr>
      <w:r>
        <w:t>☐ Pack plug locking structures unlocked before any unplugging</w:t>
      </w:r>
    </w:p>
    <w:p w14:paraId="7A3F36B3" w14:textId="77777777" w:rsidR="00A41963" w:rsidRDefault="00000000">
      <w:r>
        <w:t>───────────────────────────────────────────────────────────────</w:t>
      </w:r>
    </w:p>
    <w:p w14:paraId="66225F18" w14:textId="77777777" w:rsidR="00A41963" w:rsidRDefault="00000000">
      <w:r>
        <w:t>BI-ANNUAL ON-SITE MAINTENANCE CHECKLIST</w:t>
      </w:r>
    </w:p>
    <w:p w14:paraId="4FA7157A" w14:textId="77777777" w:rsidR="00A41963" w:rsidRDefault="00000000">
      <w:r>
        <w:t>───────────────────────────────────────────────────────────────</w:t>
      </w:r>
    </w:p>
    <w:p w14:paraId="57EFC987" w14:textId="77777777" w:rsidR="00A41963" w:rsidRDefault="00000000">
      <w:r>
        <w:t>CONTAINER INSPECTION (OEM Monthly Items)</w:t>
      </w:r>
    </w:p>
    <w:p w14:paraId="25132293" w14:textId="77777777" w:rsidR="00A41963" w:rsidRDefault="00000000">
      <w:pPr>
        <w:ind w:left="567"/>
      </w:pPr>
      <w:r>
        <w:t>☐ No damage, paint flaking, or oxidization</w:t>
      </w:r>
    </w:p>
    <w:p w14:paraId="6A2235C5" w14:textId="77777777" w:rsidR="00A41963" w:rsidRDefault="00000000">
      <w:pPr>
        <w:ind w:left="567"/>
      </w:pPr>
      <w:r>
        <w:lastRenderedPageBreak/>
        <w:t>☐ No deformation of container or devices</w:t>
      </w:r>
    </w:p>
    <w:p w14:paraId="3D75B4A3" w14:textId="77777777" w:rsidR="00A41963" w:rsidRDefault="00000000">
      <w:pPr>
        <w:ind w:left="567"/>
      </w:pPr>
      <w:r>
        <w:t>☐ No flammable objects on top of container</w:t>
      </w:r>
    </w:p>
    <w:p w14:paraId="679FA488" w14:textId="77777777" w:rsidR="00A41963" w:rsidRDefault="00000000">
      <w:pPr>
        <w:ind w:left="567"/>
      </w:pPr>
      <w:r>
        <w:t>☐ Foundation welding firm, no corrosion</w:t>
      </w:r>
    </w:p>
    <w:p w14:paraId="7277F502" w14:textId="77777777" w:rsidR="00A41963" w:rsidRDefault="00000000">
      <w:pPr>
        <w:ind w:left="567"/>
      </w:pPr>
      <w:r>
        <w:t>☐ Door lock unlocks flexibly</w:t>
      </w:r>
    </w:p>
    <w:p w14:paraId="7EFF3460" w14:textId="77777777" w:rsidR="00A41963" w:rsidRDefault="00000000">
      <w:pPr>
        <w:ind w:left="567"/>
      </w:pPr>
      <w:r>
        <w:t>☐ Sealing strip fixed properly</w:t>
      </w:r>
    </w:p>
    <w:p w14:paraId="1F894163" w14:textId="77777777" w:rsidR="00A41963" w:rsidRDefault="00000000">
      <w:pPr>
        <w:ind w:left="567"/>
      </w:pPr>
      <w:r>
        <w:t>☐ Door seals do not curl when closing</w:t>
      </w:r>
    </w:p>
    <w:p w14:paraId="6F9E25D7" w14:textId="77777777" w:rsidR="00A41963" w:rsidRDefault="00000000">
      <w:pPr>
        <w:ind w:left="567"/>
      </w:pPr>
      <w:r>
        <w:t>☐ No foreign objects, dust, dirt, or condensed water inside</w:t>
      </w:r>
    </w:p>
    <w:p w14:paraId="211E8FC2" w14:textId="77777777" w:rsidR="00A41963" w:rsidRDefault="00000000">
      <w:pPr>
        <w:ind w:left="567"/>
      </w:pPr>
      <w:r>
        <w:t>☐ Humidity within normal range</w:t>
      </w:r>
    </w:p>
    <w:p w14:paraId="2C7DD99F" w14:textId="77777777" w:rsidR="00A41963" w:rsidRDefault="00000000">
      <w:r>
        <w:t>AIR FLOW (OEM Monthly Items)</w:t>
      </w:r>
    </w:p>
    <w:p w14:paraId="731281EC" w14:textId="77777777" w:rsidR="00A41963" w:rsidRDefault="00000000">
      <w:pPr>
        <w:ind w:left="567"/>
      </w:pPr>
      <w:r>
        <w:t>☐ Air inlet not blocked</w:t>
      </w:r>
    </w:p>
    <w:p w14:paraId="280F40C8" w14:textId="77777777" w:rsidR="00A41963" w:rsidRDefault="00000000">
      <w:pPr>
        <w:ind w:left="567"/>
      </w:pPr>
      <w:r>
        <w:t>☐ Air outlet not blocked</w:t>
      </w:r>
    </w:p>
    <w:p w14:paraId="6C3510D8" w14:textId="77777777" w:rsidR="00A41963" w:rsidRDefault="00000000">
      <w:pPr>
        <w:ind w:left="567"/>
      </w:pPr>
      <w:r>
        <w:t>☐ Internal ventilation paths clear</w:t>
      </w:r>
    </w:p>
    <w:p w14:paraId="4AD426A7" w14:textId="77777777" w:rsidR="00A41963" w:rsidRDefault="00000000">
      <w:r>
        <w:t>ELECTRICAL SYSTEMS (OEM 6-Month + Annual Items)</w:t>
      </w:r>
    </w:p>
    <w:p w14:paraId="47DBBBFE" w14:textId="77777777" w:rsidR="00A41963" w:rsidRDefault="00000000">
      <w:pPr>
        <w:ind w:left="567"/>
      </w:pPr>
      <w:r>
        <w:t>☐ All cables checked for breakage</w:t>
      </w:r>
    </w:p>
    <w:p w14:paraId="53C7EB9E" w14:textId="77777777" w:rsidR="00A41963" w:rsidRDefault="00000000">
      <w:pPr>
        <w:ind w:left="567"/>
      </w:pPr>
      <w:r>
        <w:t>☐ Cable layout normal, no short circuit risk</w:t>
      </w:r>
    </w:p>
    <w:p w14:paraId="37A6FF44" w14:textId="77777777" w:rsidR="00A41963" w:rsidRDefault="00000000">
      <w:pPr>
        <w:ind w:left="567"/>
      </w:pPr>
      <w:r>
        <w:t>☐ All cable entries well sealed</w:t>
      </w:r>
    </w:p>
    <w:p w14:paraId="1C9B98A4" w14:textId="77777777" w:rsidR="00A41963" w:rsidRDefault="00000000">
      <w:pPr>
        <w:ind w:left="567"/>
      </w:pPr>
      <w:r>
        <w:t>☐ Power cables not loose</w:t>
      </w:r>
    </w:p>
    <w:p w14:paraId="183B8341" w14:textId="77777777" w:rsidR="00A41963" w:rsidRDefault="00000000">
      <w:pPr>
        <w:ind w:left="567"/>
      </w:pPr>
      <w:r>
        <w:t>☐ Torque verification completed per OEM specification</w:t>
      </w:r>
    </w:p>
    <w:p w14:paraId="3E270684" w14:textId="77777777" w:rsidR="00A41963" w:rsidRDefault="00000000">
      <w:pPr>
        <w:ind w:left="567"/>
      </w:pPr>
      <w:r>
        <w:t>☐ Power/control cables not damaged</w:t>
      </w:r>
    </w:p>
    <w:p w14:paraId="7A31CEBD" w14:textId="77777777" w:rsidR="00A41963" w:rsidRDefault="00000000">
      <w:pPr>
        <w:ind w:left="567"/>
      </w:pPr>
      <w:r>
        <w:t>☐ Insulation tapes on terminals intact</w:t>
      </w:r>
    </w:p>
    <w:p w14:paraId="63D5323A" w14:textId="77777777" w:rsidR="00A41963" w:rsidRDefault="00000000">
      <w:pPr>
        <w:ind w:left="567"/>
      </w:pPr>
      <w:r>
        <w:t>☐ Cable shielding in good contact with insulation sleeve</w:t>
      </w:r>
    </w:p>
    <w:p w14:paraId="04F4C7CC" w14:textId="77777777" w:rsidR="00A41963" w:rsidRDefault="00000000">
      <w:pPr>
        <w:ind w:left="567"/>
      </w:pPr>
      <w:r>
        <w:t>☐ Copper bus bar firmly fixed</w:t>
      </w:r>
    </w:p>
    <w:p w14:paraId="3DA17FBA" w14:textId="77777777" w:rsidR="00A41963" w:rsidRDefault="00000000">
      <w:pPr>
        <w:ind w:left="567"/>
      </w:pPr>
      <w:r>
        <w:t>☐ SPD properly fastened</w:t>
      </w:r>
    </w:p>
    <w:p w14:paraId="77ADD942" w14:textId="77777777" w:rsidR="00A41963" w:rsidRDefault="00000000">
      <w:pPr>
        <w:ind w:left="567"/>
      </w:pPr>
      <w:r>
        <w:t>☐ Fuses properly fastened</w:t>
      </w:r>
    </w:p>
    <w:p w14:paraId="6374BF3F" w14:textId="77777777" w:rsidR="00A41963" w:rsidRDefault="00000000">
      <w:pPr>
        <w:ind w:left="567"/>
      </w:pPr>
      <w:r>
        <w:t>☐ Busbar connections secure</w:t>
      </w:r>
    </w:p>
    <w:p w14:paraId="10D9C0E9" w14:textId="77777777" w:rsidR="00A41963" w:rsidRDefault="00000000">
      <w:pPr>
        <w:ind w:left="567"/>
      </w:pPr>
      <w:r>
        <w:t>☐ Switchgear operation verified</w:t>
      </w:r>
    </w:p>
    <w:p w14:paraId="0CCA6923" w14:textId="77777777" w:rsidR="00A41963" w:rsidRDefault="00000000">
      <w:pPr>
        <w:ind w:left="567"/>
      </w:pPr>
      <w:r>
        <w:t>☐ Protection relay settings verified</w:t>
      </w:r>
    </w:p>
    <w:p w14:paraId="4C3029EC" w14:textId="77777777" w:rsidR="00A41963" w:rsidRDefault="00000000">
      <w:pPr>
        <w:ind w:left="567"/>
      </w:pPr>
      <w:r>
        <w:t>☐ Thermal imaging completed</w:t>
      </w:r>
    </w:p>
    <w:p w14:paraId="6EC52423" w14:textId="77777777" w:rsidR="00A41963" w:rsidRDefault="00000000">
      <w:r>
        <w:t>GROUNDING (OEM Annual Item)</w:t>
      </w:r>
    </w:p>
    <w:p w14:paraId="1C085804" w14:textId="77777777" w:rsidR="00A41963" w:rsidRDefault="00000000">
      <w:pPr>
        <w:ind w:left="567"/>
      </w:pPr>
      <w:r>
        <w:t>☐ Ground connection correct</w:t>
      </w:r>
    </w:p>
    <w:p w14:paraId="07254A54" w14:textId="77777777" w:rsidR="00A41963" w:rsidRDefault="00000000">
      <w:pPr>
        <w:ind w:left="567"/>
      </w:pPr>
      <w:r>
        <w:t>☐ Grounding resistance measured: ________ Ω (MUST BE ≤4Ω)</w:t>
      </w:r>
    </w:p>
    <w:p w14:paraId="3CA126D2" w14:textId="77777777" w:rsidR="00A41963" w:rsidRDefault="00000000">
      <w:pPr>
        <w:ind w:left="567"/>
      </w:pPr>
      <w:r>
        <w:t>☐ Equipotential connection inside system correct</w:t>
      </w:r>
    </w:p>
    <w:p w14:paraId="0D5B29DF" w14:textId="77777777" w:rsidR="00A41963" w:rsidRDefault="00000000">
      <w:r>
        <w:t>BATTERY SYSTEMS</w:t>
      </w:r>
    </w:p>
    <w:p w14:paraId="7D6212D8" w14:textId="77777777" w:rsidR="00A41963" w:rsidRDefault="00000000">
      <w:pPr>
        <w:ind w:left="567"/>
      </w:pPr>
      <w:r>
        <w:lastRenderedPageBreak/>
        <w:t>☐ All MSDs properly disconnected before work</w:t>
      </w:r>
    </w:p>
    <w:p w14:paraId="3679E992" w14:textId="77777777" w:rsidR="00A41963" w:rsidRDefault="00000000">
      <w:pPr>
        <w:ind w:left="567"/>
      </w:pPr>
      <w:r>
        <w:t>☐ Module visual inspection</w:t>
      </w:r>
    </w:p>
    <w:p w14:paraId="7E025EAD" w14:textId="77777777" w:rsidR="00A41963" w:rsidRDefault="00000000">
      <w:pPr>
        <w:ind w:left="567"/>
      </w:pPr>
      <w:r>
        <w:t>☐ Cell voltage readings recorded</w:t>
      </w:r>
    </w:p>
    <w:p w14:paraId="3BF70E7B" w14:textId="77777777" w:rsidR="00A41963" w:rsidRDefault="00000000">
      <w:pPr>
        <w:ind w:left="567"/>
      </w:pPr>
      <w:r>
        <w:t>☐ Cell temperature readings recorded</w:t>
      </w:r>
    </w:p>
    <w:p w14:paraId="0FF35370" w14:textId="77777777" w:rsidR="00A41963" w:rsidRDefault="00000000">
      <w:pPr>
        <w:ind w:left="567"/>
      </w:pPr>
      <w:r>
        <w:t>☐ Module balancing status verified</w:t>
      </w:r>
    </w:p>
    <w:p w14:paraId="04D49F7F" w14:textId="77777777" w:rsidR="00A41963" w:rsidRDefault="00000000">
      <w:pPr>
        <w:ind w:left="567"/>
      </w:pPr>
      <w:r>
        <w:t>☐ BMS communication check passed</w:t>
      </w:r>
    </w:p>
    <w:p w14:paraId="6BF77A44" w14:textId="77777777" w:rsidR="00A41963" w:rsidRDefault="00000000">
      <w:pPr>
        <w:ind w:left="567"/>
      </w:pPr>
      <w:r>
        <w:t>☐ SOH verification completed</w:t>
      </w:r>
    </w:p>
    <w:p w14:paraId="101A6636" w14:textId="77777777" w:rsidR="00A41963" w:rsidRDefault="00000000">
      <w:r>
        <w:t>THERMAL MANAGEMENT</w:t>
      </w:r>
    </w:p>
    <w:p w14:paraId="5FCFE17C" w14:textId="77777777" w:rsidR="00A41963" w:rsidRDefault="00000000">
      <w:pPr>
        <w:ind w:left="567"/>
      </w:pPr>
      <w:r>
        <w:t>☐ HVAC system operating normally</w:t>
      </w:r>
    </w:p>
    <w:p w14:paraId="450A30E8" w14:textId="77777777" w:rsidR="00A41963" w:rsidRDefault="00000000">
      <w:pPr>
        <w:ind w:left="567"/>
      </w:pPr>
      <w:r>
        <w:t>☐ Temperature not excessively high</w:t>
      </w:r>
    </w:p>
    <w:p w14:paraId="33030C79" w14:textId="77777777" w:rsidR="00A41963" w:rsidRDefault="00000000">
      <w:pPr>
        <w:ind w:left="567"/>
      </w:pPr>
      <w:r>
        <w:t>☐ Fan operation verified</w:t>
      </w:r>
    </w:p>
    <w:p w14:paraId="17024FC8" w14:textId="77777777" w:rsidR="00A41963" w:rsidRDefault="00000000">
      <w:pPr>
        <w:ind w:left="567"/>
      </w:pPr>
      <w:r>
        <w:t>☐ No abnormal noise during operation</w:t>
      </w:r>
    </w:p>
    <w:p w14:paraId="4EBB6C9E" w14:textId="77777777" w:rsidR="00A41963" w:rsidRDefault="00000000">
      <w:pPr>
        <w:ind w:left="567"/>
      </w:pPr>
      <w:r>
        <w:t>☐ Filters inspected/cleaned/replaced</w:t>
      </w:r>
    </w:p>
    <w:p w14:paraId="0742D5C0" w14:textId="77777777" w:rsidR="00A41963" w:rsidRDefault="00000000">
      <w:pPr>
        <w:ind w:left="567"/>
      </w:pPr>
      <w:r>
        <w:t>☐ Temperature sensor calibration verified</w:t>
      </w:r>
    </w:p>
    <w:p w14:paraId="2A0ECCE4" w14:textId="77777777" w:rsidR="00A41963" w:rsidRDefault="00000000">
      <w:pPr>
        <w:ind w:left="567"/>
      </w:pPr>
      <w:r>
        <w:t>☐ Thermal imaging completed</w:t>
      </w:r>
    </w:p>
    <w:p w14:paraId="14D70BC4" w14:textId="77777777" w:rsidR="00A41963" w:rsidRDefault="00000000">
      <w:r>
        <w:t>SAFETY SYSTEMS</w:t>
      </w:r>
    </w:p>
    <w:p w14:paraId="18EB15E1" w14:textId="77777777" w:rsidR="00A41963" w:rsidRDefault="00000000">
      <w:pPr>
        <w:ind w:left="567"/>
      </w:pPr>
      <w:r>
        <w:t>☐ Fire suppression system armed, pressure OK</w:t>
      </w:r>
    </w:p>
    <w:p w14:paraId="0DB30AA5" w14:textId="77777777" w:rsidR="00A41963" w:rsidRDefault="00000000">
      <w:pPr>
        <w:ind w:left="567"/>
      </w:pPr>
      <w:r>
        <w:t>☐ Smoke/heat detector test passed</w:t>
      </w:r>
    </w:p>
    <w:p w14:paraId="28AC0E5F" w14:textId="77777777" w:rsidR="00A41963" w:rsidRDefault="00000000">
      <w:pPr>
        <w:ind w:left="567"/>
      </w:pPr>
      <w:r>
        <w:t>☐ Emergency stop function tested</w:t>
      </w:r>
    </w:p>
    <w:p w14:paraId="6BB00F5A" w14:textId="77777777" w:rsidR="00A41963" w:rsidRDefault="00000000">
      <w:pPr>
        <w:ind w:left="567"/>
      </w:pPr>
      <w:r>
        <w:t>☐ Door interlock operation verified</w:t>
      </w:r>
    </w:p>
    <w:p w14:paraId="5C49DC6A" w14:textId="77777777" w:rsidR="00A41963" w:rsidRDefault="00000000">
      <w:pPr>
        <w:ind w:left="567"/>
      </w:pPr>
      <w:r>
        <w:t>☐ Ventilation system operational</w:t>
      </w:r>
    </w:p>
    <w:p w14:paraId="1899BDEE" w14:textId="77777777" w:rsidR="00A41963" w:rsidRDefault="00000000">
      <w:pPr>
        <w:ind w:left="567"/>
      </w:pPr>
      <w:r>
        <w:t>☐ Safety signage and labels intact</w:t>
      </w:r>
    </w:p>
    <w:p w14:paraId="5D180AC2" w14:textId="77777777" w:rsidR="00A41963" w:rsidRDefault="00000000">
      <w:pPr>
        <w:ind w:left="567"/>
      </w:pPr>
      <w:r>
        <w:t>☐ Serial numbers visible and unaltered</w:t>
      </w:r>
    </w:p>
    <w:p w14:paraId="7E619043" w14:textId="77777777" w:rsidR="00A41963" w:rsidRDefault="00000000">
      <w:r>
        <w:t>SOFTWARE AND DATA (OEM Monthly Items)</w:t>
      </w:r>
    </w:p>
    <w:p w14:paraId="7FE847BB" w14:textId="77777777" w:rsidR="00A41963" w:rsidRDefault="00000000">
      <w:pPr>
        <w:ind w:left="567"/>
      </w:pPr>
      <w:r>
        <w:t>☐ BMS data downloaded and saved</w:t>
      </w:r>
    </w:p>
    <w:p w14:paraId="0D14D8A2" w14:textId="77777777" w:rsidR="00A41963" w:rsidRDefault="00000000">
      <w:pPr>
        <w:ind w:left="567"/>
      </w:pPr>
      <w:r>
        <w:t>☐ Run data saved to file</w:t>
      </w:r>
    </w:p>
    <w:p w14:paraId="73C77087" w14:textId="77777777" w:rsidR="00A41963" w:rsidRDefault="00000000">
      <w:pPr>
        <w:ind w:left="567"/>
      </w:pPr>
      <w:r>
        <w:t>☐ Parameters saved to file</w:t>
      </w:r>
    </w:p>
    <w:p w14:paraId="4534D54B" w14:textId="77777777" w:rsidR="00A41963" w:rsidRDefault="00000000">
      <w:pPr>
        <w:ind w:left="567"/>
      </w:pPr>
      <w:r>
        <w:t>☐ Logs saved to file</w:t>
      </w:r>
    </w:p>
    <w:p w14:paraId="16E7679B" w14:textId="77777777" w:rsidR="00A41963" w:rsidRDefault="00000000">
      <w:pPr>
        <w:ind w:left="567"/>
      </w:pPr>
      <w:r>
        <w:t>☐ Parameter settings reviewed</w:t>
      </w:r>
    </w:p>
    <w:p w14:paraId="467E521E" w14:textId="77777777" w:rsidR="00A41963" w:rsidRDefault="00000000">
      <w:pPr>
        <w:ind w:left="567"/>
      </w:pPr>
      <w:r>
        <w:t>☐ Firmware version verified</w:t>
      </w:r>
    </w:p>
    <w:p w14:paraId="77211433" w14:textId="77777777" w:rsidR="00A41963" w:rsidRDefault="00000000">
      <w:pPr>
        <w:ind w:left="567"/>
      </w:pPr>
      <w:r>
        <w:t>☐ Software updates applied (if available)</w:t>
      </w:r>
    </w:p>
    <w:p w14:paraId="4B10D76C" w14:textId="77777777" w:rsidR="00A41963" w:rsidRDefault="00000000">
      <w:pPr>
        <w:ind w:left="567"/>
      </w:pPr>
      <w:r>
        <w:t>☐ Communication link verified</w:t>
      </w:r>
    </w:p>
    <w:p w14:paraId="60251D7A" w14:textId="77777777" w:rsidR="00A41963" w:rsidRDefault="00000000">
      <w:pPr>
        <w:ind w:left="567"/>
      </w:pPr>
      <w:r>
        <w:t>☐ Remote monitoring confirmed</w:t>
      </w:r>
    </w:p>
    <w:p w14:paraId="0AE8C9F5" w14:textId="77777777" w:rsidR="00A41963" w:rsidRDefault="00000000">
      <w:pPr>
        <w:ind w:left="567"/>
      </w:pPr>
      <w:r>
        <w:lastRenderedPageBreak/>
        <w:t>☐ Alarm log reviewed</w:t>
      </w:r>
    </w:p>
    <w:p w14:paraId="1F98806A" w14:textId="77777777" w:rsidR="00A41963" w:rsidRDefault="00000000">
      <w:r>
        <w:t>POST-MAINTENANCE</w:t>
      </w:r>
    </w:p>
    <w:p w14:paraId="38833621" w14:textId="77777777" w:rsidR="00A41963" w:rsidRDefault="00000000">
      <w:pPr>
        <w:ind w:left="567"/>
      </w:pPr>
      <w:r>
        <w:t>☐ All MSDs reconnected</w:t>
      </w:r>
    </w:p>
    <w:p w14:paraId="1CC05EBE" w14:textId="77777777" w:rsidR="00A41963" w:rsidRDefault="00000000">
      <w:pPr>
        <w:ind w:left="567"/>
      </w:pPr>
      <w:r>
        <w:t>☐ System returned to operational state</w:t>
      </w:r>
    </w:p>
    <w:p w14:paraId="1AFF4ED5" w14:textId="77777777" w:rsidR="00A41963" w:rsidRDefault="00000000">
      <w:pPr>
        <w:ind w:left="567"/>
      </w:pPr>
      <w:r>
        <w:t>☐ Door seals checked before closing</w:t>
      </w:r>
    </w:p>
    <w:p w14:paraId="4F7FF082" w14:textId="77777777" w:rsidR="00A41963" w:rsidRDefault="00000000">
      <w:pPr>
        <w:ind w:left="567"/>
      </w:pPr>
      <w:r>
        <w:t>☐ Door locked properly</w:t>
      </w:r>
    </w:p>
    <w:p w14:paraId="7A3A8EBA" w14:textId="77777777" w:rsidR="00A41963" w:rsidRDefault="00000000">
      <w:r>
        <w:t>DOCUMENTATION</w:t>
      </w:r>
    </w:p>
    <w:p w14:paraId="33827E2A" w14:textId="77777777" w:rsidR="00A41963" w:rsidRDefault="00000000">
      <w:pPr>
        <w:ind w:left="567"/>
      </w:pPr>
      <w:r>
        <w:t>☐ Maintenance log updated</w:t>
      </w:r>
    </w:p>
    <w:p w14:paraId="302EF031" w14:textId="77777777" w:rsidR="00A41963" w:rsidRDefault="00000000">
      <w:pPr>
        <w:ind w:left="567"/>
      </w:pPr>
      <w:r>
        <w:t>☐ Key components photographed</w:t>
      </w:r>
    </w:p>
    <w:p w14:paraId="13C166F6" w14:textId="77777777" w:rsidR="00A41963" w:rsidRDefault="00000000">
      <w:pPr>
        <w:ind w:left="567"/>
      </w:pPr>
      <w:r>
        <w:t>☐ All measurements recorded</w:t>
      </w:r>
    </w:p>
    <w:p w14:paraId="7D97B910" w14:textId="77777777" w:rsidR="00A41963" w:rsidRDefault="00000000">
      <w:pPr>
        <w:ind w:left="567"/>
      </w:pPr>
      <w:r>
        <w:t>☐ Recommendations noted</w:t>
      </w:r>
    </w:p>
    <w:p w14:paraId="40A3A8E0" w14:textId="77777777" w:rsidR="00A41963" w:rsidRDefault="00000000">
      <w:pPr>
        <w:ind w:left="567"/>
      </w:pPr>
      <w:r>
        <w:t>☐ Maintenance report completed</w:t>
      </w:r>
    </w:p>
    <w:p w14:paraId="61928233" w14:textId="77777777" w:rsidR="00A41963" w:rsidRDefault="00000000">
      <w:r>
        <w:t>SCHEDULE 4 – AVAILABILITY CALCULATION AND GUARANTEES</w:t>
      </w:r>
    </w:p>
    <w:p w14:paraId="4C99BCC9" w14:textId="77777777" w:rsidR="00A41963" w:rsidRDefault="00000000">
      <w:pPr>
        <w:spacing w:before="60" w:after="60" w:line="240" w:lineRule="auto"/>
      </w:pPr>
      <w:ins w:id="234" w:author="Client Legal/Technical Review" w:date="2026-07-03T10:05:00Z">
        <w:r>
          <w:rPr>
            <w:rFonts w:ascii="Arial" w:hAnsi="Arial"/>
            <w:sz w:val="18"/>
          </w:rPr>
          <w:t>CLIENT PROPOSED INSERTION - Schedule 4 shall be revised to remove ambiguity between the percentage fee-reduction table and the stated EUR 30/day/MWh rate. Availability LDs shall be calculated using the method more favourable to the Client, unless a single agreed formula is inserted before signing.</w:t>
        </w:r>
      </w:ins>
    </w:p>
    <w:p w14:paraId="40EC5831" w14:textId="77777777" w:rsidR="00A41963" w:rsidRDefault="00000000">
      <w:r>
        <w:t>(Applicable to Tier C only)</w:t>
      </w:r>
    </w:p>
    <w:p w14:paraId="46001C3A" w14:textId="77777777" w:rsidR="00A41963" w:rsidRDefault="00000000">
      <w:r>
        <w:t>───────────────────────────────────────────────────────────────</w:t>
      </w:r>
    </w:p>
    <w:p w14:paraId="0D47C167" w14:textId="77777777" w:rsidR="00A41963" w:rsidRDefault="00000000">
      <w:r>
        <w:t>AVAILABILITY FORMULA</w:t>
      </w:r>
    </w:p>
    <w:p w14:paraId="14D34837" w14:textId="77777777" w:rsidR="00A41963" w:rsidRDefault="00000000">
      <w:r>
        <w:t>───────────────────────────────────────────────────────────────</w:t>
      </w:r>
    </w:p>
    <w:p w14:paraId="08861783" w14:textId="77777777" w:rsidR="00A41963" w:rsidRDefault="00000000">
      <w:r>
        <w:t>Availability (%) = [(Total Hours - Unavailable Hours) / Total Hours] x 100</w:t>
      </w:r>
    </w:p>
    <w:p w14:paraId="1B40B28A" w14:textId="77777777" w:rsidR="00A41963" w:rsidRDefault="00000000">
      <w:r>
        <w:t>Where:</w:t>
      </w:r>
    </w:p>
    <w:p w14:paraId="1C0E2995" w14:textId="77777777" w:rsidR="00A41963" w:rsidRDefault="00000000">
      <w:pPr>
        <w:ind w:left="567"/>
      </w:pPr>
      <w:r>
        <w:t>Total Hours = 8,760 hours per year (8,784 in leap year)</w:t>
      </w:r>
    </w:p>
    <w:p w14:paraId="665DFD9D" w14:textId="77777777" w:rsidR="00A41963" w:rsidRDefault="00000000">
      <w:pPr>
        <w:ind w:left="567"/>
      </w:pPr>
      <w:r>
        <w:t>Unavailable Hours = hours when BESS cannot operate at rated capacity due to:</w:t>
      </w:r>
    </w:p>
    <w:p w14:paraId="3ED74AA0" w14:textId="77777777" w:rsidR="00A41963" w:rsidRDefault="00000000">
      <w:r>
        <w:t>• Equipment fault or failure</w:t>
      </w:r>
    </w:p>
    <w:p w14:paraId="6456A6C0" w14:textId="77777777" w:rsidR="00A41963" w:rsidRDefault="00000000">
      <w:r>
        <w:t>• Service Provider-caused downtime</w:t>
      </w:r>
    </w:p>
    <w:p w14:paraId="6B4810A7" w14:textId="77777777" w:rsidR="00A41963" w:rsidRDefault="00000000">
      <w:r>
        <w:t>• Waiting for parts or repairs</w:t>
      </w:r>
    </w:p>
    <w:p w14:paraId="46B3CF01" w14:textId="77777777" w:rsidR="00A41963" w:rsidRDefault="00000000">
      <w:r>
        <w:t>───────────────────────────────────────────────────────────────</w:t>
      </w:r>
    </w:p>
    <w:p w14:paraId="7B192869" w14:textId="77777777" w:rsidR="00A41963" w:rsidRDefault="00000000">
      <w:r>
        <w:t>GUARANTEED AVAILABILITY LEVEL</w:t>
      </w:r>
    </w:p>
    <w:p w14:paraId="0F303630" w14:textId="77777777" w:rsidR="00A41963" w:rsidRDefault="00000000">
      <w:r>
        <w:t>───────────────────────────────────────────────────────────────</w:t>
      </w:r>
    </w:p>
    <w:p w14:paraId="479B9499" w14:textId="77777777" w:rsidR="00A41963" w:rsidRDefault="00000000">
      <w:r>
        <w:t>| Service Tier | Guaranteed Availability |</w:t>
      </w:r>
    </w:p>
    <w:p w14:paraId="36A07E29" w14:textId="77777777" w:rsidR="00A41963" w:rsidRDefault="00000000">
      <w:r>
        <w:t>|--------------|------------------------|</w:t>
      </w:r>
    </w:p>
    <w:p w14:paraId="4614B6CC" w14:textId="77777777" w:rsidR="00A41963" w:rsidRDefault="00000000">
      <w:r>
        <w:t>| Tier C | 97% annual |</w:t>
      </w:r>
    </w:p>
    <w:p w14:paraId="23B58A06" w14:textId="77777777" w:rsidR="00A41963" w:rsidRDefault="00000000">
      <w:r>
        <w:t>| Tier C | 97% annual (highest tier) |</w:t>
      </w:r>
    </w:p>
    <w:p w14:paraId="067CE0D3" w14:textId="77777777" w:rsidR="00A41963" w:rsidRDefault="00000000">
      <w:r>
        <w:t>───────────────────────────────────────────────────────────────</w:t>
      </w:r>
    </w:p>
    <w:p w14:paraId="7FC9AD8E" w14:textId="77777777" w:rsidR="00A41963" w:rsidRDefault="00000000">
      <w:r>
        <w:t>EXCLUDED HOURS (Do not count as Unavailable)</w:t>
      </w:r>
    </w:p>
    <w:p w14:paraId="7714158C" w14:textId="77777777" w:rsidR="00A41963" w:rsidRDefault="00000000">
      <w:r>
        <w:lastRenderedPageBreak/>
        <w:t>───────────────────────────────────────────────────────────────</w:t>
      </w:r>
    </w:p>
    <w:p w14:paraId="588B8A87" w14:textId="77777777" w:rsidR="00A41963" w:rsidRDefault="00000000">
      <w:r>
        <w:t>The following shall NOT count as Unavailable Hours:</w:t>
      </w:r>
    </w:p>
    <w:p w14:paraId="7C4E41D1" w14:textId="77777777" w:rsidR="00A41963" w:rsidRDefault="00000000">
      <w:r>
        <w:t>1. Scheduled Downtime (max 240 hours / 10 days per year for maintenance)</w:t>
      </w:r>
    </w:p>
    <w:p w14:paraId="613FFAE4" w14:textId="77777777" w:rsidR="00A41963" w:rsidRDefault="00000000">
      <w:r>
        <w:t>2. Grid unavailability or curtailment by grid operator</w:t>
      </w:r>
    </w:p>
    <w:p w14:paraId="6E88E25A" w14:textId="77777777" w:rsidR="00A41963" w:rsidRDefault="00000000">
      <w:r>
        <w:t>3. Force Majeure events</w:t>
      </w:r>
    </w:p>
    <w:p w14:paraId="14609B9F" w14:textId="77777777" w:rsidR="00A41963" w:rsidRDefault="00000000">
      <w:r>
        <w:t>4. Client-caused issues or unauthorised modifications</w:t>
      </w:r>
    </w:p>
    <w:p w14:paraId="593EDF3A" w14:textId="77777777" w:rsidR="00A41963" w:rsidRDefault="00000000">
      <w:r>
        <w:t>5. EMS or third-party system failures</w:t>
      </w:r>
    </w:p>
    <w:p w14:paraId="5C06A450" w14:textId="77777777" w:rsidR="00A41963" w:rsidRDefault="00000000">
      <w:r>
        <w:t>6. Periods when BESS is not dispatched</w:t>
      </w:r>
    </w:p>
    <w:p w14:paraId="05DA6EA7" w14:textId="77777777" w:rsidR="00A41963" w:rsidRDefault="00000000">
      <w:r>
        <w:t>7. Downtime during warranty claim investigations</w:t>
      </w:r>
    </w:p>
    <w:p w14:paraId="27D3AB20" w14:textId="77777777" w:rsidR="00A41963" w:rsidRDefault="00000000">
      <w:r>
        <w:t>───────────────────────────────────────────────────────────────</w:t>
      </w:r>
    </w:p>
    <w:p w14:paraId="7E58B5C6" w14:textId="77777777" w:rsidR="00A41963" w:rsidRDefault="00000000">
      <w:r>
        <w:t>AVAILABILITY LIQUIDATED DAMAGES</w:t>
      </w:r>
    </w:p>
    <w:p w14:paraId="2C427440" w14:textId="77777777" w:rsidR="00A41963" w:rsidRDefault="00000000">
      <w:r>
        <w:t>───────────────────────────────────────────────────────────────</w:t>
      </w:r>
    </w:p>
    <w:p w14:paraId="0C7296E4" w14:textId="77777777" w:rsidR="00A41963" w:rsidRDefault="00000000">
      <w:r>
        <w:t>| Achieved Availability | Service Fee Reduction |</w:t>
      </w:r>
    </w:p>
    <w:p w14:paraId="231361ED" w14:textId="77777777" w:rsidR="00A41963" w:rsidRDefault="00000000">
      <w:r>
        <w:t>|----------------------|----------------------|</w:t>
      </w:r>
    </w:p>
    <w:p w14:paraId="39A0844F" w14:textId="77777777" w:rsidR="00A41963" w:rsidRDefault="00000000">
      <w:r>
        <w:t>| 95% to &lt; 97% | 5% of annual Service Fee |</w:t>
      </w:r>
    </w:p>
    <w:p w14:paraId="5E00A1EA" w14:textId="77777777" w:rsidR="00A41963" w:rsidRDefault="00000000">
      <w:r>
        <w:t>| 93% to &lt; 95% | 10% of annual Service Fee |</w:t>
      </w:r>
    </w:p>
    <w:p w14:paraId="59507854" w14:textId="77777777" w:rsidR="00A41963" w:rsidRDefault="00000000">
      <w:r>
        <w:t>| 90% to &lt; 93% | 15% of annual Service Fee |</w:t>
      </w:r>
    </w:p>
    <w:p w14:paraId="7F25250C" w14:textId="77777777" w:rsidR="00A41963" w:rsidRDefault="00000000">
      <w:r>
        <w:t>| Below 90% | 20% of annual Service Fee |</w:t>
      </w:r>
    </w:p>
    <w:p w14:paraId="4F0B4B33" w14:textId="77777777" w:rsidR="00A41963" w:rsidRDefault="00000000">
      <w:r>
        <w:t>Maximum annual Availability Liquidated Damages: 20% of annual Service Fee</w:t>
      </w:r>
    </w:p>
    <w:p w14:paraId="7F50B785" w14:textId="77777777" w:rsidR="00A41963" w:rsidRDefault="00000000">
      <w:r>
        <w:rPr>
          <w:b/>
        </w:rPr>
        <w:t>Availability LD Rate: €30/day/MWh of unavailable capacity (per OEM confirmed rate)</w:t>
      </w:r>
    </w:p>
    <w:p w14:paraId="569D5AE8" w14:textId="77777777" w:rsidR="00A41963" w:rsidRDefault="00000000">
      <w:r>
        <w:t>───────────────────────────────────────────────────────────────</w:t>
      </w:r>
    </w:p>
    <w:p w14:paraId="6DB55E34" w14:textId="77777777" w:rsidR="00A41963" w:rsidRDefault="00000000">
      <w:r>
        <w:t>AVAILABILITY MEASUREMENT AND REPORTING</w:t>
      </w:r>
    </w:p>
    <w:p w14:paraId="61EBEE9E" w14:textId="77777777" w:rsidR="00A41963" w:rsidRDefault="00000000">
      <w:r>
        <w:t>───────────────────────────────────────────────────────────────</w:t>
      </w:r>
    </w:p>
    <w:p w14:paraId="332E1BCF" w14:textId="77777777" w:rsidR="00A41963" w:rsidRDefault="00000000">
      <w:r>
        <w:t>1. Availability shall be measured continuously via the Monitoring Platform</w:t>
      </w:r>
    </w:p>
    <w:p w14:paraId="0AEDAA12" w14:textId="77777777" w:rsidR="00A41963" w:rsidRDefault="00000000">
      <w:r>
        <w:t>2. Monthly availability reports shall be provided to the Client</w:t>
      </w:r>
    </w:p>
    <w:p w14:paraId="5AA22E28" w14:textId="77777777" w:rsidR="00A41963" w:rsidRDefault="00000000">
      <w:r>
        <w:t>3. Annual availability calculation shall be completed within 15 Business Days of year end</w:t>
      </w:r>
    </w:p>
    <w:p w14:paraId="1AD1A886" w14:textId="77777777" w:rsidR="00A41963" w:rsidRDefault="00000000">
      <w:r>
        <w:t>4. Client may dispute calculations within 30 days of receipt</w:t>
      </w:r>
    </w:p>
    <w:p w14:paraId="783AD70C" w14:textId="77777777" w:rsidR="00A41963" w:rsidRDefault="00000000">
      <w:r>
        <w:t>5. Liquidated Damages (if applicable) shall be credited against next invoice</w:t>
      </w:r>
    </w:p>
    <w:p w14:paraId="0458D44F" w14:textId="77777777" w:rsidR="00A41963" w:rsidRDefault="00000000">
      <w:r>
        <w:t>SCHEDULE 5 – DEGRADATION CURVE AND SOH GUARANTEE</w:t>
      </w:r>
    </w:p>
    <w:p w14:paraId="5ED5925F" w14:textId="77777777" w:rsidR="00A41963" w:rsidRDefault="00000000">
      <w:pPr>
        <w:spacing w:before="60" w:after="60" w:line="240" w:lineRule="auto"/>
      </w:pPr>
      <w:ins w:id="235" w:author="Client Legal/Technical Review" w:date="2026-07-03T10:05:00Z">
        <w:r>
          <w:rPr>
            <w:rFonts w:ascii="Arial" w:hAnsi="Arial"/>
            <w:sz w:val="18"/>
          </w:rPr>
          <w:t>CLIENT PROPOSED INSERTION - Schedule 5 correction required: the 1 cycle/day SOH table appears internally inconsistent because Year 9 is stated as 80% while Year 8 is 79% and Year 10 is 79.58%. The degradation table must be corrected and aligned with the OEM Technical Agreement and DWU before signing.</w:t>
        </w:r>
      </w:ins>
    </w:p>
    <w:p w14:paraId="425D1EC7" w14:textId="77777777" w:rsidR="00A41963" w:rsidRDefault="00000000">
      <w:r>
        <w:t>SOH REFERENCE DATA (OEM Degradation Curves — for information and EPC guarantee reference)</w:t>
      </w:r>
    </w:p>
    <w:p w14:paraId="09729116" w14:textId="77777777" w:rsidR="00A41963" w:rsidRDefault="00000000">
      <w:r>
        <w:rPr>
          <w:b/>
        </w:rPr>
        <w:t>Reference: Linyang Power Atlantic 5MWh BESS Degradation Curve Document</w:t>
      </w:r>
    </w:p>
    <w:p w14:paraId="0B34B5D6" w14:textId="77777777" w:rsidR="00A41963" w:rsidRDefault="00000000">
      <w:r>
        <w:t>───────────────────────────────────────────────────────────────</w:t>
      </w:r>
    </w:p>
    <w:p w14:paraId="0030991B" w14:textId="77777777" w:rsidR="00A41963" w:rsidRDefault="00000000">
      <w:r>
        <w:t>INITIAL SOH AT COMMISSIONING</w:t>
      </w:r>
    </w:p>
    <w:p w14:paraId="636E436C" w14:textId="77777777" w:rsidR="00A41963" w:rsidRDefault="00000000">
      <w:r>
        <w:lastRenderedPageBreak/>
        <w:t>───────────────────────────────────────────────────────────────</w:t>
      </w:r>
    </w:p>
    <w:p w14:paraId="181D834B" w14:textId="77777777" w:rsidR="00A41963" w:rsidRDefault="00000000">
      <w:r>
        <w:t>SOH at Commercial Operation Date (COD): 98.5%</w:t>
      </w:r>
    </w:p>
    <w:p w14:paraId="3F429C2D" w14:textId="77777777" w:rsidR="00A41963" w:rsidRDefault="00000000">
      <w:r>
        <w:t>───────────────────────────────────────────────────────────────</w:t>
      </w:r>
    </w:p>
    <w:p w14:paraId="796E5292" w14:textId="77777777" w:rsidR="00A41963" w:rsidRDefault="00000000">
      <w:r>
        <w:t>OEM DEGRADATION CURVES (Per Linyang Documentation)</w:t>
      </w:r>
    </w:p>
    <w:p w14:paraId="18629E48" w14:textId="77777777" w:rsidR="00A41963" w:rsidRDefault="00000000">
      <w:r>
        <w:t>───────────────────────────────────────────────────────────────</w:t>
      </w:r>
    </w:p>
    <w:p w14:paraId="1A5EF1B9" w14:textId="77777777" w:rsidR="00A41963" w:rsidRDefault="00000000">
      <w:r>
        <w:rPr>
          <w:b/>
        </w:rPr>
        <w:t>Operating Condition: 0.25P, 2 Cycles per Day</w:t>
      </w:r>
    </w:p>
    <w:p w14:paraId="476BF736" w14:textId="77777777" w:rsidR="00A41963" w:rsidRDefault="00000000">
      <w:r>
        <w:t>| Year | SOH | Cumulative Cycles |</w:t>
      </w:r>
    </w:p>
    <w:p w14:paraId="13F7A484" w14:textId="77777777" w:rsidR="00A41963" w:rsidRDefault="00000000">
      <w:r>
        <w:t>|------|-----|-------------------|</w:t>
      </w:r>
    </w:p>
    <w:p w14:paraId="1E6F23E3" w14:textId="77777777" w:rsidR="00A41963" w:rsidRDefault="00000000">
      <w:r>
        <w:t>| 0 | 98.50% | 0 |</w:t>
      </w:r>
    </w:p>
    <w:p w14:paraId="28C07D54" w14:textId="77777777" w:rsidR="00A41963" w:rsidRDefault="00000000">
      <w:r>
        <w:t>| 1 | 93.91% | 730 |</w:t>
      </w:r>
    </w:p>
    <w:p w14:paraId="7B94CC64" w14:textId="77777777" w:rsidR="00A41963" w:rsidRDefault="00000000">
      <w:r>
        <w:t>| 2 | 90.66% | 1,460 |</w:t>
      </w:r>
    </w:p>
    <w:p w14:paraId="1672001B" w14:textId="77777777" w:rsidR="00A41963" w:rsidRDefault="00000000">
      <w:r>
        <w:t>| 3 | 87.97% | 2,190 |</w:t>
      </w:r>
    </w:p>
    <w:p w14:paraId="2E7AD551" w14:textId="77777777" w:rsidR="00A41963" w:rsidRDefault="00000000">
      <w:r>
        <w:t>| 4 | 85.76% | 2,920 |</w:t>
      </w:r>
    </w:p>
    <w:p w14:paraId="39563F2C" w14:textId="77777777" w:rsidR="00A41963" w:rsidRDefault="00000000">
      <w:r>
        <w:t>| 5 | 83.72% | 3,650 |</w:t>
      </w:r>
    </w:p>
    <w:p w14:paraId="3CC23E0C" w14:textId="77777777" w:rsidR="00A41963" w:rsidRDefault="00000000">
      <w:r>
        <w:t>| 6 | 81.78% | 4,380 |</w:t>
      </w:r>
    </w:p>
    <w:p w14:paraId="02D31BA5" w14:textId="77777777" w:rsidR="00A41963" w:rsidRDefault="00000000">
      <w:r>
        <w:t>| 7 | 80.08% | 5,110 |</w:t>
      </w:r>
    </w:p>
    <w:p w14:paraId="77D82EC7" w14:textId="77777777" w:rsidR="00A41963" w:rsidRDefault="00000000">
      <w:r>
        <w:t>| 8 | 78.09% | 5,840 |</w:t>
      </w:r>
    </w:p>
    <w:p w14:paraId="3B877E15" w14:textId="77777777" w:rsidR="00A41963" w:rsidRDefault="00000000">
      <w:r>
        <w:t>| 9 | 76.12% | 6,570 |</w:t>
      </w:r>
    </w:p>
    <w:p w14:paraId="57FCCADD" w14:textId="77777777" w:rsidR="00A41963" w:rsidRDefault="00000000">
      <w:r>
        <w:t>| 10 | 74.13% | 7,300 |</w:t>
      </w:r>
    </w:p>
    <w:p w14:paraId="17FF54F5" w14:textId="77777777" w:rsidR="00A41963" w:rsidRDefault="00000000">
      <w:r>
        <w:t>| 11 | 72.11% | 8,030 |</w:t>
      </w:r>
    </w:p>
    <w:p w14:paraId="396AF839" w14:textId="77777777" w:rsidR="00A41963" w:rsidRDefault="00000000">
      <w:r>
        <w:t>| 12 | 70.10% | 8,760 |</w:t>
      </w:r>
    </w:p>
    <w:p w14:paraId="57C1658B" w14:textId="77777777" w:rsidR="00A41963" w:rsidRDefault="00000000">
      <w:r>
        <w:rPr>
          <w:b/>
        </w:rPr>
        <w:t>Operating Condition: 0.5P, 2 Cycles per Day</w:t>
      </w:r>
    </w:p>
    <w:p w14:paraId="3161603C" w14:textId="77777777" w:rsidR="00A41963" w:rsidRDefault="00000000">
      <w:r>
        <w:t>| Year | SOH | Cumulative Cycles |</w:t>
      </w:r>
    </w:p>
    <w:p w14:paraId="7FB5B65C" w14:textId="77777777" w:rsidR="00A41963" w:rsidRDefault="00000000">
      <w:r>
        <w:t>|------|-----|-------------------|</w:t>
      </w:r>
    </w:p>
    <w:p w14:paraId="7921DC15" w14:textId="77777777" w:rsidR="00A41963" w:rsidRDefault="00000000">
      <w:r>
        <w:t>| 0 | 98.50% | 0 |</w:t>
      </w:r>
    </w:p>
    <w:p w14:paraId="23050ACA" w14:textId="77777777" w:rsidR="00A41963" w:rsidRDefault="00000000">
      <w:r>
        <w:t>| 1 | 93.78% | 730 |</w:t>
      </w:r>
    </w:p>
    <w:p w14:paraId="137BB649" w14:textId="77777777" w:rsidR="00A41963" w:rsidRDefault="00000000">
      <w:r>
        <w:t>| 2 | 90.17% | 1,460 |</w:t>
      </w:r>
    </w:p>
    <w:p w14:paraId="0C0CCC44" w14:textId="77777777" w:rsidR="00A41963" w:rsidRDefault="00000000">
      <w:r>
        <w:t>| 3 | 87.53% | 2,190 |</w:t>
      </w:r>
    </w:p>
    <w:p w14:paraId="6204F397" w14:textId="77777777" w:rsidR="00A41963" w:rsidRDefault="00000000">
      <w:r>
        <w:t>| 4 | 84.93% | 2,920 |</w:t>
      </w:r>
    </w:p>
    <w:p w14:paraId="7301CC1B" w14:textId="77777777" w:rsidR="00A41963" w:rsidRDefault="00000000">
      <w:r>
        <w:t>| 5 | 82.95% | 3,650 |</w:t>
      </w:r>
    </w:p>
    <w:p w14:paraId="2700295D" w14:textId="77777777" w:rsidR="00A41963" w:rsidRDefault="00000000">
      <w:r>
        <w:t>| 6 | 80.50% | 4,380 |</w:t>
      </w:r>
    </w:p>
    <w:p w14:paraId="4C3F8A82" w14:textId="77777777" w:rsidR="00A41963" w:rsidRDefault="00000000">
      <w:r>
        <w:t>| 7 | 78.47% | 5,110 |</w:t>
      </w:r>
    </w:p>
    <w:p w14:paraId="3CB18022" w14:textId="77777777" w:rsidR="00A41963" w:rsidRDefault="00000000">
      <w:r>
        <w:t>| 8 | 75.94% | 5,840 |</w:t>
      </w:r>
    </w:p>
    <w:p w14:paraId="008D6934" w14:textId="77777777" w:rsidR="00A41963" w:rsidRDefault="00000000">
      <w:r>
        <w:t>| 9 | 73.83% | 6,570 |</w:t>
      </w:r>
    </w:p>
    <w:p w14:paraId="4C09A2FE" w14:textId="77777777" w:rsidR="00A41963" w:rsidRDefault="00000000">
      <w:r>
        <w:t>| 10 | 71.34% | 7,300 |</w:t>
      </w:r>
    </w:p>
    <w:p w14:paraId="28BEBF78" w14:textId="77777777" w:rsidR="00A41963" w:rsidRDefault="00000000">
      <w:r>
        <w:t>───────────────────────────────────────────────────────────────</w:t>
      </w:r>
    </w:p>
    <w:p w14:paraId="38C431B1" w14:textId="77777777" w:rsidR="00A41963" w:rsidRDefault="00000000">
      <w:r>
        <w:lastRenderedPageBreak/>
        <w:t>GUARANTEED STATE OF HEALTH (SOH)</w:t>
      </w:r>
    </w:p>
    <w:p w14:paraId="59B317A2" w14:textId="77777777" w:rsidR="00A41963" w:rsidRDefault="00000000">
      <w:r>
        <w:t>───────────────────────────────────────────────────────────────</w:t>
      </w:r>
    </w:p>
    <w:p w14:paraId="469E94DE" w14:textId="77777777" w:rsidR="00A41963" w:rsidRDefault="00000000">
      <w:r>
        <w:t>Based on OEM degradation data, the following minimum SOH levels are guaranteed:</w:t>
      </w:r>
    </w:p>
    <w:p w14:paraId="4CC1DB85" w14:textId="77777777" w:rsidR="00A41963" w:rsidRDefault="00000000">
      <w:r>
        <w:rPr>
          <w:b/>
        </w:rPr>
        <w:t>For 1 Cycle per Day Operation:</w:t>
      </w:r>
    </w:p>
    <w:p w14:paraId="440F531C" w14:textId="77777777" w:rsidR="00A41963" w:rsidRDefault="00000000">
      <w:r>
        <w:t>| End of Year | Guaranteed Minimum SOH |</w:t>
      </w:r>
    </w:p>
    <w:p w14:paraId="1AF43230" w14:textId="77777777" w:rsidR="00A41963" w:rsidRDefault="00000000">
      <w:r>
        <w:t>|-------------|----------------------|</w:t>
      </w:r>
    </w:p>
    <w:p w14:paraId="25362D30" w14:textId="77777777" w:rsidR="00A41963" w:rsidRDefault="00000000">
      <w:r>
        <w:t>| 1 | 95% |</w:t>
      </w:r>
    </w:p>
    <w:p w14:paraId="2A70446F" w14:textId="77777777" w:rsidR="00A41963" w:rsidRDefault="00000000">
      <w:r>
        <w:t>| 2 | 92% |</w:t>
      </w:r>
    </w:p>
    <w:p w14:paraId="2FFE206E" w14:textId="77777777" w:rsidR="00A41963" w:rsidRDefault="00000000">
      <w:r>
        <w:t>| 3 | 89% |</w:t>
      </w:r>
    </w:p>
    <w:p w14:paraId="432EE817" w14:textId="77777777" w:rsidR="00A41963" w:rsidRDefault="00000000">
      <w:r>
        <w:t>| 4 | 87% |</w:t>
      </w:r>
    </w:p>
    <w:p w14:paraId="798A82CF" w14:textId="77777777" w:rsidR="00A41963" w:rsidRDefault="00000000">
      <w:r>
        <w:t>| 5 | 85% |</w:t>
      </w:r>
    </w:p>
    <w:p w14:paraId="51C931D7" w14:textId="77777777" w:rsidR="00A41963" w:rsidRDefault="00000000">
      <w:r>
        <w:t>| 6 | 83% |</w:t>
      </w:r>
    </w:p>
    <w:p w14:paraId="2E89DBA6" w14:textId="77777777" w:rsidR="00A41963" w:rsidRDefault="00000000">
      <w:r>
        <w:t>| 7 | 81% |</w:t>
      </w:r>
    </w:p>
    <w:p w14:paraId="79BC4146" w14:textId="77777777" w:rsidR="00A41963" w:rsidRDefault="00000000">
      <w:r>
        <w:t>| 8 | 79% |</w:t>
      </w:r>
    </w:p>
    <w:p w14:paraId="46210FB1" w14:textId="77777777" w:rsidR="00A41963" w:rsidRDefault="00000000">
      <w:r>
        <w:t>| 9 | 80% |</w:t>
      </w:r>
    </w:p>
    <w:p w14:paraId="7D63DD7A" w14:textId="77777777" w:rsidR="00A41963" w:rsidRDefault="00000000">
      <w:r>
        <w:t>| 10 | 79.58% |</w:t>
      </w:r>
    </w:p>
    <w:p w14:paraId="7B348BE6" w14:textId="77777777" w:rsidR="00A41963" w:rsidRDefault="00000000">
      <w:r>
        <w:t>| 15 | 70% |</w:t>
      </w:r>
    </w:p>
    <w:p w14:paraId="29E7FD0D" w14:textId="77777777" w:rsidR="00A41963" w:rsidRDefault="00000000">
      <w:r>
        <w:rPr>
          <w:b/>
        </w:rPr>
        <w:t>Note: OEM SOH guarantee is available for a maximum of fifteen (15) years. Year 20 SOH guarantee is not available from the OEM.</w:t>
      </w:r>
    </w:p>
    <w:p w14:paraId="43E3B75C" w14:textId="77777777" w:rsidR="00A41963" w:rsidRDefault="00000000">
      <w:r>
        <w:rPr>
          <w:b/>
        </w:rPr>
        <w:t>For 2 Cycles per Day Operation:</w:t>
      </w:r>
    </w:p>
    <w:p w14:paraId="11FE23E2" w14:textId="77777777" w:rsidR="00A41963" w:rsidRDefault="00000000">
      <w:r>
        <w:t>| End of Year | Guaranteed Minimum SOH |</w:t>
      </w:r>
    </w:p>
    <w:p w14:paraId="5DB35850" w14:textId="77777777" w:rsidR="00A41963" w:rsidRDefault="00000000">
      <w:r>
        <w:t>|-------------|----------------------|</w:t>
      </w:r>
    </w:p>
    <w:p w14:paraId="444FCC47" w14:textId="77777777" w:rsidR="00A41963" w:rsidRDefault="00000000">
      <w:r>
        <w:t>| 1 | 93% |</w:t>
      </w:r>
    </w:p>
    <w:p w14:paraId="445CAA1E" w14:textId="77777777" w:rsidR="00A41963" w:rsidRDefault="00000000">
      <w:r>
        <w:t>| 2 | 89% |</w:t>
      </w:r>
    </w:p>
    <w:p w14:paraId="31F71113" w14:textId="77777777" w:rsidR="00A41963" w:rsidRDefault="00000000">
      <w:r>
        <w:t>| 3 | 86% |</w:t>
      </w:r>
    </w:p>
    <w:p w14:paraId="6E56C703" w14:textId="77777777" w:rsidR="00A41963" w:rsidRDefault="00000000">
      <w:r>
        <w:t>| 4 | 84% |</w:t>
      </w:r>
    </w:p>
    <w:p w14:paraId="121DB860" w14:textId="77777777" w:rsidR="00A41963" w:rsidRDefault="00000000">
      <w:r>
        <w:t>| 5 | 82% |</w:t>
      </w:r>
    </w:p>
    <w:p w14:paraId="1936FF23" w14:textId="77777777" w:rsidR="00A41963" w:rsidRDefault="00000000">
      <w:r>
        <w:t>| 6 | 80% |</w:t>
      </w:r>
    </w:p>
    <w:p w14:paraId="6DE6A765" w14:textId="77777777" w:rsidR="00A41963" w:rsidRDefault="00000000">
      <w:r>
        <w:t>| 7 | 78% |</w:t>
      </w:r>
    </w:p>
    <w:p w14:paraId="44B0CB0C" w14:textId="77777777" w:rsidR="00A41963" w:rsidRDefault="00000000">
      <w:r>
        <w:t>| 8 | 75% |</w:t>
      </w:r>
    </w:p>
    <w:p w14:paraId="4D6A60DA" w14:textId="77777777" w:rsidR="00A41963" w:rsidRDefault="00000000">
      <w:r>
        <w:t>| 9 | 73% |</w:t>
      </w:r>
    </w:p>
    <w:p w14:paraId="05126EB4" w14:textId="77777777" w:rsidR="00A41963" w:rsidRDefault="00000000">
      <w:r>
        <w:t>| 10 | 71% |</w:t>
      </w:r>
    </w:p>
    <w:p w14:paraId="2F2DAB42" w14:textId="77777777" w:rsidR="00A41963" w:rsidRDefault="00000000">
      <w:r>
        <w:t>───────────────────────────────────────────────────────────────</w:t>
      </w:r>
    </w:p>
    <w:p w14:paraId="060FE1D7" w14:textId="77777777" w:rsidR="00A41963" w:rsidRDefault="00000000">
      <w:r>
        <w:t>OPERATING CONDITION ASSUMPTIONS</w:t>
      </w:r>
    </w:p>
    <w:p w14:paraId="2A57A6EF" w14:textId="77777777" w:rsidR="00A41963" w:rsidRDefault="00000000">
      <w:r>
        <w:t>───────────────────────────────────────────────────────────────</w:t>
      </w:r>
    </w:p>
    <w:p w14:paraId="7FABF0A4" w14:textId="77777777" w:rsidR="00A41963" w:rsidRDefault="00000000">
      <w:r>
        <w:t>Guaranteed SOH is based on:</w:t>
      </w:r>
    </w:p>
    <w:p w14:paraId="023BD146" w14:textId="77777777" w:rsidR="00A41963" w:rsidRDefault="00000000">
      <w:pPr>
        <w:ind w:left="567"/>
      </w:pPr>
      <w:r>
        <w:lastRenderedPageBreak/>
        <w:t>Operating temperature within OEM range (0-55°C charging, -20-55°C discharging)</w:t>
      </w:r>
    </w:p>
    <w:p w14:paraId="4BD80A20" w14:textId="77777777" w:rsidR="00A41963" w:rsidRDefault="00000000">
      <w:pPr>
        <w:ind w:left="567"/>
      </w:pPr>
      <w:r>
        <w:t>Charge/discharge rate as specified (0.25P or 0.5P)</w:t>
      </w:r>
    </w:p>
    <w:p w14:paraId="3A094119" w14:textId="77777777" w:rsidR="00A41963" w:rsidRDefault="00000000">
      <w:pPr>
        <w:ind w:left="567"/>
      </w:pPr>
      <w:r>
        <w:t>Cycles per day as agreed</w:t>
      </w:r>
    </w:p>
    <w:p w14:paraId="101333E7" w14:textId="77777777" w:rsidR="00A41963" w:rsidRDefault="00000000">
      <w:pPr>
        <w:ind w:left="567"/>
      </w:pPr>
      <w:r>
        <w:t>Operation in accordance with OEM User Manual</w:t>
      </w:r>
    </w:p>
    <w:p w14:paraId="4BBAD3E6" w14:textId="77777777" w:rsidR="00A41963" w:rsidRDefault="00000000">
      <w:pPr>
        <w:ind w:left="567"/>
      </w:pPr>
      <w:r>
        <w:t>No warranty-voiding events (see below)</w:t>
      </w:r>
    </w:p>
    <w:p w14:paraId="595FF41F" w14:textId="77777777" w:rsidR="00A41963" w:rsidRDefault="00000000">
      <w:r>
        <w:t>───────────────────────────────────────────────────────────────</w:t>
      </w:r>
    </w:p>
    <w:p w14:paraId="512533BC" w14:textId="77777777" w:rsidR="00A41963" w:rsidRDefault="00000000">
      <w:r>
        <w:t>DEGRADATION CURVE (Visual Reference)</w:t>
      </w:r>
    </w:p>
    <w:p w14:paraId="1B3E9169" w14:textId="77777777" w:rsidR="00A41963" w:rsidRDefault="00000000">
      <w:r>
        <w:t>───────────────────────────────────────────────────────────────</w:t>
      </w:r>
    </w:p>
    <w:p w14:paraId="4A5D2204" w14:textId="77777777" w:rsidR="00A41963" w:rsidRDefault="00000000">
      <w:r>
        <w:t>100% |●</w:t>
      </w:r>
    </w:p>
    <w:p w14:paraId="71EEC81F" w14:textId="77777777" w:rsidR="00A41963" w:rsidRDefault="00000000">
      <w:r>
        <w:t>|  ●</w:t>
      </w:r>
    </w:p>
    <w:p w14:paraId="708030D7" w14:textId="77777777" w:rsidR="00A41963" w:rsidRDefault="00000000">
      <w:r>
        <w:t>90% |    ●----●----●</w:t>
      </w:r>
    </w:p>
    <w:p w14:paraId="00DE9162" w14:textId="77777777" w:rsidR="00A41963" w:rsidRDefault="00000000">
      <w:r>
        <w:t>|              ●</w:t>
      </w:r>
    </w:p>
    <w:p w14:paraId="757C1804" w14:textId="77777777" w:rsidR="00A41963" w:rsidRDefault="00000000">
      <w:r>
        <w:t>80% |                ●----●----●----●----●</w:t>
      </w:r>
    </w:p>
    <w:p w14:paraId="34B2533B" w14:textId="77777777" w:rsidR="00A41963" w:rsidRDefault="00000000">
      <w:r>
        <w:t>|                                    ●</w:t>
      </w:r>
    </w:p>
    <w:p w14:paraId="382FD487" w14:textId="77777777" w:rsidR="00A41963" w:rsidRDefault="00000000">
      <w:r>
        <w:t>70% |                                      ●----●----●----●----●</w:t>
      </w:r>
    </w:p>
    <w:p w14:paraId="1DF90D92" w14:textId="77777777" w:rsidR="00A41963" w:rsidRDefault="00000000">
      <w:r>
        <w:t>|</w:t>
      </w:r>
    </w:p>
    <w:p w14:paraId="768A5B4C" w14:textId="77777777" w:rsidR="00A41963" w:rsidRDefault="00000000">
      <w:r>
        <w:t>|  (OEM guarantee ends at Year 15 — no Year 16-20 coverage available)</w:t>
      </w:r>
    </w:p>
    <w:p w14:paraId="34DD7AD4" w14:textId="77777777" w:rsidR="00A41963" w:rsidRDefault="00000000">
      <w:r>
        <w:t>|</w:t>
      </w:r>
    </w:p>
    <w:p w14:paraId="2FBDF98C" w14:textId="77777777" w:rsidR="00A41963" w:rsidRDefault="00000000">
      <w:r>
        <w:t>50% |────────────────────────────────────────────────────────────</w:t>
      </w:r>
    </w:p>
    <w:p w14:paraId="261B443B" w14:textId="77777777" w:rsidR="00A41963" w:rsidRDefault="00000000">
      <w:r>
        <w:t>0    2    4    6    8   10   12   14   16  Years</w:t>
      </w:r>
    </w:p>
    <w:p w14:paraId="7F155323" w14:textId="77777777" w:rsidR="00A41963" w:rsidRDefault="00000000">
      <w:r>
        <w:t>───────────────────────────────────────────────────────────────</w:t>
      </w:r>
    </w:p>
    <w:p w14:paraId="70235F65" w14:textId="77777777" w:rsidR="00A41963" w:rsidRDefault="00000000">
      <w:r>
        <w:t>SOH MEASUREMENT PROTOCOL</w:t>
      </w:r>
    </w:p>
    <w:p w14:paraId="180FA54C" w14:textId="77777777" w:rsidR="00A41963" w:rsidRDefault="00000000">
      <w:r>
        <w:t>───────────────────────────────────────────────────────────────</w:t>
      </w:r>
    </w:p>
    <w:p w14:paraId="2B4514F9" w14:textId="77777777" w:rsidR="00A41963" w:rsidRDefault="00000000">
      <w:r>
        <w:t>1. SOH shall be measured annually using OEM-approved capacity test protocol</w:t>
      </w:r>
    </w:p>
    <w:p w14:paraId="14426F6C" w14:textId="77777777" w:rsidR="00A41963" w:rsidRDefault="00000000">
      <w:r>
        <w:t>2. Test shall be conducted under controlled conditions:</w:t>
      </w:r>
    </w:p>
    <w:p w14:paraId="53B94957" w14:textId="77777777" w:rsidR="00A41963" w:rsidRDefault="00000000">
      <w:pPr>
        <w:ind w:left="567"/>
      </w:pPr>
      <w:r>
        <w:t>Ambient temperature: 20-25°C</w:t>
      </w:r>
    </w:p>
    <w:p w14:paraId="063F76E9" w14:textId="77777777" w:rsidR="00A41963" w:rsidRDefault="00000000">
      <w:pPr>
        <w:ind w:left="567"/>
      </w:pPr>
      <w:r>
        <w:t>Full charge/discharge cycle at C/3 rate</w:t>
      </w:r>
    </w:p>
    <w:p w14:paraId="4BC17620" w14:textId="77777777" w:rsidR="00A41963" w:rsidRDefault="00000000">
      <w:pPr>
        <w:ind w:left="567"/>
      </w:pPr>
      <w:r>
        <w:t>Rest period of 2 hours between charge and discharge</w:t>
      </w:r>
    </w:p>
    <w:p w14:paraId="57DD8D47" w14:textId="77777777" w:rsidR="00A41963" w:rsidRDefault="00000000">
      <w:r>
        <w:t>3. Results shall be documented in SOH Certificate</w:t>
      </w:r>
    </w:p>
    <w:p w14:paraId="6981CCF5" w14:textId="77777777" w:rsidR="00A41963" w:rsidRDefault="00000000">
      <w:r>
        <w:t>4. Client may request additional tests at Client's cost</w:t>
      </w:r>
    </w:p>
    <w:p w14:paraId="33A0CFFC" w14:textId="77777777" w:rsidR="00A41963" w:rsidRDefault="00000000">
      <w:r>
        <w:t>───────────────────────────────────────────────────────────────</w:t>
      </w:r>
    </w:p>
    <w:p w14:paraId="3B57CF7D" w14:textId="77777777" w:rsidR="00A41963" w:rsidRDefault="00000000">
      <w:r>
        <w:t>REMEDIES FOR SOH UNDERPERFORMANCE</w:t>
      </w:r>
    </w:p>
    <w:p w14:paraId="32BFB931" w14:textId="77777777" w:rsidR="00A41963" w:rsidRDefault="00000000">
      <w:r>
        <w:t>───────────────────────────────────────────────────────────────</w:t>
      </w:r>
    </w:p>
    <w:p w14:paraId="00304AEC" w14:textId="77777777" w:rsidR="00A41963" w:rsidRDefault="00000000">
      <w:r>
        <w:t>CATEGORY A: ISOLATED MODULE FAILURES</w:t>
      </w:r>
    </w:p>
    <w:p w14:paraId="57B6E319" w14:textId="77777777" w:rsidR="00A41963" w:rsidRDefault="00000000">
      <w:r>
        <w:t>(Affecting &lt; 5% of total system capacity)</w:t>
      </w:r>
    </w:p>
    <w:p w14:paraId="1E332C19" w14:textId="77777777" w:rsidR="00A41963" w:rsidRDefault="00000000">
      <w:r>
        <w:t>Remedy: Module replacement at Service Provider's cost</w:t>
      </w:r>
    </w:p>
    <w:p w14:paraId="2C2F802B" w14:textId="77777777" w:rsidR="00A41963" w:rsidRDefault="00000000">
      <w:r>
        <w:lastRenderedPageBreak/>
        <w:t>Timeline: Within 60 days of identification</w:t>
      </w:r>
    </w:p>
    <w:p w14:paraId="3554B73B" w14:textId="77777777" w:rsidR="00A41963" w:rsidRDefault="00000000">
      <w:r>
        <w:t>Standard: Replacement modules shall be new or equivalent to new</w:t>
      </w:r>
    </w:p>
    <w:p w14:paraId="0E062276" w14:textId="77777777" w:rsidR="00A41963" w:rsidRDefault="00000000">
      <w:r>
        <w:t>CATEGORY B: SYSTEMIC UNDERPERFORMANCE</w:t>
      </w:r>
    </w:p>
    <w:p w14:paraId="1C64BC0C" w14:textId="77777777" w:rsidR="00A41963" w:rsidRDefault="00000000">
      <w:r>
        <w:t>(Affecting ≥ 5% of total system capacity)</w:t>
      </w:r>
    </w:p>
    <w:p w14:paraId="5F8ECE28" w14:textId="77777777" w:rsidR="00A41963" w:rsidRDefault="00000000">
      <w:r>
        <w:t>Remedy Options (at Service Provider's election):</w:t>
      </w:r>
    </w:p>
    <w:p w14:paraId="0487BE69" w14:textId="77777777" w:rsidR="00A41963" w:rsidRDefault="00000000">
      <w:r>
        <w:t>1. Cell Augmentation: Add cells to restore capacity to Guaranteed SOH</w:t>
      </w:r>
    </w:p>
    <w:p w14:paraId="66A06881" w14:textId="77777777" w:rsidR="00A41963" w:rsidRDefault="00000000">
      <w:pPr>
        <w:ind w:left="567"/>
      </w:pPr>
      <w:r>
        <w:t>Timeline: Within 120 days</w:t>
      </w:r>
    </w:p>
    <w:p w14:paraId="32D61D11" w14:textId="77777777" w:rsidR="00A41963" w:rsidRDefault="00000000">
      <w:pPr>
        <w:ind w:left="567"/>
      </w:pPr>
      <w:r>
        <w:t>All costs borne by Service Provider</w:t>
      </w:r>
    </w:p>
    <w:p w14:paraId="5B25E6D9" w14:textId="77777777" w:rsidR="00A41963" w:rsidRDefault="00000000">
      <w:r>
        <w:t>2. Liquidated Damages: Payment calculated as:</w:t>
      </w:r>
    </w:p>
    <w:p w14:paraId="5815EC38" w14:textId="77777777" w:rsidR="00A41963" w:rsidRDefault="00000000">
      <w:r>
        <w:t>LD = (Guaranteed SOH - Actual SOH) x System Capacity x Market Rate per kWh</w:t>
      </w:r>
    </w:p>
    <w:p w14:paraId="5C1414EE" w14:textId="77777777" w:rsidR="00A41963" w:rsidRDefault="00000000">
      <w:pPr>
        <w:ind w:left="567"/>
      </w:pPr>
      <w:r>
        <w:t>Market Rate = prevailing cost of equivalent battery modules</w:t>
      </w:r>
    </w:p>
    <w:p w14:paraId="0973E095" w14:textId="77777777" w:rsidR="00A41963" w:rsidRDefault="00000000">
      <w:r>
        <w:t>Maximum SOH Liquidated Damages: 50% of total Service Fees paid over Term</w:t>
      </w:r>
    </w:p>
    <w:p w14:paraId="3D7B59BE" w14:textId="77777777" w:rsidR="00A41963" w:rsidRDefault="00000000">
      <w:r>
        <w:t>───────────────────────────────────────────────────────────────</w:t>
      </w:r>
    </w:p>
    <w:p w14:paraId="402EAEE8" w14:textId="77777777" w:rsidR="00A41963" w:rsidRDefault="00000000">
      <w:r>
        <w:t>EXCLUSIONS FROM SOH GUARANTEE</w:t>
      </w:r>
    </w:p>
    <w:p w14:paraId="59F8CECD" w14:textId="77777777" w:rsidR="00A41963" w:rsidRDefault="00000000">
      <w:r>
        <w:t>───────────────────────────────────────────────────────────────</w:t>
      </w:r>
    </w:p>
    <w:p w14:paraId="3922641E" w14:textId="77777777" w:rsidR="00A41963" w:rsidRDefault="00000000">
      <w:r>
        <w:t>The SOH Guarantee does not cover degradation caused by:</w:t>
      </w:r>
    </w:p>
    <w:p w14:paraId="77679DF9" w14:textId="77777777" w:rsidR="00A41963" w:rsidRDefault="00000000">
      <w:r>
        <w:t>1. Operation outside OEM-specified parameters</w:t>
      </w:r>
    </w:p>
    <w:p w14:paraId="5D2459CF" w14:textId="77777777" w:rsidR="00A41963" w:rsidRDefault="00000000">
      <w:r>
        <w:t>2. Excessive cycling (&gt; 1.5 equivalent full cycles per day average)</w:t>
      </w:r>
    </w:p>
    <w:p w14:paraId="569639E2" w14:textId="77777777" w:rsidR="00A41963" w:rsidRDefault="00000000">
      <w:r>
        <w:t>3. Extreme temperature exposure beyond design limits</w:t>
      </w:r>
    </w:p>
    <w:p w14:paraId="5C376B37" w14:textId="77777777" w:rsidR="00A41963" w:rsidRDefault="00000000">
      <w:r>
        <w:t>4. Physical damage, vandalism, or Force Majeure</w:t>
      </w:r>
    </w:p>
    <w:p w14:paraId="55190E32" w14:textId="77777777" w:rsidR="00A41963" w:rsidRDefault="00000000">
      <w:r>
        <w:t>5. Unauthorised modifications or third-party interventions</w:t>
      </w:r>
    </w:p>
    <w:p w14:paraId="3D427F9D" w14:textId="77777777" w:rsidR="00A41963" w:rsidRDefault="00000000">
      <w:r>
        <w:t>6. Improper storage before installation</w:t>
      </w:r>
    </w:p>
    <w:p w14:paraId="3B266FA5" w14:textId="77777777" w:rsidR="00A41963" w:rsidRDefault="00000000">
      <w:r>
        <w:t>7. Grid voltage or frequency excursions beyond design limits</w:t>
      </w:r>
    </w:p>
    <w:p w14:paraId="4C95DCF7" w14:textId="77777777" w:rsidR="00A41963" w:rsidRDefault="00000000">
      <w:r>
        <w:t>───────────────────────────────────────────────────────────────</w:t>
      </w:r>
    </w:p>
    <w:p w14:paraId="2C4AC945" w14:textId="77777777" w:rsidR="00A41963" w:rsidRDefault="00000000">
      <w:r>
        <w:t>⚠️ WARRANTY-VOIDING BATTERY CONDITIONS (Per OEM User Manual)</w:t>
      </w:r>
    </w:p>
    <w:p w14:paraId="4C18383A" w14:textId="77777777" w:rsidR="00A41963" w:rsidRDefault="00000000">
      <w:r>
        <w:t>───────────────────────────────────────────────────────────────</w:t>
      </w:r>
    </w:p>
    <w:p w14:paraId="5831F2F1" w14:textId="77777777" w:rsidR="00A41963" w:rsidRDefault="00000000">
      <w:r>
        <w:rPr>
          <w:b/>
        </w:rPr>
        <w:t>CRITICAL: The following conditions VOID the warranty and SOH guarantee:</w:t>
      </w:r>
    </w:p>
    <w:p w14:paraId="0F41FAA5" w14:textId="77777777" w:rsidR="00A41963" w:rsidRDefault="00000000">
      <w:r>
        <w:t>| Condition | Threshold | Duration |</w:t>
      </w:r>
    </w:p>
    <w:p w14:paraId="71393F6A" w14:textId="77777777" w:rsidR="00A41963" w:rsidRDefault="00000000">
      <w:r>
        <w:t>|-----------|-----------|----------|</w:t>
      </w:r>
    </w:p>
    <w:p w14:paraId="3C42BD8B" w14:textId="77777777" w:rsidR="00A41963" w:rsidRDefault="00000000">
      <w:r>
        <w:t>| Low Cell Voltage | &lt; 2.8V | 120 consecutive hours |</w:t>
      </w:r>
    </w:p>
    <w:p w14:paraId="676E5709" w14:textId="77777777" w:rsidR="00A41963" w:rsidRDefault="00000000">
      <w:r>
        <w:t>| Zero SOC | 0% | 120 consecutive hours |</w:t>
      </w:r>
    </w:p>
    <w:p w14:paraId="0F0DD06F" w14:textId="77777777" w:rsidR="00A41963" w:rsidRDefault="00000000">
      <w:r>
        <w:t>| Under-Voltage | ≤ 2.5V | Any occurrence |</w:t>
      </w:r>
    </w:p>
    <w:p w14:paraId="2001F5D6" w14:textId="77777777" w:rsidR="00A41963" w:rsidRDefault="00000000">
      <w:r>
        <w:rPr>
          <w:b/>
        </w:rPr>
        <w:t>Prevention Requirements:</w:t>
      </w:r>
    </w:p>
    <w:p w14:paraId="0640DF79" w14:textId="77777777" w:rsidR="00A41963" w:rsidRDefault="00000000">
      <w:pPr>
        <w:ind w:left="567"/>
      </w:pPr>
      <w:r>
        <w:t>Client must not leave BESS in low voltage or low SOC condition for extended periods</w:t>
      </w:r>
    </w:p>
    <w:p w14:paraId="01C9D870" w14:textId="77777777" w:rsidR="00A41963" w:rsidRDefault="00000000">
      <w:pPr>
        <w:ind w:left="567"/>
      </w:pPr>
      <w:r>
        <w:t>Monitoring must alert at cell voltage &lt; 2.9V</w:t>
      </w:r>
    </w:p>
    <w:p w14:paraId="3780EBFF" w14:textId="77777777" w:rsidR="00A41963" w:rsidRDefault="00000000">
      <w:pPr>
        <w:ind w:left="567"/>
      </w:pPr>
      <w:r>
        <w:t>SOC must be maintained above 5% during non-operating periods</w:t>
      </w:r>
    </w:p>
    <w:p w14:paraId="67EA6F07" w14:textId="77777777" w:rsidR="00A41963" w:rsidRDefault="00000000">
      <w:pPr>
        <w:ind w:left="567"/>
      </w:pPr>
      <w:r>
        <w:lastRenderedPageBreak/>
        <w:t>If system will be offline for extended period, charge to 30-50% SOC</w:t>
      </w:r>
    </w:p>
    <w:p w14:paraId="27B244C6" w14:textId="77777777" w:rsidR="00A41963" w:rsidRDefault="00000000">
      <w:r>
        <w:t>───────────────────────────────────────────────────────────────</w:t>
      </w:r>
    </w:p>
    <w:p w14:paraId="7D05229D" w14:textId="77777777" w:rsidR="00A41963" w:rsidRDefault="00000000">
      <w:r>
        <w:t>OEM WARRANTY RESERVE</w:t>
      </w:r>
    </w:p>
    <w:p w14:paraId="490DD433" w14:textId="77777777" w:rsidR="00A41963" w:rsidRDefault="00000000">
      <w:r>
        <w:t>───────────────────────────────────────────────────────────────</w:t>
      </w:r>
    </w:p>
    <w:p w14:paraId="32928969" w14:textId="77777777" w:rsidR="00A41963" w:rsidRDefault="00000000">
      <w:r>
        <w:t>The SOH Guarantee is backed by the OEM (Linyang) warranty reserve.</w:t>
      </w:r>
    </w:p>
    <w:p w14:paraId="3AAE55AA" w14:textId="77777777" w:rsidR="00A41963" w:rsidRDefault="00000000">
      <w:r>
        <w:t>Current OEM warranty reserve: Approximately 1.9% of system value per year</w:t>
      </w:r>
    </w:p>
    <w:p w14:paraId="4D193066" w14:textId="77777777" w:rsidR="00A41963" w:rsidRDefault="00000000">
      <w:r>
        <w:t>Service Provider shall maintain adequate warranty provisions with OEM.</w:t>
      </w:r>
    </w:p>
    <w:p w14:paraId="5A62AA7F" w14:textId="77777777" w:rsidR="00A41963" w:rsidRDefault="00000000">
      <w:r>
        <w:t>SIGNATURES</w:t>
      </w:r>
    </w:p>
    <w:p w14:paraId="1633A421" w14:textId="77777777" w:rsidR="00A41963" w:rsidRDefault="00000000">
      <w:r>
        <w:t>IN WITNESS WHEREOF, the Parties have caused this Agreement to be executed by their duly authorised representatives as of the Effective Date.</w:t>
      </w:r>
    </w:p>
    <w:p w14:paraId="562C3F3C" w14:textId="77777777" w:rsidR="00A41963" w:rsidRDefault="00000000">
      <w:r>
        <w:t>For Lighthief Cyprus Ltd</w:t>
      </w:r>
    </w:p>
    <w:p w14:paraId="7A82B1F1" w14:textId="77777777" w:rsidR="00A41963" w:rsidRDefault="00000000">
      <w:r>
        <w:t>Name: ________________________________</w:t>
      </w:r>
    </w:p>
    <w:p w14:paraId="02F15FE4" w14:textId="77777777" w:rsidR="00A41963" w:rsidRDefault="00000000">
      <w:r>
        <w:t>Title: ________________________________</w:t>
      </w:r>
    </w:p>
    <w:p w14:paraId="00F872B1" w14:textId="77777777" w:rsidR="00A41963" w:rsidRDefault="00000000">
      <w:r>
        <w:t>Signature: ___________________________</w:t>
      </w:r>
    </w:p>
    <w:p w14:paraId="5654A101" w14:textId="77777777" w:rsidR="00A41963" w:rsidRDefault="00000000">
      <w:r>
        <w:t>Date: ________________________________</w:t>
      </w:r>
    </w:p>
    <w:p w14:paraId="07B196C0" w14:textId="77777777" w:rsidR="00A41963" w:rsidRDefault="00000000">
      <w:r>
        <w:t>For [End Customer]</w:t>
      </w:r>
    </w:p>
    <w:p w14:paraId="42F0FFFE" w14:textId="77777777" w:rsidR="00A41963" w:rsidRDefault="00000000">
      <w:r>
        <w:t>Name: ________________________________</w:t>
      </w:r>
    </w:p>
    <w:p w14:paraId="32998E9D" w14:textId="77777777" w:rsidR="00A41963" w:rsidRDefault="00000000">
      <w:r>
        <w:t>Title: ________________________________</w:t>
      </w:r>
    </w:p>
    <w:p w14:paraId="4800E09F" w14:textId="77777777" w:rsidR="00A41963" w:rsidRDefault="00000000">
      <w:r>
        <w:t>Signature: ___________________________</w:t>
      </w:r>
    </w:p>
    <w:p w14:paraId="64B60774" w14:textId="77777777" w:rsidR="00A41963" w:rsidRDefault="00000000">
      <w:r>
        <w:t>Date: ________________________________</w:t>
      </w:r>
    </w:p>
    <w:p w14:paraId="3648E939" w14:textId="77777777" w:rsidR="00A41963" w:rsidRDefault="00000000">
      <w:pPr>
        <w:spacing w:before="200"/>
      </w:pPr>
      <w:r>
        <w:rPr>
          <w:b/>
          <w:color w:val="1A365D"/>
          <w:sz w:val="21"/>
        </w:rPr>
        <w:t>21.3A Assignment for Security</w:t>
      </w:r>
    </w:p>
    <w:p w14:paraId="262801C1" w14:textId="77777777" w:rsidR="00A41963" w:rsidRDefault="00000000">
      <w:pPr>
        <w:spacing w:before="60" w:after="60" w:line="240" w:lineRule="auto"/>
      </w:pPr>
      <w:ins w:id="236" w:author="Client Legal/Technical Review" w:date="2026-07-03T10:05:00Z">
        <w:r>
          <w:rPr>
            <w:rFonts w:ascii="Arial" w:hAnsi="Arial"/>
            <w:sz w:val="18"/>
          </w:rPr>
          <w:t>CLIENT PROPOSED INSERTION - 21.3B Lender Step-In. Any project-finance lender or security agent may step in, receive notices, cure Client defaults, assume payment obligations, enforce this Agreement, direct payment of proceeds, and require continued performance for a reasonable cure period following an enforcement event. The Service Provider shall enter into a direct agreement with the lender/security agent on customary project-finance terms.</w:t>
        </w:r>
      </w:ins>
    </w:p>
    <w:p w14:paraId="67D81EFB" w14:textId="77777777" w:rsidR="00A41963" w:rsidRDefault="00000000">
      <w:r>
        <w:t>(a) The Client may assign its rights under this Agreement to a project finance lender or secured creditor for the purposes of granting security over the BESS or the Client’s rights under this Agreement, without the Service Provider’s consent.</w:t>
      </w:r>
    </w:p>
    <w:p w14:paraId="6929632A" w14:textId="77777777" w:rsidR="00A41963" w:rsidRDefault="00000000">
      <w:r>
        <w:t>(b) Upon enforcement of such security, the Service Provider shall recognise the lender as the Client, provided payment obligations are assumed.</w:t>
      </w:r>
    </w:p>
    <w:p w14:paraId="73CE363E" w14:textId="77777777" w:rsidR="00A41963" w:rsidRDefault="00A41963"/>
    <w:p w14:paraId="4903EF9E" w14:textId="77777777" w:rsidR="00A41963" w:rsidRDefault="00000000">
      <w:pPr>
        <w:spacing w:before="200"/>
      </w:pPr>
      <w:r>
        <w:rPr>
          <w:b/>
          <w:color w:val="1A365D"/>
          <w:sz w:val="21"/>
        </w:rPr>
        <w:t>COMPANION DOCUMENTS</w:t>
      </w:r>
    </w:p>
    <w:p w14:paraId="370C6D6C" w14:textId="77777777" w:rsidR="00A41963" w:rsidRDefault="00000000">
      <w:pPr>
        <w:spacing w:before="60" w:after="60" w:line="240" w:lineRule="auto"/>
      </w:pPr>
      <w:ins w:id="237" w:author="Client Legal/Technical Review" w:date="2026-07-03T10:05:00Z">
        <w:r>
          <w:rPr>
            <w:rFonts w:ascii="Arial" w:hAnsi="Arial"/>
            <w:sz w:val="18"/>
          </w:rPr>
          <w:t>CLIENT PROPOSED INSERTION - Companion Documents shall include the EPC Agreement v6.0 or later, OEM Direct Warranty Undertaking, OEM Warranty Terms, Technical Agreements, APGs, OEM Performance Guarantee, EMS Subscription Agreement and any lender direct agreement. References to EPC v4.0 shall be updated to the final executed EPC version.</w:t>
        </w:r>
      </w:ins>
    </w:p>
    <w:p w14:paraId="72CE86B9" w14:textId="77777777" w:rsidR="00A41963" w:rsidRDefault="00000000">
      <w:r>
        <w:t>This LTSA is intended to be executed alongside and read in conjunction with:</w:t>
      </w:r>
    </w:p>
    <w:p w14:paraId="781353C6" w14:textId="77777777" w:rsidR="00A41963" w:rsidRDefault="00000000">
      <w:pPr>
        <w:ind w:left="567"/>
      </w:pPr>
      <w:r>
        <w:t>(a) EPC Agreement (LCY-EPC-GAL-B1-2026 v4.0) between the same Parties;</w:t>
      </w:r>
    </w:p>
    <w:p w14:paraId="1881DAC7" w14:textId="77777777" w:rsidR="00A41963" w:rsidRDefault="00000000">
      <w:pPr>
        <w:ind w:left="567"/>
      </w:pPr>
      <w:r>
        <w:lastRenderedPageBreak/>
        <w:t>(b) OEM Direct Warranty Undertaking (LCY-OEM-DWU-001 v1.0) from Linyang Energy.</w:t>
      </w:r>
    </w:p>
    <w:p w14:paraId="48B2C3E8" w14:textId="77777777" w:rsidR="00A41963" w:rsidRDefault="00000000">
      <w:r>
        <w:t>The Parties intend to execute all three documents simultaneously.</w:t>
      </w:r>
    </w:p>
    <w:sectPr w:rsidR="00A419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116205">
    <w:abstractNumId w:val="8"/>
  </w:num>
  <w:num w:numId="2" w16cid:durableId="2010283520">
    <w:abstractNumId w:val="6"/>
  </w:num>
  <w:num w:numId="3" w16cid:durableId="1603495664">
    <w:abstractNumId w:val="5"/>
  </w:num>
  <w:num w:numId="4" w16cid:durableId="92747800">
    <w:abstractNumId w:val="4"/>
  </w:num>
  <w:num w:numId="5" w16cid:durableId="974024997">
    <w:abstractNumId w:val="7"/>
  </w:num>
  <w:num w:numId="6" w16cid:durableId="461073433">
    <w:abstractNumId w:val="3"/>
  </w:num>
  <w:num w:numId="7" w16cid:durableId="1448887126">
    <w:abstractNumId w:val="2"/>
  </w:num>
  <w:num w:numId="8" w16cid:durableId="1535538452">
    <w:abstractNumId w:val="1"/>
  </w:num>
  <w:num w:numId="9" w16cid:durableId="11741028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no Constantinou">
    <w15:presenceInfo w15:providerId="Windows Live" w15:userId="b646d516480db555"/>
  </w15:person>
  <w15:person w15:author="Timotheos Timotheou">
    <w15:presenceInfo w15:providerId="AD" w15:userId="S::timotheos@tarchitectscy.onmicrosoft.com::98413760-3bfa-4262-af42-3ad90fb922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FEE"/>
    <w:rsid w:val="001E7DE3"/>
    <w:rsid w:val="0029639D"/>
    <w:rsid w:val="002B5407"/>
    <w:rsid w:val="00326F90"/>
    <w:rsid w:val="0037591B"/>
    <w:rsid w:val="00385359"/>
    <w:rsid w:val="00613ECD"/>
    <w:rsid w:val="00627A23"/>
    <w:rsid w:val="00694EA2"/>
    <w:rsid w:val="008A4ED2"/>
    <w:rsid w:val="00975F9F"/>
    <w:rsid w:val="00A0149F"/>
    <w:rsid w:val="00A41963"/>
    <w:rsid w:val="00AA1D8D"/>
    <w:rsid w:val="00AB58D4"/>
    <w:rsid w:val="00B47730"/>
    <w:rsid w:val="00B9502D"/>
    <w:rsid w:val="00C90F60"/>
    <w:rsid w:val="00CB0664"/>
    <w:rsid w:val="00CC7A59"/>
    <w:rsid w:val="00CF345E"/>
    <w:rsid w:val="00D50C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4B96A"/>
  <w14:defaultImageDpi w14:val="300"/>
  <w15:docId w15:val="{0773EB1E-5BA7-431D-AA6B-02318FBE4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A0149F"/>
    <w:pPr>
      <w:spacing w:after="0" w:line="240" w:lineRule="auto"/>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13371</Words>
  <Characters>84238</Characters>
  <Application>Microsoft Office Word</Application>
  <DocSecurity>0</DocSecurity>
  <Lines>701</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Dino Constantinou</cp:lastModifiedBy>
  <cp:revision>3</cp:revision>
  <dcterms:created xsi:type="dcterms:W3CDTF">2026-07-15T09:35:00Z</dcterms:created>
  <dcterms:modified xsi:type="dcterms:W3CDTF">2026-07-15T14:57:00Z</dcterms:modified>
  <cp:category/>
</cp:coreProperties>
</file>