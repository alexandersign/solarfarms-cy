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8321" w14:textId="77777777" w:rsidR="00E873DB" w:rsidRDefault="00000000">
      <w:r>
        <w:rPr>
          <w:b/>
          <w:color w:val="1A365D"/>
          <w:sz w:val="26"/>
        </w:rPr>
        <w:t>EPC AGREEMENT — VERSION 6.0 (June 2026)</w:t>
      </w:r>
    </w:p>
    <w:p w14:paraId="37415ABC" w14:textId="77777777" w:rsidR="00E873DB" w:rsidRDefault="00000000">
      <w:r>
        <w:rPr>
          <w:i/>
          <w:color w:val="404040"/>
          <w:sz w:val="19"/>
        </w:rPr>
        <w:t>This is the Agreement as amended by Annex V6 (Amendment Schedule, June 2026) at the end of this document, which prevails over the body where inconsistent.</w:t>
      </w:r>
    </w:p>
    <w:p w14:paraId="6142BEA7" w14:textId="77777777" w:rsidR="00E873DB" w:rsidRDefault="00E873DB"/>
    <w:p w14:paraId="5898FD22" w14:textId="77777777" w:rsidR="00E873DB" w:rsidRDefault="00E873DB"/>
    <w:p w14:paraId="0033F3D9" w14:textId="77777777" w:rsidR="00E873DB" w:rsidRDefault="00000000">
      <w:pPr>
        <w:jc w:val="center"/>
      </w:pPr>
      <w:r>
        <w:rPr>
          <w:b/>
          <w:color w:val="1A365D"/>
          <w:sz w:val="32"/>
        </w:rPr>
        <w:t>ENGINEERING, PROCUREMENT &amp; CONSTRUCTION AGREEMENT</w:t>
      </w:r>
    </w:p>
    <w:p w14:paraId="641E6DEC" w14:textId="77777777" w:rsidR="00E873DB" w:rsidRDefault="00000000">
      <w:pPr>
        <w:jc w:val="center"/>
      </w:pPr>
      <w:r>
        <w:rPr>
          <w:color w:val="1A365D"/>
          <w:sz w:val="24"/>
        </w:rPr>
        <w:t>Battery Energy Storage System (BESS)</w:t>
      </w:r>
    </w:p>
    <w:p w14:paraId="7E6BE95F" w14:textId="77777777" w:rsidR="00E873DB" w:rsidRDefault="00E873DB"/>
    <w:p w14:paraId="0CE4ECA8" w14:textId="77777777" w:rsidR="00E873DB" w:rsidRDefault="00000000">
      <w:pPr>
        <w:jc w:val="center"/>
      </w:pPr>
      <w:r>
        <w:t>Document Reference: LCY-EPC-GAL-B1-2026</w:t>
      </w:r>
      <w:r>
        <w:br/>
        <w:t>Version: 6.2</w:t>
      </w:r>
      <w:r>
        <w:br/>
        <w:t>Date: June 2026</w:t>
      </w:r>
      <w:r>
        <w:br/>
      </w:r>
      <w:r>
        <w:br/>
        <w:t>VERSION HISTORY</w:t>
      </w:r>
      <w:r>
        <w:br/>
        <w:t>v1.0 — Oct 2025: Initial draft</w:t>
      </w:r>
      <w:r>
        <w:br/>
        <w:t>v2.0 — Jan 2026: Linyang RFI confirmed terms</w:t>
      </w:r>
      <w:r>
        <w:br/>
        <w:t>v3.0 — 22 Feb 2026: Installation scope, delay LD framework, bankability</w:t>
      </w:r>
      <w:r>
        <w:br/>
        <w:t>v4.0 — 17 Mar 2026: Single counterparty warranty, title at PAC, unified warranty, performance guarantees</w:t>
      </w:r>
      <w:r>
        <w:br/>
        <w:t>v5.0 — 6 May 2026: Two-component price split, FAC removed (3-month DLP), tiered liability cap (10/50/uncapped), client lawyer review comments addressed</w:t>
      </w:r>
      <w:r>
        <w:br/>
        <w:t>v5.1 — May 2026: Indicative Price + Confirmed Price mechanism (raw material / FX adjustment), LD Value split (Comp A delivery / Comp B commissioning), upstream FM flow-through, 12-month Connection Terms longstop, 30-day advance payment trigger</w:t>
      </w:r>
      <w:r>
        <w:br/>
        <w:t>v6.0 — June 2026: Annex V6 Amendment Schedule — dual APG to PAC, DWU as CP, manufacturing-defect carve-out, delivery at Connection Terms, price re-anchoring, VAT clarity, title/APG alignment, EMS entity update</w:t>
      </w:r>
      <w:r>
        <w:br/>
        <w:t>v6.1 — July 2026: Client redline (Dino/Anastasios) — accepted: grid-forming included in Contract Price, EMS-affiliate warranty carve-out, 4.4(f) interface responsibility, LTSA as simultaneous-execution CP, 19.12 deliverables list, Schedule A spec-freeze, insurance before first payment; negotiated: integrated-suite most-favourable-to-Client interpretation (11.5), Independent Engineer PAC-payment gate (7.1A), additional liability carve-outs latent + safety/grid-code (13.3A), FAC reinstated (9.2A), PAC shortfall remedy capped 10% Component A (9.1B), binding Delivery Schedule with OEM FM preserved (8.4.8), set-off with ascertained/agreed qualifier (7.4(e)), Lighthief International performance undertaking by confirmation letter (16.3B)</w:t>
      </w:r>
      <w:r>
        <w:br/>
        <w:t>v6.2 — July 2026: Timotheos / technical review items incorporated — EPC: excluded-items scope certainty (4.6), Client-breach causation &amp; burden (5A.5), witnessed testing &amp; independent expert (10.6A), Force Majeure limitations (12.6), Client withdrawal right (1A.7A), lender step-in &amp; direct agreement (16.3A), DWU required-features &amp; APG issuing-bank procurement covenants (10.8A/10.9B), cyber-security framework (18A); LTSA: restoration/resolution SLA (8.2A), monitoring/alerting (5.2A/8.1A), major-incident procedure (8.6A), 24/7 safety response (8.7A), warranty-preservation file (6.1A/6.3A), data ownership (5.8A), chronic underperformance (9.8), transition assistance (13.6), expert determination (20.5) and related technical clauses</w:t>
      </w:r>
    </w:p>
    <w:p w14:paraId="4557A858" w14:textId="77777777" w:rsidR="00E873DB" w:rsidRDefault="00000000">
      <w:r>
        <w:br w:type="page"/>
      </w:r>
    </w:p>
    <w:p w14:paraId="4EE22477" w14:textId="77777777" w:rsidR="00E873DB" w:rsidRDefault="00000000">
      <w:pPr>
        <w:spacing w:before="320"/>
      </w:pPr>
      <w:r>
        <w:rPr>
          <w:b/>
          <w:color w:val="1A365D"/>
          <w:sz w:val="24"/>
        </w:rPr>
        <w:lastRenderedPageBreak/>
        <w:t>1. PARTIES</w:t>
      </w:r>
    </w:p>
    <w:p w14:paraId="549DC3AB" w14:textId="77777777" w:rsidR="00E873DB" w:rsidRDefault="00000000">
      <w:r>
        <w:t>This Engineering, Procurement and Construction Agreement (“Agreement”) is made as of [●] 2026 (“Effective Date”)</w:t>
      </w:r>
    </w:p>
    <w:p w14:paraId="43685A2D" w14:textId="77777777" w:rsidR="00E873DB" w:rsidRDefault="00000000">
      <w:r>
        <w:t>BETWEEN:</w:t>
      </w:r>
    </w:p>
    <w:p w14:paraId="15584F23" w14:textId="77777777" w:rsidR="00E873DB" w:rsidRDefault="00000000">
      <w: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14:paraId="77E09C92" w14:textId="77777777" w:rsidR="00E873DB" w:rsidRDefault="00000000">
      <w:r>
        <w:t>and</w:t>
      </w:r>
    </w:p>
    <w:p w14:paraId="7EE38957" w14:textId="77777777" w:rsidR="00E873DB" w:rsidRDefault="00000000">
      <w:r>
        <w:t>Galascope Ltd, a company incorporated under the laws of the Republic of Cyprus, with registered office at Karaiskaki 6, City House, 3032 Limassol, Cyprus, Registration No. HE 303759 ("Client").</w:t>
      </w:r>
    </w:p>
    <w:p w14:paraId="7A18DBFE" w14:textId="77777777" w:rsidR="00E873DB" w:rsidRDefault="00000000">
      <w:r>
        <w:t>Contractor and Client are referred to individually as a “Party” and collectively as the “Parties.”</w:t>
      </w:r>
    </w:p>
    <w:p w14:paraId="26BC9630" w14:textId="77777777" w:rsidR="00E873DB" w:rsidRDefault="00000000">
      <w:pPr>
        <w:spacing w:before="320"/>
      </w:pPr>
      <w:r>
        <w:rPr>
          <w:b/>
          <w:color w:val="1A365D"/>
          <w:sz w:val="24"/>
        </w:rPr>
        <w:t>1A. CONDITIONS PRECEDENT</w:t>
      </w:r>
    </w:p>
    <w:p w14:paraId="2BDA6D1B" w14:textId="77777777" w:rsidR="00E873DB" w:rsidRDefault="00000000">
      <w:r>
        <w:t>1A.1 This Agreement is conditional upon the Client obtaining grid connection terms from EAC/DSO for the Site (“Connection Terms”) within twelve (12) months of the Effective Date (“Long-Stop Date”).</w:t>
      </w:r>
    </w:p>
    <w:p w14:paraId="75986B17" w14:textId="77777777" w:rsidR="00E873DB" w:rsidRDefault="00000000">
      <w:r>
        <w:t>1A.2 If Connection Terms are not obtained by the Long-Stop Date, either Party may terminate this Agreement by written notice without liability. The Contractor shall refund the advance payment within thirty (30) days, less reasonable and documented costs incurred.</w:t>
      </w:r>
    </w:p>
    <w:p w14:paraId="735139BA" w14:textId="77777777" w:rsidR="00E873DB" w:rsidRDefault="00000000">
      <w:r>
        <w:t>1A.3 The advance payment under Section 7.1(a) shall become due within thirty (30) days of the later of: (i) the Effective Date; and (ii) receipt of Connection Terms.</w:t>
      </w:r>
    </w:p>
    <w:p w14:paraId="0E2095D3" w14:textId="77777777" w:rsidR="00E873DB" w:rsidRDefault="00000000">
      <w:pPr>
        <w:spacing w:before="320"/>
      </w:pPr>
      <w:r>
        <w:rPr>
          <w:b/>
          <w:color w:val="1A365D"/>
          <w:sz w:val="24"/>
        </w:rPr>
        <w:t>2. BACKGROUND</w:t>
      </w:r>
    </w:p>
    <w:p w14:paraId="13207FDE" w14:textId="77777777" w:rsidR="00E873DB" w:rsidRDefault="00000000">
      <w:r>
        <w:t>2.1 The Client owns and operates one or more renewable energy facilities and wishes to procure a battery energy storage system.</w:t>
      </w:r>
    </w:p>
    <w:p w14:paraId="60D634AC" w14:textId="77777777" w:rsidR="00E873DB" w:rsidRDefault="00000000">
      <w:r>
        <w:t>2.2 The Contractor has the capability to design, integrate, install, commission, and deliver battery energy storage projects on a turnkey EPC basis.</w:t>
      </w:r>
    </w:p>
    <w:p w14:paraId="14AFA033" w14:textId="77777777" w:rsidR="00E873DB" w:rsidRDefault="00000000">
      <w:r>
        <w:t>2.3 The Parties wish to set out the terms under which the Contractor shall deliver the BESS to the Client.</w:t>
      </w:r>
    </w:p>
    <w:p w14:paraId="30A185B7" w14:textId="77777777" w:rsidR="00E873DB" w:rsidRDefault="00000000">
      <w:pPr>
        <w:spacing w:before="320"/>
      </w:pPr>
      <w:r>
        <w:rPr>
          <w:b/>
          <w:color w:val="1A365D"/>
          <w:sz w:val="24"/>
        </w:rPr>
        <w:t>3. DEFINITIONS AND INTERPRETATION</w:t>
      </w:r>
    </w:p>
    <w:p w14:paraId="3F93985E" w14:textId="77777777" w:rsidR="00E873DB" w:rsidRDefault="00000000">
      <w:pPr>
        <w:spacing w:before="200"/>
      </w:pPr>
      <w:r>
        <w:rPr>
          <w:b/>
          <w:color w:val="1A365D"/>
          <w:sz w:val="21"/>
        </w:rPr>
        <w:t>3.1 Defined Terms</w:t>
      </w:r>
    </w:p>
    <w:p w14:paraId="1C4934A7" w14:textId="77777777" w:rsidR="00E873DB" w:rsidRDefault="00000000">
      <w:r>
        <w:rPr>
          <w:b/>
        </w:rPr>
        <w:t xml:space="preserve">"Agreement" </w:t>
      </w:r>
      <w:r>
        <w:t>means this EPC Agreement, including all schedules, appendices, and amendments.</w:t>
      </w:r>
    </w:p>
    <w:p w14:paraId="3F75B0BA" w14:textId="77777777" w:rsidR="00E873DB" w:rsidRDefault="00000000">
      <w:r>
        <w:rPr>
          <w:b/>
        </w:rPr>
        <w:t xml:space="preserve">"BESS" </w:t>
      </w:r>
      <w: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14:paraId="2109A30B" w14:textId="77777777" w:rsidR="00E873DB" w:rsidRDefault="00000000">
      <w:r>
        <w:rPr>
          <w:b/>
        </w:rPr>
        <w:t xml:space="preserve">"Business Day" </w:t>
      </w:r>
      <w:r>
        <w:t>means a day other than a Saturday, Sunday, or public holiday in the Republic of Cyprus.</w:t>
      </w:r>
    </w:p>
    <w:p w14:paraId="09C09DD0" w14:textId="77777777" w:rsidR="00E873DB" w:rsidRDefault="00000000">
      <w:r>
        <w:rPr>
          <w:b/>
        </w:rPr>
        <w:t xml:space="preserve">"Component A — Equipment Supply Price" </w:t>
      </w:r>
      <w:r>
        <w:t>means the portion of the Contract Price attributable to supply of BESS equipment CIF Limassol, as set out in Section 6.2.</w:t>
      </w:r>
    </w:p>
    <w:p w14:paraId="3D72EC9C" w14:textId="77777777" w:rsidR="00E873DB" w:rsidRDefault="00000000">
      <w:r>
        <w:rPr>
          <w:b/>
        </w:rPr>
        <w:lastRenderedPageBreak/>
        <w:t xml:space="preserve">"Component B — EPC Services Price" </w:t>
      </w:r>
      <w:r>
        <w:t>means the portion of the Contract Price attributable to EPC services, as set out in Section 6.3.</w:t>
      </w:r>
    </w:p>
    <w:p w14:paraId="7CEBF16A" w14:textId="77777777" w:rsidR="00E873DB" w:rsidRDefault="00000000">
      <w:r>
        <w:rPr>
          <w:b/>
        </w:rPr>
        <w:t xml:space="preserve">"Connection Terms" </w:t>
      </w:r>
      <w:r>
        <w:t>means the grid connection terms issued by EAC/DSO for the Site.</w:t>
      </w:r>
    </w:p>
    <w:p w14:paraId="02995A0F" w14:textId="77777777" w:rsidR="00E873DB" w:rsidRDefault="00000000">
      <w:r>
        <w:rPr>
          <w:b/>
        </w:rPr>
        <w:t xml:space="preserve">"Contract Price" </w:t>
      </w:r>
      <w:r>
        <w:t>has the meaning given in Section 6.1.</w:t>
      </w:r>
    </w:p>
    <w:p w14:paraId="5020B050" w14:textId="77777777" w:rsidR="00E873DB" w:rsidRDefault="00000000">
      <w:r>
        <w:rPr>
          <w:b/>
        </w:rPr>
        <w:t xml:space="preserve">"Defects Liability Period" </w:t>
      </w:r>
      <w:r>
        <w:t>means the period of three (3) months commencing from the date of PAC, during which the Contractor shall remedy all defects notified by the Client.</w:t>
      </w:r>
    </w:p>
    <w:p w14:paraId="1118D61E" w14:textId="77777777" w:rsidR="00E873DB" w:rsidRDefault="00000000">
      <w:r>
        <w:rPr>
          <w:b/>
        </w:rPr>
        <w:t xml:space="preserve">"Delay LDs" </w:t>
      </w:r>
      <w:r>
        <w:t>means the liquidated damages payable by the Contractor for delay per Section 8.4.</w:t>
      </w:r>
    </w:p>
    <w:p w14:paraId="00DAFA58" w14:textId="77777777" w:rsidR="00E873DB" w:rsidRDefault="00000000">
      <w:r>
        <w:rPr>
          <w:b/>
        </w:rPr>
        <w:t xml:space="preserve">"Effective Date" </w:t>
      </w:r>
      <w:r>
        <w:t>has the meaning given in Section 1.</w:t>
      </w:r>
    </w:p>
    <w:p w14:paraId="6BC2B358" w14:textId="77777777" w:rsidR="00E873DB" w:rsidRDefault="00000000">
      <w:r>
        <w:rPr>
          <w:b/>
        </w:rPr>
        <w:t>"EMS" means Energy Management System. EMS integration is provided by R&amp;D Innovations Sp. z o.o. (trading as DISPERON, under Lighthief International Ltd) under a separate EMS Integration Agreement, guaranteed by the Contractor per Section 4.4.</w:t>
      </w:r>
    </w:p>
    <w:p w14:paraId="27672BB6" w14:textId="77777777" w:rsidR="00E873DB" w:rsidRDefault="00000000">
      <w:r>
        <w:rPr>
          <w:b/>
        </w:rPr>
        <w:t xml:space="preserve">"Force Majeure" </w:t>
      </w:r>
      <w:r>
        <w:t>has the meaning given in Section 12.1.</w:t>
      </w:r>
    </w:p>
    <w:p w14:paraId="3C04A3FC" w14:textId="77777777" w:rsidR="00E873DB" w:rsidRDefault="00000000">
      <w:r>
        <w:rPr>
          <w:b/>
        </w:rPr>
        <w:t xml:space="preserve">"LTSA" </w:t>
      </w:r>
      <w:r>
        <w:t>means a Long-Term Service Agreement entered into separately between the Parties.</w:t>
      </w:r>
    </w:p>
    <w:p w14:paraId="1913BD3C" w14:textId="77777777" w:rsidR="00E873DB" w:rsidRDefault="00000000">
      <w:r>
        <w:rPr>
          <w:b/>
        </w:rPr>
        <w:t xml:space="preserve">"OEM" </w:t>
      </w:r>
      <w:r>
        <w:t>means Original Equipment Manufacturer (Linyang Energy).</w:t>
      </w:r>
    </w:p>
    <w:p w14:paraId="254F739A" w14:textId="77777777" w:rsidR="00E873DB" w:rsidRDefault="00000000">
      <w:r>
        <w:rPr>
          <w:b/>
        </w:rPr>
        <w:t xml:space="preserve">"OEM Direct Warranty Undertaking" </w:t>
      </w:r>
      <w:r>
        <w:t>means the direct warranty confirmation letter issued by the OEM to the Client (Schedule C).</w:t>
      </w:r>
    </w:p>
    <w:p w14:paraId="74129563" w14:textId="77777777" w:rsidR="00E873DB" w:rsidRDefault="00000000">
      <w:r>
        <w:rPr>
          <w:b/>
        </w:rPr>
        <w:t xml:space="preserve">"PAC" </w:t>
      </w:r>
      <w:r>
        <w:t>means Provisional Acceptance Certificate per Section 9.1.</w:t>
      </w:r>
    </w:p>
    <w:p w14:paraId="07F9EAE2" w14:textId="77777777" w:rsidR="00E873DB" w:rsidRDefault="00000000">
      <w:r>
        <w:rPr>
          <w:b/>
        </w:rPr>
        <w:t xml:space="preserve">"Products" </w:t>
      </w:r>
      <w:r>
        <w:t>means BESS, PCS, battery containers, control equipment, and related components.</w:t>
      </w:r>
    </w:p>
    <w:p w14:paraId="19B49394" w14:textId="77777777" w:rsidR="00E873DB" w:rsidRDefault="00000000">
      <w:r>
        <w:rPr>
          <w:b/>
        </w:rPr>
        <w:t xml:space="preserve">"Retention" </w:t>
      </w:r>
      <w:r>
        <w:t>means five percent (5%) of the Contract Price withheld by the Client and released at the end of the Defects Liability Period per Section 7.4.</w:t>
      </w:r>
    </w:p>
    <w:p w14:paraId="3F8E6670" w14:textId="77777777" w:rsidR="00E873DB" w:rsidRDefault="00000000">
      <w:r>
        <w:rPr>
          <w:b/>
        </w:rPr>
        <w:t xml:space="preserve">"Site" </w:t>
      </w:r>
      <w:r>
        <w:t>means the installation location specified in Schedule A.</w:t>
      </w:r>
    </w:p>
    <w:p w14:paraId="54FCB013" w14:textId="77777777" w:rsidR="00E873DB" w:rsidRDefault="00000000">
      <w:r>
        <w:rPr>
          <w:b/>
        </w:rPr>
        <w:t xml:space="preserve">"Target PAC Date" </w:t>
      </w:r>
      <w:r>
        <w:t>means the date by which PAC is to be achieved per Section 8.4.</w:t>
      </w:r>
    </w:p>
    <w:p w14:paraId="7CFBBD7D" w14:textId="77777777" w:rsidR="00E873DB" w:rsidRDefault="00000000">
      <w:r>
        <w:rPr>
          <w:b/>
        </w:rPr>
        <w:t xml:space="preserve">"Warranty Period" </w:t>
      </w:r>
      <w:r>
        <w:t>means five (5) years from the Warranty Start Date.</w:t>
      </w:r>
    </w:p>
    <w:p w14:paraId="60A15686" w14:textId="77777777" w:rsidR="00E873DB" w:rsidRDefault="00000000">
      <w:r>
        <w:rPr>
          <w:b/>
        </w:rPr>
        <w:t xml:space="preserve">"Warranty Start Date" </w:t>
      </w:r>
      <w: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14:paraId="28814519" w14:textId="77777777" w:rsidR="00E873DB" w:rsidRDefault="00000000">
      <w:pPr>
        <w:spacing w:before="200"/>
      </w:pPr>
      <w:r>
        <w:rPr>
          <w:b/>
          <w:color w:val="1A365D"/>
          <w:sz w:val="21"/>
        </w:rPr>
        <w:t>3.2 Interpretation</w:t>
      </w:r>
    </w:p>
    <w:p w14:paraId="02449193" w14:textId="77777777" w:rsidR="00E873DB" w:rsidRDefault="00000000">
      <w:pPr>
        <w:ind w:left="567"/>
      </w:pPr>
      <w:r>
        <w:t>(a) Headings are for convenience only.</w:t>
      </w:r>
    </w:p>
    <w:p w14:paraId="1B915E71" w14:textId="77777777" w:rsidR="00E873DB" w:rsidRDefault="00000000">
      <w:pPr>
        <w:ind w:left="567"/>
      </w:pPr>
      <w:r>
        <w:t>(b) "Including" means without limitation.</w:t>
      </w:r>
    </w:p>
    <w:p w14:paraId="32E0C4B5" w14:textId="77777777" w:rsidR="00E873DB" w:rsidRDefault="00000000">
      <w:pPr>
        <w:ind w:left="567"/>
      </w:pPr>
      <w:r>
        <w:t>(c) References to laws include amendments.</w:t>
      </w:r>
    </w:p>
    <w:p w14:paraId="73E73250" w14:textId="77777777" w:rsidR="00E873DB" w:rsidRDefault="00000000">
      <w:pPr>
        <w:ind w:left="567"/>
      </w:pPr>
      <w:r>
        <w:t>(d) Official language is English.</w:t>
      </w:r>
    </w:p>
    <w:p w14:paraId="078209BF" w14:textId="77777777" w:rsidR="00E873DB" w:rsidRDefault="00000000">
      <w:pPr>
        <w:spacing w:before="320"/>
      </w:pPr>
      <w:r>
        <w:rPr>
          <w:b/>
          <w:color w:val="1A365D"/>
          <w:sz w:val="24"/>
        </w:rPr>
        <w:t>4. SCOPE OF WORK</w:t>
      </w:r>
    </w:p>
    <w:p w14:paraId="22BCA068" w14:textId="77777777" w:rsidR="00E873DB" w:rsidRDefault="00000000">
      <w:r>
        <w:rPr>
          <w:b/>
        </w:rPr>
        <w:t>4.1 Turnkey EPC Solution: The Contractor shall provide a complete turnkey EPC solution for the design, procurement, delivery, installation, commissioning, and handover of the BESS. The Contractor is the Client’s sole counterparty for all works under this Agreement.</w:t>
      </w:r>
    </w:p>
    <w:p w14:paraId="39627C37" w14:textId="77777777" w:rsidR="00E873DB" w:rsidRDefault="00000000">
      <w:pPr>
        <w:spacing w:before="200"/>
      </w:pPr>
      <w:r>
        <w:rPr>
          <w:b/>
          <w:color w:val="1A365D"/>
          <w:sz w:val="21"/>
        </w:rPr>
        <w:t>4.2 Contractor Scope</w:t>
      </w:r>
    </w:p>
    <w:p w14:paraId="124419EF" w14:textId="77777777" w:rsidR="00E873DB" w:rsidRDefault="00000000">
      <w:r>
        <w:lastRenderedPageBreak/>
        <w:t>The Contractor shall be responsible for, and warrants the performance of:</w:t>
      </w:r>
    </w:p>
    <w:p w14:paraId="59A39208" w14:textId="77777777" w:rsidR="00E873DB" w:rsidRDefault="00000000">
      <w:pPr>
        <w:ind w:left="567"/>
      </w:pPr>
      <w:r>
        <w:t>(a) Project management and coordination;</w:t>
      </w:r>
    </w:p>
    <w:p w14:paraId="73261D30" w14:textId="77777777" w:rsidR="00E873DB" w:rsidRDefault="00000000">
      <w:pPr>
        <w:ind w:left="567"/>
      </w:pPr>
      <w:r>
        <w:t>(b) Detailed engineering and system integration design;</w:t>
      </w:r>
    </w:p>
    <w:p w14:paraId="183AA3F0" w14:textId="77777777" w:rsidR="00E873DB" w:rsidRDefault="00000000">
      <w:pPr>
        <w:ind w:left="567"/>
      </w:pPr>
      <w:r>
        <w:t>(c) Procurement of BESS equipment from the OEM (Component A);</w:t>
      </w:r>
    </w:p>
    <w:p w14:paraId="1CAFFE70" w14:textId="77777777" w:rsidR="00E873DB" w:rsidRDefault="00000000">
      <w:pPr>
        <w:ind w:left="567"/>
      </w:pPr>
      <w:r>
        <w:t>(d) International logistics, import duties, customs clearance, and port-to-site transport (Component B);</w:t>
      </w:r>
    </w:p>
    <w:p w14:paraId="26C0D6C5" w14:textId="77777777" w:rsidR="00E873DB" w:rsidRDefault="00000000">
      <w:pPr>
        <w:ind w:left="567"/>
      </w:pPr>
      <w:r>
        <w:t>(e) Civil works, foundations, fencing, and site preparation (Component B);</w:t>
      </w:r>
    </w:p>
    <w:p w14:paraId="4EFC135D" w14:textId="77777777" w:rsidR="00E873DB" w:rsidRDefault="00000000">
      <w:pPr>
        <w:ind w:left="567"/>
      </w:pPr>
      <w:r>
        <w:t>(f) AC/DC cabling, grounding, and auxiliary electrical systems (Component B);</w:t>
      </w:r>
    </w:p>
    <w:p w14:paraId="377FC1C9" w14:textId="77777777" w:rsidR="00E873DB" w:rsidRDefault="00000000">
      <w:pPr>
        <w:ind w:left="567"/>
      </w:pPr>
      <w:r>
        <w:t>(g) Equipment installation, assembly, and commissioning by OEM-trained personnel under the Contractor’s coordination and responsibility (Component B);</w:t>
      </w:r>
    </w:p>
    <w:p w14:paraId="3B39FE2F" w14:textId="77777777" w:rsidR="00E873DB" w:rsidRDefault="00000000">
      <w:pPr>
        <w:ind w:left="567"/>
      </w:pPr>
      <w:r>
        <w:t>(h) SCADA integration and grid compliance coordination (Component B);</w:t>
      </w:r>
    </w:p>
    <w:p w14:paraId="3AD91376" w14:textId="77777777" w:rsidR="00E873DB" w:rsidRDefault="00000000">
      <w:pPr>
        <w:ind w:left="567"/>
      </w:pPr>
      <w:r>
        <w:t>(i) Authority liaison, EAC submissions, and regulatory compliance (Component B);</w:t>
      </w:r>
    </w:p>
    <w:p w14:paraId="34CC6D29" w14:textId="77777777" w:rsidR="00E873DB" w:rsidRDefault="00000000">
      <w:pPr>
        <w:ind w:left="567"/>
      </w:pPr>
      <w:r>
        <w:t>(j) Project documentation, training, and handover (Component B).</w:t>
      </w:r>
    </w:p>
    <w:p w14:paraId="218488D3" w14:textId="77777777" w:rsidR="00E873DB" w:rsidRDefault="00000000">
      <w:pPr>
        <w:spacing w:before="200"/>
      </w:pPr>
      <w:r>
        <w:rPr>
          <w:b/>
          <w:color w:val="1A365D"/>
          <w:sz w:val="21"/>
        </w:rPr>
        <w:t>4.3 Single-Point Responsibility</w:t>
      </w:r>
    </w:p>
    <w:p w14:paraId="7481D2B4" w14:textId="77777777" w:rsidR="00E873DB" w:rsidRDefault="00000000">
      <w:r>
        <w:t>(a) The Contractor is responsible to the Client for the entire BESS system including OEM equipment and installation workmanship. The Client’s sole recourse for any defect, delay, or performance issue is against the Contractor.</w:t>
      </w:r>
    </w:p>
    <w:p w14:paraId="337D2B3E" w14:textId="77777777" w:rsidR="00E873DB" w:rsidRDefault="00000000">
      <w:r>
        <w:t>(b) Subcontracting of installation or commissioning to OEM personnel does not relieve the Contractor of its obligations.</w:t>
      </w:r>
    </w:p>
    <w:p w14:paraId="63F0BA12" w14:textId="77777777" w:rsidR="00E873DB" w:rsidRDefault="00000000">
      <w:r>
        <w:t>(c) The Contractor warrants the performance of OEM equipment as if it were the Contractor’s own work.</w:t>
      </w:r>
    </w:p>
    <w:p w14:paraId="251F287F" w14:textId="77777777" w:rsidR="00E873DB" w:rsidRDefault="00000000">
      <w:pPr>
        <w:spacing w:before="200"/>
      </w:pPr>
      <w:r>
        <w:rPr>
          <w:b/>
          <w:color w:val="1A365D"/>
          <w:sz w:val="21"/>
        </w:rPr>
        <w:t>4.4 EMS Integration</w:t>
      </w:r>
    </w:p>
    <w:p w14:paraId="37614F74" w14:textId="77777777" w:rsidR="00E873DB" w:rsidRDefault="00000000">
      <w:r>
        <w:t>(a) EMS integration and SCADA commissioning are provided by R&amp;D Innovations Sp. z o.o. (trading as DISPERON, under Lighthief International Ltd), an affiliate of the Contractor, under a separate EMS Integration Agreement.</w:t>
      </w:r>
    </w:p>
    <w:p w14:paraId="2B31DB46" w14:textId="77777777" w:rsidR="00E873DB" w:rsidRDefault="00000000">
      <w:r>
        <w:rPr>
          <w:b/>
        </w:rPr>
        <w:t>(b) The Contractor hereby guarantees the performance of R&amp;D Innovations Sp. z o.o. (trading as DISPERON, under Lighthief International Ltd)’s obligations under the EMS Integration Agreement. If R&amp;D Innovations Sp. z o.o. (trading as DISPERON, under Lighthief International Ltd) fails to perform, the Contractor shall fulfil those obligations directly or procure equivalent performance at the Contractor’s cost.</w:t>
      </w:r>
    </w:p>
    <w:p w14:paraId="32B5E6DF" w14:textId="77777777" w:rsidR="00E873DB" w:rsidRDefault="00000000">
      <w:r>
        <w:t>(c) The Contractor warrants that the BESS is interface-compatible with the EMS at commissioning and that BMS-to-EMS communication protocols function correctly.</w:t>
      </w:r>
    </w:p>
    <w:p w14:paraId="0766B5B5" w14:textId="77777777" w:rsidR="00E873DB" w:rsidRDefault="00000000">
      <w:r>
        <w:t>(d) Advanced EMS features, analytics, optimisation algorithms, market participation logic, or software licences shall be contracted separately.</w:t>
      </w:r>
    </w:p>
    <w:p w14:paraId="0A55992E" w14:textId="77777777" w:rsidR="00E873DB" w:rsidRDefault="00000000">
      <w:r>
        <w:t>(e) The Contractor is not responsible for EMS optimisation outcomes or revenue generation beyond interface compatibility.</w:t>
      </w:r>
    </w:p>
    <w:p w14:paraId="10E22493" w14:textId="54AC012D" w:rsidR="00E873DB" w:rsidRDefault="00000000">
      <w:r>
        <w:t>4.5 Any works not expressly listed are excluded unless agreed in writing</w:t>
      </w:r>
      <w:ins w:id="0" w:author="Stelios Constantinou" w:date="2026-07-28T13:17:00Z" w16du:dateUtc="2026-07-28T10:17:00Z">
        <w:r w:rsidR="00117F6D">
          <w:t xml:space="preserve"> (to add milestones and works and link it to the payments)</w:t>
        </w:r>
      </w:ins>
      <w:r>
        <w:t>.</w:t>
      </w:r>
    </w:p>
    <w:p w14:paraId="4EA1CAFB" w14:textId="77777777" w:rsidR="00E873DB" w:rsidRDefault="00000000">
      <w:pPr>
        <w:spacing w:before="320"/>
      </w:pPr>
      <w:r>
        <w:rPr>
          <w:b/>
          <w:color w:val="1A365D"/>
          <w:sz w:val="24"/>
        </w:rPr>
        <w:t>5A. CLIENT OBLIGATIONS</w:t>
      </w:r>
    </w:p>
    <w:p w14:paraId="2FF4E623" w14:textId="77777777" w:rsidR="00E873DB" w:rsidRDefault="00000000">
      <w:pPr>
        <w:spacing w:before="200"/>
      </w:pPr>
      <w:r>
        <w:rPr>
          <w:b/>
          <w:color w:val="1A365D"/>
          <w:sz w:val="21"/>
        </w:rPr>
        <w:lastRenderedPageBreak/>
        <w:t>5A.1 Pre-Commencement</w:t>
      </w:r>
    </w:p>
    <w:p w14:paraId="612D9638" w14:textId="77777777" w:rsidR="00E873DB" w:rsidRDefault="00000000">
      <w:r>
        <w:t>The Client shall:</w:t>
      </w:r>
    </w:p>
    <w:p w14:paraId="2CE8C374" w14:textId="77777777" w:rsidR="00E873DB" w:rsidRDefault="00000000">
      <w:pPr>
        <w:ind w:left="567"/>
      </w:pPr>
      <w:r>
        <w:t>(a) Provide complete and accurate site information;</w:t>
      </w:r>
    </w:p>
    <w:p w14:paraId="789EFC33" w14:textId="77777777" w:rsidR="00E873DB" w:rsidRDefault="00000000">
      <w:pPr>
        <w:ind w:left="567"/>
      </w:pPr>
      <w:r>
        <w:t>(b) Obtain planning permissions, building permits, and landowner consents;</w:t>
      </w:r>
    </w:p>
    <w:p w14:paraId="063E202D" w14:textId="77777777" w:rsidR="00E873DB" w:rsidRDefault="00000000">
      <w:pPr>
        <w:ind w:left="567"/>
      </w:pPr>
      <w:r>
        <w:t>(c) Ensure clear site access for delivery and installation;</w:t>
      </w:r>
    </w:p>
    <w:p w14:paraId="18650457" w14:textId="63C9579D" w:rsidR="00E873DB" w:rsidRDefault="00000000">
      <w:pPr>
        <w:ind w:left="567"/>
      </w:pPr>
      <w:r>
        <w:t>(d) Provide secure storage for equipment;</w:t>
      </w:r>
      <w:ins w:id="1" w:author="Stelios Constantinou" w:date="2026-07-28T13:21:00Z" w16du:dateUtc="2026-07-28T10:21:00Z">
        <w:r w:rsidR="00117F6D">
          <w:t xml:space="preserve"> (existing fencing and alarm system is satisfactory)</w:t>
        </w:r>
      </w:ins>
    </w:p>
    <w:p w14:paraId="7664349A" w14:textId="32F16CA2" w:rsidR="00E873DB" w:rsidRDefault="00000000">
      <w:pPr>
        <w:ind w:left="567"/>
      </w:pPr>
      <w:r>
        <w:t xml:space="preserve">(e) </w:t>
      </w:r>
      <w:ins w:id="2" w:author="Stelios Constantinou" w:date="2026-07-28T13:22:00Z" w16du:dateUtc="2026-07-28T10:22:00Z">
        <w:r w:rsidR="00117F6D">
          <w:t xml:space="preserve">Obligation to </w:t>
        </w:r>
      </w:ins>
      <w:r>
        <w:t>Provide electrical connection point and grid connection approval.</w:t>
      </w:r>
    </w:p>
    <w:p w14:paraId="7D42DE38" w14:textId="77777777" w:rsidR="00E873DB" w:rsidRDefault="00000000">
      <w:pPr>
        <w:spacing w:before="200"/>
      </w:pPr>
      <w:r>
        <w:rPr>
          <w:b/>
          <w:color w:val="1A365D"/>
          <w:sz w:val="21"/>
        </w:rPr>
        <w:t>5A.2 During Works</w:t>
      </w:r>
    </w:p>
    <w:p w14:paraId="0954084D" w14:textId="77777777" w:rsidR="00E873DB" w:rsidRDefault="00000000">
      <w:r>
        <w:t>The Client shall:</w:t>
      </w:r>
    </w:p>
    <w:p w14:paraId="77CF327C" w14:textId="77777777" w:rsidR="00E873DB" w:rsidRDefault="00000000">
      <w:pPr>
        <w:ind w:left="567"/>
      </w:pPr>
      <w:r>
        <w:t>(a) Provide site access during agreed working hours;</w:t>
      </w:r>
    </w:p>
    <w:p w14:paraId="62D0A7F2" w14:textId="77777777" w:rsidR="00E873DB" w:rsidRDefault="00000000">
      <w:pPr>
        <w:ind w:left="567"/>
      </w:pPr>
      <w:r>
        <w:t>(b) Designate a single point of contact;</w:t>
      </w:r>
    </w:p>
    <w:p w14:paraId="79C7D424" w14:textId="77777777" w:rsidR="00E873DB" w:rsidRDefault="00000000">
      <w:pPr>
        <w:ind w:left="567"/>
      </w:pPr>
      <w:r>
        <w:t>(c) Respond to queries within five (5) Business Days;</w:t>
      </w:r>
    </w:p>
    <w:p w14:paraId="02225222" w14:textId="77777777" w:rsidR="00E873DB" w:rsidRDefault="00000000">
      <w:pPr>
        <w:ind w:left="567"/>
      </w:pPr>
      <w:r>
        <w:t>(d) Provide timely approvals;</w:t>
      </w:r>
    </w:p>
    <w:p w14:paraId="79B588F0" w14:textId="77777777" w:rsidR="00E873DB" w:rsidRDefault="00000000">
      <w:pPr>
        <w:ind w:left="567"/>
      </w:pPr>
      <w:r>
        <w:t>(e) Not materially interfere with works.</w:t>
      </w:r>
    </w:p>
    <w:p w14:paraId="44534DEF" w14:textId="77777777" w:rsidR="00E873DB" w:rsidRDefault="00000000">
      <w:pPr>
        <w:spacing w:before="200"/>
      </w:pPr>
      <w:r>
        <w:rPr>
          <w:b/>
          <w:color w:val="1A365D"/>
          <w:sz w:val="21"/>
        </w:rPr>
        <w:t>5A.3 Post-Commissioning</w:t>
      </w:r>
    </w:p>
    <w:p w14:paraId="4AE1A636" w14:textId="77777777" w:rsidR="00E873DB" w:rsidRDefault="00000000">
      <w:r>
        <w:t>The Client shall:</w:t>
      </w:r>
    </w:p>
    <w:p w14:paraId="4DB23E08" w14:textId="4C5235BA" w:rsidR="00E873DB" w:rsidRDefault="00000000">
      <w:pPr>
        <w:ind w:left="567"/>
      </w:pPr>
      <w:r>
        <w:t>(a) Operate BESS per OEM guidelines;</w:t>
      </w:r>
      <w:ins w:id="3" w:author="Stelios Constantinou" w:date="2026-07-28T13:26:00Z" w16du:dateUtc="2026-07-28T10:26:00Z">
        <w:r w:rsidR="00117F6D">
          <w:t xml:space="preserve"> LTSA and EMS</w:t>
        </w:r>
      </w:ins>
    </w:p>
    <w:p w14:paraId="4A029FA2" w14:textId="21FDA8FF" w:rsidR="00E873DB" w:rsidRDefault="00000000">
      <w:pPr>
        <w:ind w:left="567"/>
      </w:pPr>
      <w:r>
        <w:t>(b) Maintain monitoring systems;</w:t>
      </w:r>
      <w:ins w:id="4" w:author="Stelios Constantinou" w:date="2026-07-28T13:27:00Z" w16du:dateUtc="2026-07-28T10:27:00Z">
        <w:r w:rsidR="00117F6D" w:rsidRPr="00117F6D">
          <w:t xml:space="preserve"> </w:t>
        </w:r>
        <w:r w:rsidR="00117F6D">
          <w:t>LTSA and EMS</w:t>
        </w:r>
      </w:ins>
    </w:p>
    <w:p w14:paraId="61B2E4D0" w14:textId="77777777" w:rsidR="00E873DB" w:rsidRDefault="00000000">
      <w:pPr>
        <w:ind w:left="567"/>
      </w:pPr>
      <w:r>
        <w:t>(c) Maintain site security and environmental conditions;</w:t>
      </w:r>
    </w:p>
    <w:p w14:paraId="2700ED09" w14:textId="77777777" w:rsidR="00E873DB" w:rsidRDefault="00000000">
      <w:pPr>
        <w:ind w:left="567"/>
      </w:pPr>
      <w:r>
        <w:t>(d) Maintain insurance;</w:t>
      </w:r>
    </w:p>
    <w:p w14:paraId="69923434" w14:textId="036BCA9A" w:rsidR="00E873DB" w:rsidRDefault="00000000">
      <w:pPr>
        <w:ind w:left="567"/>
      </w:pPr>
      <w:r>
        <w:t>(e) Make all payments when due</w:t>
      </w:r>
      <w:ins w:id="5" w:author="Stelios Constantinou" w:date="2026-07-28T13:27:00Z" w16du:dateUtc="2026-07-28T10:27:00Z">
        <w:r w:rsidR="003444E1">
          <w:t xml:space="preserve"> linked to the agreed milestones</w:t>
        </w:r>
      </w:ins>
      <w:r>
        <w:t>;</w:t>
      </w:r>
    </w:p>
    <w:p w14:paraId="28E9A91A" w14:textId="77777777" w:rsidR="00E873DB" w:rsidRDefault="00000000">
      <w:pPr>
        <w:ind w:left="567"/>
      </w:pPr>
      <w:r>
        <w:t>(f) Permit Contractor access for warranty/maintenance.</w:t>
      </w:r>
    </w:p>
    <w:p w14:paraId="270907BD" w14:textId="77777777" w:rsidR="00E873DB" w:rsidRDefault="00000000">
      <w:pPr>
        <w:spacing w:before="200"/>
      </w:pPr>
      <w:r>
        <w:rPr>
          <w:b/>
          <w:color w:val="1A365D"/>
          <w:sz w:val="21"/>
        </w:rPr>
        <w:t>5A.4 Consequences of Client Breach</w:t>
      </w:r>
    </w:p>
    <w:p w14:paraId="207AA777" w14:textId="77777777" w:rsidR="00E873DB" w:rsidRDefault="00000000">
      <w:r>
        <w:t>(a) Delay: If Contractor’s works are delayed more than five (5) Business Days by Client’s material failure, Target PAC Date extends day-for-day and Client reimburses reasonable documented costs.</w:t>
      </w:r>
    </w:p>
    <w:p w14:paraId="1C7756DA" w14:textId="77777777" w:rsidR="00E873DB" w:rsidRDefault="00000000">
      <w:r>
        <w:t>(b) Payment Default: If the Client fails to make any payment when due:</w:t>
      </w:r>
    </w:p>
    <w:p w14:paraId="294B9BC6" w14:textId="7B6D4894" w:rsidR="00E873DB" w:rsidRDefault="00000000">
      <w:pPr>
        <w:ind w:left="850"/>
      </w:pPr>
      <w:r>
        <w:t xml:space="preserve">(i) Interest at EU Directive 2011/7/EU rate (ECB + </w:t>
      </w:r>
      <w:del w:id="6" w:author="Stelios Constantinou" w:date="2026-07-28T13:28:00Z" w16du:dateUtc="2026-07-28T10:28:00Z">
        <w:r w:rsidDel="003444E1">
          <w:delText>8</w:delText>
        </w:r>
      </w:del>
      <w:ins w:id="7" w:author="Stelios Constantinou" w:date="2026-07-28T13:28:00Z" w16du:dateUtc="2026-07-28T10:28:00Z">
        <w:r w:rsidR="003444E1">
          <w:t>3</w:t>
        </w:r>
      </w:ins>
      <w:r>
        <w:t>% pa, simple interest);</w:t>
      </w:r>
    </w:p>
    <w:p w14:paraId="54A3C5B5" w14:textId="77777777" w:rsidR="00E873DB" w:rsidRDefault="00000000">
      <w:pPr>
        <w:ind w:left="850"/>
      </w:pPr>
      <w:r>
        <w:t>(ii) Contractor may suspend works on seven (7) days’ notice;</w:t>
      </w:r>
    </w:p>
    <w:p w14:paraId="29E4953C" w14:textId="77777777" w:rsidR="00E873DB" w:rsidRDefault="00000000">
      <w:pPr>
        <w:ind w:left="850"/>
      </w:pPr>
      <w: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14:paraId="413DE887" w14:textId="77777777" w:rsidR="00E873DB" w:rsidRDefault="00000000">
      <w:r>
        <w:t>(c) Warranty: Client breach of Sections 10.4 or 10.5 may limit warranty to the extent the breach caused or contributed to the defect.</w:t>
      </w:r>
    </w:p>
    <w:p w14:paraId="7F0E52B0" w14:textId="77777777" w:rsidR="00E873DB" w:rsidRDefault="00000000">
      <w:r>
        <w:lastRenderedPageBreak/>
        <w:t>(d) No Contractor Liability for delays or losses arising from Client’s material failure to fulfil obligations.</w:t>
      </w:r>
    </w:p>
    <w:p w14:paraId="63872D5C" w14:textId="77777777" w:rsidR="00E873DB" w:rsidRDefault="00000000">
      <w:pPr>
        <w:spacing w:before="320"/>
      </w:pPr>
      <w:r>
        <w:rPr>
          <w:b/>
          <w:color w:val="1A365D"/>
          <w:sz w:val="24"/>
        </w:rPr>
        <w:t>6. CONTRACT PRICE</w:t>
      </w:r>
    </w:p>
    <w:p w14:paraId="53E41357" w14:textId="77777777" w:rsidR="00E873DB" w:rsidRDefault="00000000">
      <w:r>
        <w:t>6.1 Contract Price — Indicative and Confirmed</w:t>
      </w:r>
      <w:r>
        <w:br/>
        <w:t xml:space="preserve">(a) Indicative Contract Price: The Contract Price set out in Sections 6.2 and 6.3 is an Indicative Price based on the January 2026 quotation basis (locked per the signed LOI Clause 4.4), exclusive of </w:t>
      </w:r>
      <w:commentRangeStart w:id="8"/>
      <w:r>
        <w:t>VAT</w:t>
      </w:r>
      <w:commentRangeEnd w:id="8"/>
      <w:r w:rsidR="003444E1">
        <w:rPr>
          <w:rStyle w:val="CommentReference"/>
          <w:sz w:val="20"/>
          <w:szCs w:val="22"/>
        </w:rPr>
        <w:commentReference w:id="8"/>
      </w:r>
      <w:r>
        <w:t>. The Indicative Price is binding on the Contractor for the period between the Effective Date and the Confirmed Price Certificate Date (as defined below).</w:t>
      </w:r>
      <w:r>
        <w:br/>
        <w:t>(b) Confirmed Price Trigger: Within fourteen (14) days following the Client's receipt of Connection Terms (per Section 1A), the Contractor shall issue a Confirmed Price Certificate, fixing the final Contract Price to be applied to all subsequent payment milestones.</w:t>
      </w:r>
      <w:r>
        <w:br/>
        <w:t>(c) Adjustment Methodology: The Confirmed Price shall equal the Indicative Price, save where:</w:t>
      </w:r>
      <w:r>
        <w:br/>
        <w:t xml:space="preserve">  (i) the Linyang battery cell raw material reference index (reference: as recorded in the Indicative Price Basis Certificate at EPC signing (per LOI Clause 4.4)) has moved by more than ten percent (10%); or</w:t>
      </w:r>
      <w:r>
        <w:br/>
        <w:t xml:space="preserve">  (ii) the EUR/CNY exchange rate (reference: as recorded in the Indicative Price Basis Certificate at EPC signing (per LOI Clause 4.4)) has moved by more than eight percent (8%); or</w:t>
      </w:r>
      <w:r>
        <w:br/>
        <w:t xml:space="preserve">  (iii) the equipment configuration in Schedule A is modified at the Client's request.</w:t>
      </w:r>
      <w:r>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r>
      <w:r>
        <w:br/>
        <w:t>(e) Pass-Through Limitation: The Contractor shall not pass through any cost increases that result from the Contractor's own delay or fault.</w:t>
      </w:r>
      <w:r>
        <w:br/>
        <w:t>(f) All milestone percentages in Section 7.1 are calculated on the Confirmed Contract Price (or, prior to issue of the Confirmed Price Certificate, on the Indicative Contract Price).</w:t>
      </w:r>
    </w:p>
    <w:p w14:paraId="6FC6C02D" w14:textId="77777777" w:rsidR="00E873DB" w:rsidRDefault="00000000">
      <w:pPr>
        <w:spacing w:before="200"/>
      </w:pPr>
      <w:r>
        <w:t>6.2 Indicative Component A — Equipment Supply Price</w:t>
      </w:r>
    </w:p>
    <w:p w14:paraId="36C77ACE" w14:textId="77777777" w:rsidR="00E873DB" w:rsidRDefault="00000000">
      <w:r>
        <w:t>EUR [●] (“Equipment Supply Price”), being the CIF Limassol value of BESS equipment supplied under this Agreement, comprising:</w:t>
      </w:r>
    </w:p>
    <w:p w14:paraId="1DBEFF70" w14:textId="77777777" w:rsidR="00E873DB" w:rsidRDefault="00000000">
      <w:pPr>
        <w:ind w:left="567"/>
      </w:pPr>
      <w:r>
        <w:t>(a) Battery containers and modules;</w:t>
      </w:r>
    </w:p>
    <w:p w14:paraId="435A33EB" w14:textId="77777777" w:rsidR="00E873DB" w:rsidRDefault="00000000">
      <w:pPr>
        <w:ind w:left="567"/>
      </w:pPr>
      <w:r>
        <w:t>(b) Power Conversion System (PCS);</w:t>
      </w:r>
    </w:p>
    <w:p w14:paraId="76869C1A" w14:textId="77777777" w:rsidR="00E873DB" w:rsidRDefault="00000000">
      <w:pPr>
        <w:ind w:left="567"/>
      </w:pPr>
      <w:r>
        <w:t>(c) Medium Voltage Skid and switchgear;</w:t>
      </w:r>
    </w:p>
    <w:p w14:paraId="251F9A91" w14:textId="77777777" w:rsidR="00E873DB" w:rsidRDefault="00000000">
      <w:pPr>
        <w:ind w:left="567"/>
      </w:pPr>
      <w:r>
        <w:t>(d) Main step-up transformer;</w:t>
      </w:r>
    </w:p>
    <w:p w14:paraId="48796FBD" w14:textId="77777777" w:rsidR="00E873DB" w:rsidRDefault="00000000">
      <w:pPr>
        <w:ind w:left="567"/>
      </w:pPr>
      <w:r>
        <w:t>(e) Battery Management System (BMS) and thermal management;</w:t>
      </w:r>
    </w:p>
    <w:p w14:paraId="75C06EF0" w14:textId="77777777" w:rsidR="00E873DB" w:rsidRDefault="00000000">
      <w:pPr>
        <w:ind w:left="567"/>
      </w:pPr>
      <w:r>
        <w:t>(f) OEM-supplied cables, connectors, and ancillaries.</w:t>
      </w:r>
    </w:p>
    <w:p w14:paraId="726CDFC0" w14:textId="77777777" w:rsidR="00E873DB" w:rsidRDefault="00000000">
      <w:r>
        <w:t>The Advance Payment Guarantee (APG) under Section 10.9 is secured against the Component A Equipment Supply Price only.</w:t>
      </w:r>
    </w:p>
    <w:p w14:paraId="55D0BE9C" w14:textId="77777777" w:rsidR="00E873DB" w:rsidRDefault="00000000">
      <w:pPr>
        <w:spacing w:before="200"/>
      </w:pPr>
      <w:r>
        <w:t>6.3 Indicative Component B — EPC Services Price</w:t>
      </w:r>
    </w:p>
    <w:p w14:paraId="442D5C3C" w14:textId="77777777" w:rsidR="00E873DB" w:rsidRDefault="00000000">
      <w:r>
        <w:t>EUR [●] (“EPC Services Price”), being the cost of EPC services under this Agreement, comprising:</w:t>
      </w:r>
    </w:p>
    <w:p w14:paraId="1B38436A" w14:textId="77777777" w:rsidR="00E873DB" w:rsidRDefault="00000000">
      <w:pPr>
        <w:ind w:left="567"/>
      </w:pPr>
      <w:r>
        <w:t>(a) International logistics, import duties, customs clearance, and port-to-site transport;</w:t>
      </w:r>
    </w:p>
    <w:p w14:paraId="587EF646" w14:textId="77777777" w:rsidR="00E873DB" w:rsidRDefault="00000000">
      <w:pPr>
        <w:ind w:left="567"/>
      </w:pPr>
      <w:r>
        <w:t>(b) Civil works, foundations, fencing, and site preparation;</w:t>
      </w:r>
    </w:p>
    <w:p w14:paraId="19BAC12F" w14:textId="77777777" w:rsidR="00E873DB" w:rsidRDefault="00000000">
      <w:pPr>
        <w:ind w:left="567"/>
      </w:pPr>
      <w:r>
        <w:lastRenderedPageBreak/>
        <w:t>(c) AC/DC cabling, grounding, and auxiliary electrical systems;</w:t>
      </w:r>
    </w:p>
    <w:p w14:paraId="2C91F52D" w14:textId="77777777" w:rsidR="00E873DB" w:rsidRDefault="00000000">
      <w:pPr>
        <w:ind w:left="567"/>
      </w:pPr>
      <w:r>
        <w:t>(d) Installation coordination and commissioning support;</w:t>
      </w:r>
    </w:p>
    <w:p w14:paraId="767795A9" w14:textId="77777777" w:rsidR="00E873DB" w:rsidRDefault="00000000">
      <w:pPr>
        <w:ind w:left="567"/>
      </w:pPr>
      <w:r>
        <w:t>(e) SCADA integration and grid compliance;</w:t>
      </w:r>
    </w:p>
    <w:p w14:paraId="64B57E30" w14:textId="77777777" w:rsidR="00E873DB" w:rsidRDefault="00000000">
      <w:pPr>
        <w:ind w:left="567"/>
      </w:pPr>
      <w:r>
        <w:t>(f) Authority liaison, EAC submissions, and project management;</w:t>
      </w:r>
    </w:p>
    <w:p w14:paraId="21B6D2C7" w14:textId="77777777" w:rsidR="00E873DB" w:rsidRDefault="00000000">
      <w:pPr>
        <w:ind w:left="567"/>
      </w:pPr>
      <w:r>
        <w:t>(g) Documentation and handover.</w:t>
      </w:r>
    </w:p>
    <w:p w14:paraId="7DC0DFE0" w14:textId="77777777" w:rsidR="00E873DB" w:rsidRDefault="00000000">
      <w:r>
        <w:t>No APG is required against the Component B EPC Services Price, which is earned progressively against services performed.</w:t>
      </w:r>
    </w:p>
    <w:p w14:paraId="6B598E6E" w14:textId="77777777" w:rsidR="00E873DB" w:rsidRDefault="00000000">
      <w:r>
        <w:t>6.4 The Contract Price is based on current technical, regulatory, customs, and tax conditions. Material changes in scope, regulations, or law occurring after the Effective Date entitle the Parties to agree a variation by written change order.</w:t>
      </w:r>
    </w:p>
    <w:p w14:paraId="65BA0E1D" w14:textId="77777777" w:rsidR="00E873DB" w:rsidRDefault="00000000">
      <w:pPr>
        <w:spacing w:before="320"/>
      </w:pPr>
      <w:r>
        <w:rPr>
          <w:b/>
          <w:color w:val="1A365D"/>
          <w:sz w:val="24"/>
        </w:rPr>
        <w:t>7. PAYMENT TERMS</w:t>
      </w:r>
    </w:p>
    <w:p w14:paraId="2DBC6DFD" w14:textId="77777777" w:rsidR="00E873DB" w:rsidRDefault="00000000">
      <w:pPr>
        <w:spacing w:before="200"/>
      </w:pPr>
      <w:r>
        <w:rPr>
          <w:b/>
          <w:color w:val="1A365D"/>
          <w:sz w:val="21"/>
        </w:rPr>
        <w:t>7.1 Payment Milestones</w:t>
      </w:r>
    </w:p>
    <w:p w14:paraId="30D45BA0" w14:textId="77777777" w:rsidR="00E873DB" w:rsidRDefault="00000000">
      <w:r>
        <w:t>Payments shall be made by bank transfer as follows:</w:t>
      </w:r>
    </w:p>
    <w:p w14:paraId="5DCBE55C" w14:textId="77777777" w:rsidR="00E873DB" w:rsidRDefault="00000000">
      <w:r>
        <w:t>(a) 30% advance payment within seven (7) days of the payment trigger under Section 1A.3;</w:t>
      </w:r>
    </w:p>
    <w:p w14:paraId="722AEB43" w14:textId="3779FC89" w:rsidR="00E873DB" w:rsidRDefault="00000000">
      <w:r>
        <w:t xml:space="preserve">(b) 55% payment prior to shipment of BESS equipment, upon Contractor’s </w:t>
      </w:r>
      <w:ins w:id="9" w:author="Stelios Constantinou" w:date="2026-07-28T12:37:00Z" w16du:dateUtc="2026-07-28T09:37:00Z">
        <w:r w:rsidR="003557B6">
          <w:t xml:space="preserve">and Client </w:t>
        </w:r>
      </w:ins>
      <w:ins w:id="10" w:author="Stelios Constantinou" w:date="2026-07-28T12:38:00Z" w16du:dateUtc="2026-07-28T09:38:00Z">
        <w:r w:rsidR="003557B6">
          <w:t xml:space="preserve">or his representative </w:t>
        </w:r>
      </w:ins>
      <w:ins w:id="11" w:author="Stelios Constantinou" w:date="2026-07-28T13:34:00Z" w16du:dateUtc="2026-07-28T10:34:00Z">
        <w:r w:rsidR="003444E1">
          <w:t xml:space="preserve">joint </w:t>
        </w:r>
      </w:ins>
      <w:r>
        <w:t>written confirmation of successful Factory Acceptance Testing (FAT) and photographic evidence of readiness;</w:t>
      </w:r>
    </w:p>
    <w:p w14:paraId="7390584E" w14:textId="77777777" w:rsidR="00E873DB" w:rsidRDefault="00000000">
      <w:r>
        <w:t>(c) 10% payment upon issuance of PAC;</w:t>
      </w:r>
    </w:p>
    <w:p w14:paraId="0398A8FE" w14:textId="77777777" w:rsidR="00E873DB" w:rsidRDefault="00000000">
      <w:r>
        <w:t>(d) 5% Retention released at the end of the Defects Liability Period (three (3) months after PAC), subject to Section 7.4.</w:t>
      </w:r>
    </w:p>
    <w:p w14:paraId="1297C71B" w14:textId="77777777" w:rsidR="00E873DB" w:rsidRDefault="00000000">
      <w:r>
        <w:t>7.2 The Contract Price and all milestone amounts are stated exclusive of VAT. VAT at the applicable Cyprus rate (currently nineteen percent (19%)) shall be added to each invoice and paid by the Client, and is recoverable by the Client in accordance with applicable law.</w:t>
      </w:r>
    </w:p>
    <w:p w14:paraId="63BE1E70" w14:textId="77777777" w:rsidR="00E873DB" w:rsidRDefault="00000000">
      <w:r>
        <w:t>7.3 Late payments: Contractor may suspend on seven (7) days’ notice. Interest per Section 5A.4(b)(i).</w:t>
      </w:r>
    </w:p>
    <w:p w14:paraId="0FA2A168" w14:textId="77777777" w:rsidR="00E873DB" w:rsidRDefault="00000000">
      <w:pPr>
        <w:spacing w:before="200"/>
      </w:pPr>
      <w:r>
        <w:rPr>
          <w:b/>
          <w:color w:val="1A365D"/>
          <w:sz w:val="21"/>
        </w:rPr>
        <w:t>7.4 Retention</w:t>
      </w:r>
    </w:p>
    <w:p w14:paraId="6D16C9C7" w14:textId="77777777" w:rsidR="00E873DB" w:rsidRDefault="00000000">
      <w:r>
        <w:t>(a) The Client shall retain five percent (5%) of the Contract Price (“Retention”) as security for defect rectification during the Defects Liability Period.</w:t>
      </w:r>
    </w:p>
    <w:p w14:paraId="1E47BD93" w14:textId="69C107DB" w:rsidR="00E873DB" w:rsidRDefault="00000000">
      <w:r>
        <w:t>(b) Retention shall be released within thirty (30) days of the end of the Defects Liability Period (</w:t>
      </w:r>
      <w:del w:id="12" w:author="Stelios Constantinou" w:date="2026-07-28T12:41:00Z" w16du:dateUtc="2026-07-28T09:41:00Z">
        <w:r w:rsidDel="003557B6">
          <w:delText>three</w:delText>
        </w:r>
      </w:del>
      <w:ins w:id="13" w:author="Stelios Constantinou" w:date="2026-07-28T13:35:00Z" w16du:dateUtc="2026-07-28T10:35:00Z">
        <w:r w:rsidR="003444E1">
          <w:t xml:space="preserve">three </w:t>
        </w:r>
      </w:ins>
      <w:del w:id="14" w:author="Stelios Constantinou" w:date="2026-07-28T12:41:00Z" w16du:dateUtc="2026-07-28T09:41:00Z">
        <w:r w:rsidDel="003557B6">
          <w:delText xml:space="preserve"> </w:delText>
        </w:r>
      </w:del>
      <w:r>
        <w:t>(</w:t>
      </w:r>
      <w:del w:id="15" w:author="Stelios Constantinou" w:date="2026-07-28T12:41:00Z" w16du:dateUtc="2026-07-28T09:41:00Z">
        <w:r w:rsidDel="003557B6">
          <w:delText>3</w:delText>
        </w:r>
      </w:del>
      <w:ins w:id="16" w:author="Stelios Constantinou" w:date="2026-07-28T13:35:00Z" w16du:dateUtc="2026-07-28T10:35:00Z">
        <w:r w:rsidR="003444E1">
          <w:t>3</w:t>
        </w:r>
      </w:ins>
      <w:r>
        <w:t>) months after PAC)</w:t>
      </w:r>
      <w:ins w:id="17" w:author="Stelios Constantinou" w:date="2026-07-28T13:36:00Z" w16du:dateUtc="2026-07-28T10:36:00Z">
        <w:r w:rsidR="003444E1">
          <w:t xml:space="preserve"> and EPC to provide a 5% performance guarantee for 9 months</w:t>
        </w:r>
      </w:ins>
      <w:r>
        <w:t>.</w:t>
      </w:r>
    </w:p>
    <w:p w14:paraId="414061A1" w14:textId="77777777" w:rsidR="00E873DB" w:rsidRDefault="00000000">
      <w: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14:paraId="5DEE444A" w14:textId="77777777" w:rsidR="00E873DB" w:rsidRDefault="00000000">
      <w:r>
        <w:t>(d) The Client shall not withhold, set off, or deduct from the Retention any amounts other than those directly attributable to punch-list items the Contractor has failed to rectify after written notice.</w:t>
      </w:r>
    </w:p>
    <w:p w14:paraId="18BEACD1" w14:textId="77777777" w:rsidR="00E873DB" w:rsidRDefault="00000000">
      <w:pPr>
        <w:spacing w:before="200"/>
      </w:pPr>
      <w:r>
        <w:rPr>
          <w:b/>
          <w:color w:val="1A365D"/>
          <w:sz w:val="21"/>
        </w:rPr>
        <w:t>7.5 TITLE AND RISK TRANSFER</w:t>
      </w:r>
    </w:p>
    <w:p w14:paraId="65F890E9" w14:textId="77777777" w:rsidR="00E873DB" w:rsidRDefault="00000000">
      <w:r>
        <w:t>(a) Risk passes to Client upon delivery to Site and unloading.</w:t>
      </w:r>
    </w:p>
    <w:p w14:paraId="0BDC2353" w14:textId="77777777" w:rsidR="00E873DB" w:rsidRDefault="00000000">
      <w:r>
        <w:rPr>
          <w:b/>
        </w:rPr>
        <w:lastRenderedPageBreak/>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14:paraId="1743D11D" w14:textId="77777777" w:rsidR="00E873DB" w:rsidRDefault="00000000">
      <w:r>
        <w:t>(c) Defects Liability: The Contractor undertakes to rectify all defects notified during the Defects Liability Period at its own cost. This obligation is the consideration for the Retention.</w:t>
      </w:r>
    </w:p>
    <w:p w14:paraId="1FBA1496" w14:textId="77777777" w:rsidR="00E873DB" w:rsidRDefault="00000000">
      <w:r>
        <w:t>(d) Lender Security: Upon title transfer, the Client may grant security interests, charges, or pledges over the Equipment to lenders without the Contractor’s consent.</w:t>
      </w:r>
    </w:p>
    <w:p w14:paraId="40B48A2C" w14:textId="77777777" w:rsidR="00E873DB" w:rsidRDefault="00000000">
      <w: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14:paraId="69257EFE" w14:textId="77777777" w:rsidR="00E873DB" w:rsidRDefault="00000000">
      <w:pPr>
        <w:spacing w:before="320"/>
      </w:pPr>
      <w:r>
        <w:rPr>
          <w:b/>
          <w:color w:val="1A365D"/>
          <w:sz w:val="24"/>
        </w:rPr>
        <w:t>8. DELIVERY AND INSTALLATION</w:t>
      </w:r>
    </w:p>
    <w:p w14:paraId="5E85BB46" w14:textId="77777777" w:rsidR="00E873DB" w:rsidRDefault="00000000">
      <w:r>
        <w:t>8.1 Equipment supply CIF Limassol, Cyprus (Incoterms® 2020).</w:t>
      </w:r>
    </w:p>
    <w:p w14:paraId="4B6E66F0" w14:textId="77777777" w:rsidR="00E873DB" w:rsidRDefault="00000000">
      <w:r>
        <w:t>8.2 Installation commences upon site readiness and delivery.</w:t>
      </w:r>
    </w:p>
    <w:p w14:paraId="656FDE5A" w14:textId="77777777" w:rsidR="00E873DB" w:rsidRDefault="00000000">
      <w:r>
        <w:t>8.3 Typical installation period: 4–6 weeks.</w:t>
      </w:r>
    </w:p>
    <w:p w14:paraId="0FB20262" w14:textId="77777777" w:rsidR="00E873DB" w:rsidRDefault="00000000">
      <w:pPr>
        <w:spacing w:before="200"/>
      </w:pPr>
      <w:r>
        <w:rPr>
          <w:b/>
          <w:color w:val="1A365D"/>
          <w:sz w:val="21"/>
        </w:rPr>
        <w:t>8.4 Delay Liquidated Damages</w:t>
      </w:r>
    </w:p>
    <w:p w14:paraId="3B121B5B" w14:textId="77777777" w:rsidR="00E873DB" w:rsidRDefault="00000000">
      <w:pPr>
        <w:spacing w:before="200"/>
      </w:pPr>
      <w:r>
        <w:rPr>
          <w:b/>
          <w:color w:val="1A365D"/>
          <w:sz w:val="21"/>
        </w:rPr>
        <w:t>8.4.1 Definitions</w:t>
      </w:r>
    </w:p>
    <w:p w14:paraId="40B03CEA" w14:textId="77777777" w:rsidR="00E873DB" w:rsidRDefault="00000000">
      <w:r>
        <w:t>(a) "Target PAC Date" — agreed PAC date per Schedule A.</w:t>
      </w:r>
    </w:p>
    <w:p w14:paraId="441DA217" w14:textId="77777777" w:rsidR="00E873DB" w:rsidRDefault="00000000">
      <w:r>
        <w:t>(b) "Critical Path Equipment" — PCS, MV switchgear/skid, main step-up transformer. Delay = Full Park Delay.</w:t>
      </w:r>
    </w:p>
    <w:p w14:paraId="3FE03854" w14:textId="77777777" w:rsidR="00E873DB" w:rsidRDefault="00000000">
      <w:r>
        <w:t>(c) "Non-Critical Path Equipment" — individual battery containers where PCS/MV can commission remaining units. Delay = Partial Delay.</w:t>
      </w:r>
    </w:p>
    <w:p w14:paraId="17DDBE8B" w14:textId="77777777" w:rsidR="00E873DB" w:rsidRDefault="00000000">
      <w:r>
        <w:t>(d) "Full Park Delay" — no portion of Park can commission.</w:t>
      </w:r>
    </w:p>
    <w:p w14:paraId="30E38DAC" w14:textId="77777777" w:rsidR="00E873DB" w:rsidRDefault="00000000">
      <w:r>
        <w:t>(e) "Partial Delay" — reduced capacity commissioning possible.</w:t>
      </w:r>
    </w:p>
    <w:p w14:paraId="24BEDBA6" w14:textId="77777777" w:rsidR="00E873DB" w:rsidRDefault="00000000">
      <w:r>
        <w:t>(f) "Affected Capacity" — delayed MWh as % of total MWh.</w:t>
      </w:r>
    </w:p>
    <w:p w14:paraId="48FD32D1" w14:textId="77777777" w:rsidR="00E873DB" w:rsidRDefault="00000000">
      <w:r>
        <w:t>(g)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14:paraId="349348A7" w14:textId="77777777" w:rsidR="00E873DB" w:rsidRDefault="00000000">
      <w:pPr>
        <w:spacing w:before="200"/>
      </w:pPr>
      <w:r>
        <w:rPr>
          <w:b/>
          <w:color w:val="1A365D"/>
          <w:sz w:val="21"/>
        </w:rPr>
        <w:t>8.4.2 Obligation</w:t>
      </w:r>
    </w:p>
    <w:p w14:paraId="11570883" w14:textId="0B1005EE" w:rsidR="00E873DB" w:rsidRDefault="00000000">
      <w:r>
        <w:t>Contractor shall achieve PAC by Target PAC Date.</w:t>
      </w:r>
      <w:ins w:id="18" w:author="Stelios Constantinou" w:date="2026-07-28T13:43:00Z" w16du:dateUtc="2026-07-28T10:43:00Z">
        <w:r w:rsidR="00D53BAF">
          <w:t xml:space="preserve"> 90 or 120 day timeframe at the worst case scenario, exact dates to be defined at phy</w:t>
        </w:r>
      </w:ins>
      <w:ins w:id="19" w:author="Stelios Constantinou" w:date="2026-07-28T13:44:00Z" w16du:dateUtc="2026-07-28T10:44:00Z">
        <w:r w:rsidR="00D53BAF">
          <w:t>sical order</w:t>
        </w:r>
      </w:ins>
    </w:p>
    <w:p w14:paraId="52EE34E6" w14:textId="77777777" w:rsidR="00E873DB" w:rsidRDefault="00000000">
      <w:pPr>
        <w:spacing w:before="200"/>
      </w:pPr>
      <w:r>
        <w:rPr>
          <w:b/>
          <w:color w:val="1A365D"/>
          <w:sz w:val="21"/>
        </w:rPr>
        <w:t>8.4.3 Calculation</w:t>
      </w:r>
    </w:p>
    <w:p w14:paraId="177034F2" w14:textId="77777777" w:rsidR="00E873DB" w:rsidRDefault="00000000">
      <w:r>
        <w:lastRenderedPageBreak/>
        <w:t>(a) Delay LDs on LD Value:</w:t>
      </w:r>
    </w:p>
    <w:p w14:paraId="46ABF624" w14:textId="77777777" w:rsidR="00E873DB" w:rsidRDefault="00000000">
      <w:pPr>
        <w:ind w:left="850"/>
      </w:pPr>
      <w:r>
        <w:t>(i) Days 1–30: 0.1% per calendar day;</w:t>
      </w:r>
    </w:p>
    <w:p w14:paraId="4E0E8ED5" w14:textId="77777777" w:rsidR="00E873DB" w:rsidRDefault="00000000">
      <w:pPr>
        <w:ind w:left="850"/>
      </w:pPr>
      <w:r>
        <w:t>(ii) Days 31–60: 0.15% per calendar day;</w:t>
      </w:r>
    </w:p>
    <w:p w14:paraId="1F8A4D5C" w14:textId="77777777" w:rsidR="00E873DB" w:rsidRDefault="00000000">
      <w:pPr>
        <w:ind w:left="850"/>
      </w:pPr>
      <w:r>
        <w:t>(iii) Day 61+: 0.2% per calendar day.</w:t>
      </w:r>
    </w:p>
    <w:p w14:paraId="17C67CF2" w14:textId="77777777" w:rsidR="00E873DB" w:rsidRDefault="00000000">
      <w:r>
        <w:t>(b) Full Park: LDs on entire Contract Price. Partial: LDs on proportional value only. Escalation: recalculates if Partial becomes Full. See Schedule B for worked examples.</w:t>
      </w:r>
    </w:p>
    <w:p w14:paraId="34B3FE12" w14:textId="77777777" w:rsidR="00E873DB" w:rsidRDefault="00000000">
      <w:pPr>
        <w:spacing w:before="200"/>
      </w:pPr>
      <w:r>
        <w:rPr>
          <w:b/>
          <w:color w:val="1A365D"/>
          <w:sz w:val="21"/>
        </w:rPr>
        <w:t>8.4.4 Cap</w:t>
      </w:r>
    </w:p>
    <w:p w14:paraId="7826CE2E" w14:textId="77777777" w:rsidR="00E873DB" w:rsidRDefault="00000000">
      <w:r>
        <w:t>Maximum aggregate Delay LDs per Park shall not exceed ten percent (10%) of the Contract Price. This cap and the termination right in Section 8.4.5 are the primary remedies for delay and together provide adequate protection.</w:t>
      </w:r>
    </w:p>
    <w:p w14:paraId="03C0AC28" w14:textId="77777777" w:rsidR="00E873DB" w:rsidRDefault="00000000">
      <w:pPr>
        <w:spacing w:before="200"/>
      </w:pPr>
      <w:r>
        <w:rPr>
          <w:b/>
          <w:color w:val="1A365D"/>
          <w:sz w:val="21"/>
        </w:rPr>
        <w:t>8.4.5 Termination for Prolonged Delay</w:t>
      </w:r>
    </w:p>
    <w:p w14:paraId="11992E4F" w14:textId="77777777" w:rsidR="00E873DB" w:rsidRDefault="00000000">
      <w:r>
        <w:t>If PAC is not achieved within one hundred and eighty (180) days of the Target PAC Date, the Client may terminate this Agreement upon written notice. Upon such termination:</w:t>
      </w:r>
    </w:p>
    <w:p w14:paraId="3C9253E2" w14:textId="77777777" w:rsidR="00E873DB" w:rsidRDefault="00000000">
      <w:pPr>
        <w:ind w:left="567"/>
      </w:pPr>
      <w:r>
        <w:t>(a) The Contractor shall retain from payments received an amount equal to the value of works completed and materials delivered to Site, being the reasonable and documented cost incurred by the Contractor up to the date of termination;</w:t>
      </w:r>
    </w:p>
    <w:p w14:paraId="54A8CE01" w14:textId="77777777" w:rsidR="00E873DB" w:rsidRDefault="00000000">
      <w:pPr>
        <w:ind w:left="567"/>
      </w:pPr>
      <w:r>
        <w:t>(b) Valuation shall be agreed between the Parties within fourteen (14) days. If not agreed, an independent quantity surveyor shall determine the value within thirty (30) additional days, applying a pro-rata assessment of completed works against the project programme;</w:t>
      </w:r>
    </w:p>
    <w:p w14:paraId="6AF3F273" w14:textId="77777777" w:rsidR="00E873DB" w:rsidRDefault="00000000">
      <w:pPr>
        <w:ind w:left="567"/>
      </w:pPr>
      <w:r>
        <w:t>(c) All amounts received in excess of the determined value shall be refunded to the Client within thirty (30) days of the valuation determination;</w:t>
      </w:r>
    </w:p>
    <w:p w14:paraId="2BA909CF" w14:textId="77777777" w:rsidR="00E873DB" w:rsidRDefault="00000000">
      <w:pPr>
        <w:ind w:left="567"/>
      </w:pPr>
      <w:r>
        <w:t>(d) Deductions shall be limited to actual and documented costs of works completed and materials delivered, evidenced by delivery records and progress reports.</w:t>
      </w:r>
    </w:p>
    <w:p w14:paraId="0EEA108F" w14:textId="77777777" w:rsidR="00E873DB" w:rsidRDefault="00000000">
      <w:pPr>
        <w:spacing w:before="200"/>
      </w:pPr>
      <w:r>
        <w:t>8.4.6 Exclusions; (vii) Upstream Force Majeure declared by the OEM and notified to the Client per Section 8.4.7A.</w:t>
      </w:r>
    </w:p>
    <w:p w14:paraId="448A06EE" w14:textId="77777777" w:rsidR="00E873DB" w:rsidRDefault="00000000">
      <w:r>
        <w:t>8.4.7A Upstream Force Majeure (OEM Flow-Through). Where the OEM has formally notified the Contractor in writing of a Force Majeure event under the upstream supply contract, and such event directly causes a delay in delivery of equipment to Site,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 No Delay LDs shall accrue during the Upstream Force Majeure period.</w:t>
      </w:r>
    </w:p>
    <w:p w14:paraId="7E38AF26" w14:textId="77777777" w:rsidR="00E873DB" w:rsidRDefault="00000000">
      <w:r>
        <w:t>LDs not applicable for: (i) Force Majeure; (ii) Client-caused delays; (iii) grid authority delays; (iv) Client change orders; (v) customs delays with timely shipment proved; (vi) Client’s late confirmation of technical agreements or drawings.</w:t>
      </w:r>
    </w:p>
    <w:p w14:paraId="5FA44B13" w14:textId="77777777" w:rsidR="00E873DB" w:rsidRDefault="00000000">
      <w:pPr>
        <w:spacing w:before="200"/>
      </w:pPr>
      <w:r>
        <w:rPr>
          <w:b/>
          <w:color w:val="1A365D"/>
          <w:sz w:val="21"/>
        </w:rPr>
        <w:t>8.4.7 Extension of Time</w:t>
      </w:r>
    </w:p>
    <w:p w14:paraId="3CE104EC" w14:textId="77777777" w:rsidR="00E873DB" w:rsidRDefault="00000000">
      <w:r>
        <w:t>Target PAC Date extends day-for-day. Contractor notifies within seven (7) Business Days.</w:t>
      </w:r>
    </w:p>
    <w:p w14:paraId="1F86B697" w14:textId="77777777" w:rsidR="00E873DB" w:rsidRDefault="00000000">
      <w:pPr>
        <w:spacing w:before="320"/>
      </w:pPr>
      <w:r>
        <w:rPr>
          <w:b/>
          <w:color w:val="1A365D"/>
          <w:sz w:val="24"/>
        </w:rPr>
        <w:t>9. ACCEPTANCE</w:t>
      </w:r>
    </w:p>
    <w:p w14:paraId="0E178511" w14:textId="77777777" w:rsidR="00E873DB" w:rsidRDefault="00000000">
      <w:pPr>
        <w:spacing w:before="200"/>
      </w:pPr>
      <w:r>
        <w:rPr>
          <w:b/>
          <w:color w:val="1A365D"/>
          <w:sz w:val="21"/>
        </w:rPr>
        <w:lastRenderedPageBreak/>
        <w:t>9.1 Provisional Acceptance (PAC)</w:t>
      </w:r>
    </w:p>
    <w:p w14:paraId="37589838" w14:textId="77777777" w:rsidR="00E873DB" w:rsidRDefault="00000000">
      <w:r>
        <w:t>PAC shall be issued when the following criteria are met:</w:t>
      </w:r>
    </w:p>
    <w:p w14:paraId="5CD47B47" w14:textId="14615930" w:rsidR="00E873DB" w:rsidRDefault="00000000">
      <w:pPr>
        <w:ind w:left="567"/>
      </w:pPr>
      <w:r>
        <w:t>(a) The BESS operates at not less than 9</w:t>
      </w:r>
      <w:ins w:id="20" w:author="Stelios Constantinou" w:date="2026-07-28T13:56:00Z" w16du:dateUtc="2026-07-28T10:56:00Z">
        <w:r w:rsidR="007F758D">
          <w:t>8.50</w:t>
        </w:r>
      </w:ins>
      <w:del w:id="21" w:author="Stelios Constantinou" w:date="2026-07-28T13:56:00Z" w16du:dateUtc="2026-07-28T10:56:00Z">
        <w:r w:rsidDel="007F758D">
          <w:delText>5</w:delText>
        </w:r>
      </w:del>
      <w:r>
        <w:t xml:space="preserve">% </w:t>
      </w:r>
      <w:ins w:id="22" w:author="Stelios Constantinou" w:date="2026-07-28T13:55:00Z" w16du:dateUtc="2026-07-28T10:55:00Z">
        <w:r w:rsidR="007F758D">
          <w:t>(</w:t>
        </w:r>
      </w:ins>
      <w:ins w:id="23" w:author="Stelios Constantinou" w:date="2026-07-28T13:56:00Z" w16du:dateUtc="2026-07-28T10:56:00Z">
        <w:r w:rsidR="007F758D">
          <w:t xml:space="preserve">state of health) </w:t>
        </w:r>
      </w:ins>
      <w:r>
        <w:t>of rated energy capacity</w:t>
      </w:r>
      <w:ins w:id="24" w:author="Stelios Constantinou" w:date="2026-07-28T13:53:00Z" w16du:dateUtc="2026-07-28T10:53:00Z">
        <w:r w:rsidR="007F758D">
          <w:t xml:space="preserve"> (what is the remedy</w:t>
        </w:r>
      </w:ins>
      <w:ins w:id="25" w:author="Stelios Constantinou" w:date="2026-07-28T13:55:00Z" w16du:dateUtc="2026-07-28T10:55:00Z">
        <w:r w:rsidR="007F758D">
          <w:t xml:space="preserve"> if less)</w:t>
        </w:r>
      </w:ins>
      <w:r>
        <w:t>;</w:t>
      </w:r>
    </w:p>
    <w:p w14:paraId="5E8A31F3" w14:textId="77777777" w:rsidR="00E873DB" w:rsidRDefault="00000000">
      <w:pPr>
        <w:ind w:left="567"/>
      </w:pPr>
      <w:r>
        <w:t>(b) Round-Trip Efficiency is not less than 84% under site conditions. For the avoidance of doubt, 84% is the hard floor for PAC; this threshold already incorporates a field tolerance adjustment from the OEM reference RTE of 86.32% and no further deduction applies;</w:t>
      </w:r>
    </w:p>
    <w:p w14:paraId="76AB2B57" w14:textId="77777777" w:rsidR="00E873DB" w:rsidRDefault="00000000">
      <w:pPr>
        <w:ind w:left="567"/>
      </w:pPr>
      <w:r>
        <w:t>(c) BMS/SCADA communications verified and operational;</w:t>
      </w:r>
    </w:p>
    <w:p w14:paraId="1FAA904F" w14:textId="77777777" w:rsidR="00E873DB" w:rsidRDefault="00000000">
      <w:pPr>
        <w:ind w:left="567"/>
      </w:pPr>
      <w:r>
        <w:t>(d) All safety and protection systems functional and tested;</w:t>
      </w:r>
    </w:p>
    <w:p w14:paraId="6D6EE928" w14:textId="77777777" w:rsidR="00E873DB" w:rsidRDefault="00000000">
      <w:pPr>
        <w:ind w:left="567"/>
      </w:pPr>
      <w:r>
        <w:t>(e) All mandatory commissioning tests per Schedule A passed.</w:t>
      </w:r>
    </w:p>
    <w:p w14:paraId="52F3A827" w14:textId="77777777" w:rsidR="00E873DB" w:rsidRDefault="00000000">
      <w:pPr>
        <w:spacing w:before="200"/>
      </w:pPr>
      <w:r>
        <w:rPr>
          <w:b/>
          <w:color w:val="1A365D"/>
          <w:sz w:val="21"/>
        </w:rPr>
        <w:t>9.2 Defects Liability Period</w:t>
      </w:r>
    </w:p>
    <w:p w14:paraId="6886CD7C" w14:textId="77777777" w:rsidR="00E873DB" w:rsidRDefault="00000000">
      <w:r>
        <w:t>Following PAC, the Defects Liability Period of three (3) months commences. During this period:</w:t>
      </w:r>
    </w:p>
    <w:p w14:paraId="16860EC7" w14:textId="77777777" w:rsidR="00E873DB" w:rsidRDefault="00000000">
      <w:pPr>
        <w:ind w:left="567"/>
      </w:pPr>
      <w:r>
        <w:t>(a) The Contractor shall remedy all defects notified by the Client promptly and at no cost;</w:t>
      </w:r>
    </w:p>
    <w:p w14:paraId="2FF19E05" w14:textId="77777777" w:rsidR="00E873DB" w:rsidRDefault="00000000">
      <w:pPr>
        <w:ind w:left="567"/>
      </w:pPr>
      <w:r>
        <w:t>(b) Minor defects that do not materially affect system operation shall be recorded on a punch list and remedied within the Defects Liability Period;</w:t>
      </w:r>
    </w:p>
    <w:p w14:paraId="6347E25B" w14:textId="77777777" w:rsidR="00E873DB" w:rsidRDefault="00000000">
      <w:pPr>
        <w:ind w:left="567"/>
      </w:pPr>
      <w:r>
        <w:t>(c) At the end of the Defects Liability Period, the Retention is released per Section 7.4.</w:t>
      </w:r>
    </w:p>
    <w:p w14:paraId="57C3B445" w14:textId="77777777" w:rsidR="00E873DB" w:rsidRDefault="00000000">
      <w:r>
        <w:t>A Final Acceptance Certificate (FAC) shall be issued at the end of the Defects Liability Period in accordance with Annex V6 Section 9.2A. Retention is released within thirty (30) days of FAC issuance per Section 7.4.</w:t>
      </w:r>
    </w:p>
    <w:p w14:paraId="09E79489" w14:textId="77777777" w:rsidR="00E873DB" w:rsidRDefault="00000000">
      <w:pPr>
        <w:spacing w:before="320"/>
      </w:pPr>
      <w:r>
        <w:rPr>
          <w:b/>
          <w:color w:val="1A365D"/>
          <w:sz w:val="24"/>
        </w:rPr>
        <w:t>10. WARRANTY</w:t>
      </w:r>
    </w:p>
    <w:p w14:paraId="1439FA9A" w14:textId="77777777" w:rsidR="00E873DB" w:rsidRDefault="00000000">
      <w:pPr>
        <w:spacing w:before="200"/>
      </w:pPr>
      <w:r>
        <w:rPr>
          <w:b/>
          <w:color w:val="1A365D"/>
          <w:sz w:val="21"/>
        </w:rPr>
        <w:t>10.1 Unified Warranty</w:t>
      </w:r>
    </w:p>
    <w:p w14:paraId="0F4FAD94" w14:textId="77777777" w:rsidR="00E873DB" w:rsidRDefault="00000000">
      <w:r>
        <w:rPr>
          <w:b/>
        </w:rPr>
        <w:t>The Contractor warrants the entire BESS system — including all OEM equipment, installation workmanship, and EPC works — against defects in design, materials, and workmanship for the Warranty Period. The Contractor is the Client’s sole warranty counterparty.</w:t>
      </w:r>
    </w:p>
    <w:p w14:paraId="7EC2D31D" w14:textId="77777777" w:rsidR="00E873DB" w:rsidRDefault="00000000">
      <w:pPr>
        <w:spacing w:before="200"/>
      </w:pPr>
      <w:r>
        <w:rPr>
          <w:b/>
          <w:color w:val="1A365D"/>
          <w:sz w:val="21"/>
        </w:rPr>
        <w:t>10.2 Coastal Installation</w:t>
      </w:r>
    </w:p>
    <w:p w14:paraId="132A0343" w14:textId="77777777" w:rsidR="00E873DB" w:rsidRDefault="00000000">
      <w:pPr>
        <w:ind w:left="567"/>
      </w:pPr>
      <w:r>
        <w:t>(a) C5-rated enclosures as standard for Cyprus.</w:t>
      </w:r>
    </w:p>
    <w:p w14:paraId="4DCBE167" w14:textId="77777777" w:rsidR="00E873DB" w:rsidRDefault="00000000">
      <w:pPr>
        <w:ind w:left="567"/>
      </w:pPr>
      <w:r>
        <w:t>(b) &gt;500m from sea: full 5-year warranty.</w:t>
      </w:r>
    </w:p>
    <w:p w14:paraId="219311E0" w14:textId="77777777" w:rsidR="00E873DB" w:rsidRDefault="00000000">
      <w:pPr>
        <w:ind w:left="567"/>
      </w:pPr>
      <w:r>
        <w:t>(c) &lt;500m: PCS/transformer/switchgear warranty reduced to 2 years.</w:t>
      </w:r>
    </w:p>
    <w:p w14:paraId="22216F9B" w14:textId="77777777" w:rsidR="00E873DB" w:rsidRDefault="00000000">
      <w:pPr>
        <w:ind w:left="567"/>
      </w:pPr>
      <w:r>
        <w:t>(d) Client confirms coastal distance at signing (Schedule A).</w:t>
      </w:r>
    </w:p>
    <w:p w14:paraId="77C34DBE" w14:textId="77777777" w:rsidR="00E873DB" w:rsidRDefault="00000000">
      <w:pPr>
        <w:spacing w:before="200"/>
      </w:pPr>
      <w:r>
        <w:rPr>
          <w:b/>
          <w:color w:val="1A365D"/>
          <w:sz w:val="21"/>
        </w:rPr>
        <w:t>10.3 Exclusions</w:t>
      </w:r>
    </w:p>
    <w:p w14:paraId="1A8A7A52" w14:textId="77777777" w:rsidR="00E873DB" w:rsidRDefault="00000000">
      <w:r>
        <w:t>Warranty excludes: (a) consumables; (b) misuse or negligence by the Client; (c) unauthorised modifications; (d) Force Majeure damage; (e) relocation without approval.</w:t>
      </w:r>
    </w:p>
    <w:p w14:paraId="4D835ED9" w14:textId="77777777" w:rsidR="00E873DB" w:rsidRDefault="00000000">
      <w:pPr>
        <w:spacing w:before="200"/>
      </w:pPr>
      <w:r>
        <w:rPr>
          <w:b/>
          <w:color w:val="1A365D"/>
          <w:sz w:val="21"/>
        </w:rPr>
        <w:t>10.4 Conditions</w:t>
      </w:r>
    </w:p>
    <w:p w14:paraId="43DA9A7A" w14:textId="77777777" w:rsidR="00E873DB" w:rsidRDefault="00000000">
      <w:r>
        <w:t>Subject to: (a) operation per OEM guidelines; (b) qualified maintenance; (c) serial numbers intact; (d) access for inspection; (e) full payment.</w:t>
      </w:r>
    </w:p>
    <w:p w14:paraId="34650686" w14:textId="77777777" w:rsidR="00E873DB" w:rsidRDefault="00000000">
      <w:pPr>
        <w:spacing w:before="200"/>
      </w:pPr>
      <w:r>
        <w:rPr>
          <w:b/>
          <w:color w:val="1A365D"/>
          <w:sz w:val="21"/>
        </w:rPr>
        <w:t>10.5 WARRANTY-VOIDING BATTERY CONDITIONS</w:t>
      </w:r>
    </w:p>
    <w:p w14:paraId="22B8121B" w14:textId="4414757C" w:rsidR="00E873DB" w:rsidRDefault="00000000">
      <w:r>
        <w:lastRenderedPageBreak/>
        <w:t>The following conditions void the battery warranty</w:t>
      </w:r>
      <w:ins w:id="26" w:author="Stelios Constantinou" w:date="2026-07-28T14:20:00Z" w16du:dateUtc="2026-07-28T11:20:00Z">
        <w:r w:rsidR="00FC5633">
          <w:t>:</w:t>
        </w:r>
      </w:ins>
      <w:ins w:id="27" w:author="Stelios Constantinou" w:date="2026-07-28T14:18:00Z" w16du:dateUtc="2026-07-28T11:18:00Z">
        <w:r w:rsidR="00FC5633">
          <w:t xml:space="preserve"> </w:t>
        </w:r>
      </w:ins>
      <w:del w:id="28" w:author="Stelios Constantinou" w:date="2026-07-28T14:21:00Z" w16du:dateUtc="2026-07-28T11:21:00Z">
        <w:r w:rsidDel="00FC5633">
          <w:delText>:</w:delText>
        </w:r>
      </w:del>
    </w:p>
    <w:p w14:paraId="0A9B5DF8" w14:textId="77777777" w:rsidR="00E873DB" w:rsidRDefault="00000000">
      <w:pPr>
        <w:ind w:left="567"/>
      </w:pPr>
      <w:r>
        <w:t>(a) Cell voltage below 2.8V for 120 consecutive hours;</w:t>
      </w:r>
    </w:p>
    <w:p w14:paraId="0570A380" w14:textId="77777777" w:rsidR="00E873DB" w:rsidRDefault="00000000">
      <w:pPr>
        <w:ind w:left="567"/>
      </w:pPr>
      <w:r>
        <w:t>(b) Cluster SOC at 0% for 120 consecutive hours;</w:t>
      </w:r>
    </w:p>
    <w:p w14:paraId="4D3D2603" w14:textId="77777777" w:rsidR="00E873DB" w:rsidRDefault="00000000">
      <w:pPr>
        <w:ind w:left="567"/>
      </w:pPr>
      <w:r>
        <w:t>(c) Discharge cell voltage ≤2.5V (any occurrence);</w:t>
      </w:r>
    </w:p>
    <w:p w14:paraId="3DE829FD" w14:textId="77777777" w:rsidR="00E873DB" w:rsidRDefault="00000000">
      <w:pPr>
        <w:ind w:left="567"/>
        <w:rPr>
          <w:ins w:id="29" w:author="Stelios Constantinou" w:date="2026-07-28T14:21:00Z" w16du:dateUtc="2026-07-28T11:21:00Z"/>
        </w:rPr>
      </w:pPr>
      <w:r>
        <w:t>(d) SOC below 5% for more than 7 consecutive days.</w:t>
      </w:r>
    </w:p>
    <w:p w14:paraId="1232B678" w14:textId="70095917" w:rsidR="00FC5633" w:rsidRDefault="00FC5633" w:rsidP="00FC5633">
      <w:pPr>
        <w:rPr>
          <w:ins w:id="30" w:author="Stelios Constantinou" w:date="2026-07-28T14:24:00Z" w16du:dateUtc="2026-07-28T11:24:00Z"/>
        </w:rPr>
      </w:pPr>
      <w:ins w:id="31" w:author="Stelios Constantinou" w:date="2026-07-28T14:21:00Z" w16du:dateUtc="2026-07-28T11:21:00Z">
        <w:r>
          <w:t xml:space="preserve">For as long as the O&amp;M </w:t>
        </w:r>
      </w:ins>
      <w:ins w:id="32" w:author="Stelios Constantinou" w:date="2026-07-28T14:22:00Z" w16du:dateUtc="2026-07-28T11:22:00Z">
        <w:r>
          <w:t>of the BESS system is being carried out under</w:t>
        </w:r>
      </w:ins>
      <w:ins w:id="33" w:author="Stelios Constantinou" w:date="2026-07-28T14:21:00Z" w16du:dateUtc="2026-07-28T11:21:00Z">
        <w:r>
          <w:t xml:space="preserve"> a confirmed LTSA contract with the Contractor</w:t>
        </w:r>
      </w:ins>
      <w:ins w:id="34" w:author="Stelios Constantinou" w:date="2026-07-28T14:22:00Z" w16du:dateUtc="2026-07-28T11:22:00Z">
        <w:r>
          <w:t>, the responsibility for the a</w:t>
        </w:r>
      </w:ins>
      <w:ins w:id="35" w:author="Stelios Constantinou" w:date="2026-07-28T14:23:00Z" w16du:dateUtc="2026-07-28T11:23:00Z">
        <w:r>
          <w:t>bove lies with the Contractor and any remedies for failure in above are provided in the LTSA.</w:t>
        </w:r>
      </w:ins>
    </w:p>
    <w:p w14:paraId="7D2CA3A9" w14:textId="77777777" w:rsidR="00FC5633" w:rsidRDefault="00FC5633" w:rsidP="00FC5633">
      <w:pPr>
        <w:pPrChange w:id="36" w:author="Stelios Constantinou" w:date="2026-07-28T14:23:00Z" w16du:dateUtc="2026-07-28T11:23:00Z">
          <w:pPr>
            <w:ind w:left="567"/>
          </w:pPr>
        </w:pPrChange>
      </w:pPr>
    </w:p>
    <w:p w14:paraId="0E9FB424" w14:textId="77777777" w:rsidR="00E873DB" w:rsidRDefault="00000000">
      <w:r>
        <w:rPr>
          <w:b/>
        </w:rPr>
        <w:t>The above conditions shall NOT void the warranty where the low SOC or low voltage condition was caused by:</w:t>
      </w:r>
    </w:p>
    <w:p w14:paraId="1FCE8BC4" w14:textId="77777777" w:rsidR="00E873DB" w:rsidRDefault="00000000">
      <w:pPr>
        <w:ind w:left="850"/>
      </w:pPr>
      <w:r>
        <w:t>(i) a grid fault, outage, or curtailment instruction from DSO;</w:t>
      </w:r>
    </w:p>
    <w:p w14:paraId="51D4AB01" w14:textId="77777777" w:rsidR="00E873DB" w:rsidRDefault="00000000">
      <w:pPr>
        <w:ind w:left="850"/>
      </w:pPr>
      <w:r>
        <w:t>(ii) an EMS malfunction not attributable to the Client;</w:t>
      </w:r>
    </w:p>
    <w:p w14:paraId="66B1262B" w14:textId="77777777" w:rsidR="00E873DB" w:rsidRDefault="00000000">
      <w:pPr>
        <w:ind w:left="850"/>
      </w:pPr>
      <w:r>
        <w:t>(iii) any Force Majeure event; or</w:t>
      </w:r>
    </w:p>
    <w:p w14:paraId="35123389" w14:textId="77777777" w:rsidR="00E873DB" w:rsidRDefault="00000000">
      <w:pPr>
        <w:ind w:left="850"/>
      </w:pPr>
      <w:r>
        <w:t>(iv) failure by the Contractor to provide a monitoring alert under an LTSA with 24/7 monitoring (Tier A or above), where such alert would have enabled the Client to prevent the condition.</w:t>
      </w:r>
    </w:p>
    <w:p w14:paraId="164FE889" w14:textId="77777777" w:rsidR="00E873DB" w:rsidRDefault="00000000">
      <w:r>
        <w:t>Where the Client has entered into an LTSA with 24/7 monitoring (Tier A+), the Contractor shall alert the Client within 24 hours of SOC dropping below 10%.</w:t>
      </w:r>
    </w:p>
    <w:p w14:paraId="12989A7A" w14:textId="77777777" w:rsidR="00E873DB" w:rsidRDefault="00000000">
      <w:pPr>
        <w:spacing w:before="200"/>
      </w:pPr>
      <w:r>
        <w:rPr>
          <w:b/>
          <w:color w:val="1A365D"/>
          <w:sz w:val="21"/>
        </w:rPr>
        <w:t>10.6 Performance Guarantees</w:t>
      </w:r>
    </w:p>
    <w:p w14:paraId="036AF179" w14:textId="77777777" w:rsidR="00E873DB" w:rsidRDefault="00000000">
      <w:r>
        <w:t>The Contractor guarantees (backed by OEM warranty):</w:t>
      </w:r>
    </w:p>
    <w:p w14:paraId="38BE5672" w14:textId="2DF0B51E" w:rsidR="00E873DB" w:rsidRDefault="00000000">
      <w:r>
        <w:rPr>
          <w:b/>
        </w:rPr>
        <w:t>(a) State of Health (SOH) at 1 cycle per day: Year 5 ≥8</w:t>
      </w:r>
      <w:ins w:id="37" w:author="Stelios Constantinou" w:date="2026-07-28T14:25:00Z" w16du:dateUtc="2026-07-28T11:25:00Z">
        <w:r w:rsidR="00FC5633">
          <w:rPr>
            <w:b/>
          </w:rPr>
          <w:t>6,78</w:t>
        </w:r>
      </w:ins>
      <w:del w:id="38" w:author="Stelios Constantinou" w:date="2026-07-28T14:25:00Z" w16du:dateUtc="2026-07-28T11:25:00Z">
        <w:r w:rsidDel="00FC5633">
          <w:rPr>
            <w:b/>
          </w:rPr>
          <w:delText>5</w:delText>
        </w:r>
      </w:del>
      <w:r>
        <w:rPr>
          <w:b/>
        </w:rPr>
        <w:t>%, Year 10 ≥7</w:t>
      </w:r>
      <w:ins w:id="39" w:author="Stelios Constantinou" w:date="2026-07-28T14:25:00Z" w16du:dateUtc="2026-07-28T11:25:00Z">
        <w:r w:rsidR="00FC5633">
          <w:rPr>
            <w:b/>
          </w:rPr>
          <w:t>9,58</w:t>
        </w:r>
      </w:ins>
      <w:del w:id="40" w:author="Stelios Constantinou" w:date="2026-07-28T14:25:00Z" w16du:dateUtc="2026-07-28T11:25:00Z">
        <w:r w:rsidDel="00FC5633">
          <w:rPr>
            <w:b/>
          </w:rPr>
          <w:delText>8%</w:delText>
        </w:r>
      </w:del>
      <w:r>
        <w:rPr>
          <w:b/>
        </w:rPr>
        <w:t>, Year 15 ≥7</w:t>
      </w:r>
      <w:ins w:id="41" w:author="Stelios Constantinou" w:date="2026-07-28T14:25:00Z" w16du:dateUtc="2026-07-28T11:25:00Z">
        <w:r w:rsidR="00FC5633">
          <w:rPr>
            <w:b/>
          </w:rPr>
          <w:t>3,61</w:t>
        </w:r>
      </w:ins>
      <w:del w:id="42" w:author="Stelios Constantinou" w:date="2026-07-28T14:25:00Z" w16du:dateUtc="2026-07-28T11:25:00Z">
        <w:r w:rsidDel="00FC5633">
          <w:rPr>
            <w:b/>
          </w:rPr>
          <w:delText>0</w:delText>
        </w:r>
      </w:del>
      <w:r>
        <w:rPr>
          <w:b/>
        </w:rPr>
        <w:t>% (Year 15 subject to extended warranty under LTSA).</w:t>
      </w:r>
      <w:ins w:id="43" w:author="Stelios Constantinou" w:date="2026-07-28T14:26:00Z" w16du:dateUtc="2026-07-28T11:26:00Z">
        <w:r w:rsidR="00FC5633">
          <w:rPr>
            <w:b/>
          </w:rPr>
          <w:t xml:space="preserve"> As per the attached table in Annex ?</w:t>
        </w:r>
      </w:ins>
    </w:p>
    <w:p w14:paraId="790722AF" w14:textId="77777777" w:rsidR="00E873DB" w:rsidRDefault="00000000">
      <w:r>
        <w:rPr>
          <w:b/>
        </w:rPr>
        <w:t>(b) Round-Trip Efficiency: ≥86.32% at 0.5C, 25±2°C. PAC field floor per Section 9.1.</w:t>
      </w:r>
    </w:p>
    <w:p w14:paraId="21CA9A86" w14:textId="77777777" w:rsidR="00E873DB" w:rsidRDefault="00000000">
      <w:r>
        <w:rPr>
          <w:b/>
        </w:rPr>
        <w:t>(c) Cycle Life: 8,000 cycles at 0.5C, 90% DoD, to 70% EOL.</w:t>
      </w:r>
    </w:p>
    <w:p w14:paraId="7496BF66" w14:textId="77777777" w:rsidR="00E873DB" w:rsidRDefault="00000000">
      <w:r>
        <w:t>(d) Remedy: Contractor procures replacement modules from OEM at Contractor’s cost.</w:t>
      </w:r>
    </w:p>
    <w:p w14:paraId="56399926" w14:textId="77777777" w:rsidR="00E873DB" w:rsidRDefault="00000000">
      <w:pPr>
        <w:spacing w:before="200"/>
      </w:pPr>
      <w:r>
        <w:rPr>
          <w:b/>
          <w:color w:val="1A365D"/>
          <w:sz w:val="21"/>
        </w:rPr>
        <w:t>10.7 Availability Guarantee</w:t>
      </w:r>
    </w:p>
    <w:p w14:paraId="7AB532A0" w14:textId="77777777" w:rsidR="00E873DB" w:rsidRDefault="00000000">
      <w:r>
        <w:t>97% availability and associated LDs apply only under a separately executed LTSA (Tier C+).</w:t>
      </w:r>
    </w:p>
    <w:p w14:paraId="14640C94" w14:textId="77777777" w:rsidR="00E873DB" w:rsidRDefault="00000000">
      <w:pPr>
        <w:spacing w:before="200"/>
      </w:pPr>
      <w:r>
        <w:rPr>
          <w:b/>
          <w:color w:val="1A365D"/>
          <w:sz w:val="21"/>
        </w:rPr>
        <w:t>10.8 OEM Direct Warranty Undertaking</w:t>
      </w:r>
    </w:p>
    <w:p w14:paraId="5D434555" w14:textId="77777777" w:rsidR="00E873DB" w:rsidRDefault="00000000">
      <w:r>
        <w:t>The OEM has provided a Direct Warranty Undertaking (Schedule C) confirming its standard 5-year product warranty is enforceable directly by the Client if the Contractor cannot fulfil obligations for any reason, including insolvency.</w:t>
      </w:r>
    </w:p>
    <w:p w14:paraId="78C7B73A" w14:textId="77777777" w:rsidR="00E873DB" w:rsidRDefault="00000000">
      <w:pPr>
        <w:spacing w:before="200"/>
      </w:pPr>
      <w:r>
        <w:rPr>
          <w:b/>
          <w:color w:val="1A365D"/>
          <w:sz w:val="21"/>
        </w:rPr>
        <w:t>10.9 Advance Payment Guarantee (APG) and Performance Bond</w:t>
      </w:r>
    </w:p>
    <w:p w14:paraId="20CD14BF" w14:textId="77777777" w:rsidR="00E873DB" w:rsidRDefault="00000000">
      <w:r>
        <w:rPr>
          <w:b/>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14:paraId="76A1B3C8" w14:textId="77777777" w:rsidR="00E873DB" w:rsidRDefault="00000000">
      <w:r>
        <w:t xml:space="preserve">(b) Two Advance Payment Guarantees are provided, each issued by the OEM's bank naming the Client (Galascope Ltd) as beneficiary: APG No. 1 securing the equipment advance (EUR 705,792) and APG No. 2 </w:t>
      </w:r>
      <w:r>
        <w:lastRenderedPageBreak/>
        <w:t>securing the equipment pre-shipment tranche (EUR 1,411,585); combined cover EUR 2,117,377. APG No. 2 is issued at the Factory Acceptance Test, before the pre-shipment payment falls due.</w:t>
      </w:r>
    </w:p>
    <w:p w14:paraId="347AFC0A" w14:textId="77777777" w:rsidR="00E873DB" w:rsidRDefault="00000000">
      <w:r>
        <w:t>(c) The APG shall be delivered prior to the advance payment becoming due (condition precedent per Section 9B.4 of the upstream supply agreement).</w:t>
      </w:r>
    </w:p>
    <w:p w14:paraId="6D23D330" w14:textId="77777777" w:rsidR="00E873DB" w:rsidRDefault="00000000">
      <w:r>
        <w:t>(d) Each APG shall remain valid until the earlier of issuance of PAC or twelve (12) months after delivery of the equipment to Site; upon PAC the APGs are released.</w:t>
      </w:r>
    </w:p>
    <w:p w14:paraId="1269C430" w14:textId="77777777" w:rsidR="00E873DB" w:rsidRDefault="00000000">
      <w:r>
        <w:t>(e) No APG is required against Component B (EPC Services Price).</w:t>
      </w:r>
    </w:p>
    <w:p w14:paraId="7E9820B4" w14:textId="77777777" w:rsidR="00E873DB" w:rsidRDefault="00000000">
      <w: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14:paraId="2D2B8D3B" w14:textId="05AF8594" w:rsidR="00E873DB" w:rsidRDefault="00000000">
      <w:pPr>
        <w:spacing w:before="320"/>
      </w:pPr>
      <w:r>
        <w:rPr>
          <w:b/>
          <w:color w:val="1A365D"/>
          <w:sz w:val="24"/>
        </w:rPr>
        <w:t>11. LTSA SEPARATION</w:t>
      </w:r>
      <w:ins w:id="44" w:author="Stelios Constantinou" w:date="2026-07-28T15:12:00Z" w16du:dateUtc="2026-07-28T12:12:00Z">
        <w:r w:rsidR="00412192">
          <w:rPr>
            <w:b/>
            <w:color w:val="1A365D"/>
            <w:sz w:val="24"/>
          </w:rPr>
          <w:t xml:space="preserve"> – Should be redrafted as we can not accept separation of responsibility and remedies </w:t>
        </w:r>
      </w:ins>
      <w:ins w:id="45" w:author="Stelios Constantinou" w:date="2026-07-28T15:13:00Z" w16du:dateUtc="2026-07-28T12:13:00Z">
        <w:r w:rsidR="00412192">
          <w:rPr>
            <w:b/>
            <w:color w:val="1A365D"/>
            <w:sz w:val="24"/>
          </w:rPr>
          <w:t>when it comes to park performance which is inevi</w:t>
        </w:r>
      </w:ins>
      <w:ins w:id="46" w:author="Stelios Constantinou" w:date="2026-07-28T15:14:00Z" w16du:dateUtc="2026-07-28T12:14:00Z">
        <w:r w:rsidR="00412192">
          <w:rPr>
            <w:b/>
            <w:color w:val="1A365D"/>
            <w:sz w:val="24"/>
          </w:rPr>
          <w:t>dably linked to the EPC performance not just O&amp;M</w:t>
        </w:r>
      </w:ins>
    </w:p>
    <w:p w14:paraId="7AD5E360" w14:textId="77777777" w:rsidR="00E873DB" w:rsidRDefault="00000000">
      <w:r>
        <w:t>11.1 97% availability guarantee, availability LDs, and extended warranty (years 6–15) are not in this Agreement.</w:t>
      </w:r>
    </w:p>
    <w:p w14:paraId="7A80DCFF" w14:textId="77777777" w:rsidR="00E873DB" w:rsidRDefault="00000000">
      <w:r>
        <w:t>11.2 Apply only under a separately executed LTSA.</w:t>
      </w:r>
    </w:p>
    <w:p w14:paraId="3CAB1E0B" w14:textId="77777777" w:rsidR="00E873DB" w:rsidRDefault="00000000">
      <w:r>
        <w:t>11.3 SOH, RTE, and cycle life guarantees (Section 10.6) are in this Agreement, independent of the LTSA.</w:t>
      </w:r>
    </w:p>
    <w:p w14:paraId="0BAC6C22" w14:textId="77777777" w:rsidR="00E873DB" w:rsidRDefault="00000000">
      <w:r>
        <w:t>11.4 This Agreement is intended to be executed alongside the LTSA (LCY-LTSA-GAL-2026) and the OEM Direct Warranty Undertaking (LCY-OEM-DWU-001 v1.0). The Parties intend to execute all three documents simultaneously.</w:t>
      </w:r>
    </w:p>
    <w:p w14:paraId="70BD098C" w14:textId="77777777" w:rsidR="00E873DB" w:rsidRDefault="00000000">
      <w:pPr>
        <w:spacing w:before="320"/>
      </w:pPr>
      <w:r>
        <w:rPr>
          <w:b/>
          <w:color w:val="1A365D"/>
          <w:sz w:val="24"/>
        </w:rPr>
        <w:t>12. FORCE MAJEURE</w:t>
      </w:r>
    </w:p>
    <w:p w14:paraId="1F243EB7" w14:textId="77777777" w:rsidR="00E873DB" w:rsidRDefault="00000000">
      <w:pPr>
        <w:spacing w:before="200"/>
      </w:pPr>
      <w:r>
        <w:rPr>
          <w:b/>
          <w:color w:val="1A365D"/>
          <w:sz w:val="21"/>
        </w:rPr>
        <w:t>12.1 Definition</w:t>
      </w:r>
    </w:p>
    <w:p w14:paraId="4C86B9E3" w14:textId="77777777" w:rsidR="00E873DB" w:rsidRDefault="00000000">
      <w:r>
        <w:t>Force Majeure means events genuinely beyond a Party’s reasonable control: war, terrorism, riots, natural disasters, pandemics, epidemics, governmental sanctions, embargoes, and acts of government.</w:t>
      </w:r>
    </w:p>
    <w:p w14:paraId="67961746" w14:textId="77777777" w:rsidR="00E873DB" w:rsidRDefault="00000000">
      <w:pPr>
        <w:rPr>
          <w:ins w:id="47" w:author="Stelios Constantinou" w:date="2026-07-28T15:17:00Z" w16du:dateUtc="2026-07-28T12:17:00Z"/>
        </w:rPr>
      </w:pPr>
      <w:r>
        <w:t>Force Majeure does NOT include: regulatory changes, grid connection delays, port congestion, transportation disruptions, financing difficulties, or ordinary commercial risks. Grid authority delays are addressed under Section 8.4.6.</w:t>
      </w:r>
    </w:p>
    <w:p w14:paraId="6E74960A" w14:textId="77777777" w:rsidR="00412192" w:rsidRDefault="00412192">
      <w:pPr>
        <w:rPr>
          <w:ins w:id="48" w:author="Stelios Constantinou" w:date="2026-07-28T15:17:00Z" w16du:dateUtc="2026-07-28T12:17:00Z"/>
        </w:rPr>
      </w:pPr>
    </w:p>
    <w:p w14:paraId="6E78A4EE" w14:textId="2CF7E00A" w:rsidR="00412192" w:rsidRDefault="00412192">
      <w:ins w:id="49" w:author="Stelios Constantinou" w:date="2026-07-28T15:17:00Z" w16du:dateUtc="2026-07-28T12:17:00Z">
        <w:r>
          <w:t>To insert agreed addition</w:t>
        </w:r>
      </w:ins>
    </w:p>
    <w:p w14:paraId="0407C228" w14:textId="77777777" w:rsidR="00E873DB" w:rsidRDefault="00000000">
      <w:pPr>
        <w:spacing w:before="200"/>
      </w:pPr>
      <w:r>
        <w:rPr>
          <w:b/>
          <w:color w:val="1A365D"/>
          <w:sz w:val="21"/>
        </w:rPr>
        <w:t>12.2 Effect</w:t>
      </w:r>
    </w:p>
    <w:p w14:paraId="38B03752" w14:textId="77777777" w:rsidR="00E873DB" w:rsidRDefault="00000000">
      <w:r>
        <w:t>Obligations suspended without penalties for duration of event.</w:t>
      </w:r>
    </w:p>
    <w:p w14:paraId="5B4726DE" w14:textId="77777777" w:rsidR="00E873DB" w:rsidRDefault="00000000">
      <w:pPr>
        <w:spacing w:before="200"/>
      </w:pPr>
      <w:r>
        <w:rPr>
          <w:b/>
          <w:color w:val="1A365D"/>
          <w:sz w:val="21"/>
        </w:rPr>
        <w:t>12.3 Notification</w:t>
      </w:r>
    </w:p>
    <w:p w14:paraId="53AB09EF" w14:textId="77777777" w:rsidR="00E873DB" w:rsidRDefault="00000000">
      <w:r>
        <w:t>Prompt notice with event details, expected duration, and mitigation steps.</w:t>
      </w:r>
    </w:p>
    <w:p w14:paraId="63A8F641" w14:textId="77777777" w:rsidR="00E873DB" w:rsidRDefault="00000000">
      <w:pPr>
        <w:spacing w:before="200"/>
      </w:pPr>
      <w:r>
        <w:rPr>
          <w:b/>
          <w:color w:val="1A365D"/>
          <w:sz w:val="21"/>
        </w:rPr>
        <w:t>12.4 Mitigation</w:t>
      </w:r>
    </w:p>
    <w:p w14:paraId="63FC130C" w14:textId="77777777" w:rsidR="00E873DB" w:rsidRDefault="00000000">
      <w:r>
        <w:t>Commercially reasonable efforts to resume performance.</w:t>
      </w:r>
    </w:p>
    <w:p w14:paraId="5873A1BA" w14:textId="77777777" w:rsidR="00E873DB" w:rsidRDefault="00000000">
      <w:pPr>
        <w:spacing w:before="200"/>
      </w:pPr>
      <w:r>
        <w:rPr>
          <w:b/>
          <w:color w:val="1A365D"/>
          <w:sz w:val="21"/>
        </w:rPr>
        <w:lastRenderedPageBreak/>
        <w:t>12.5 Extended Force Majeure</w:t>
      </w:r>
    </w:p>
    <w:p w14:paraId="67104BC3" w14:textId="77777777" w:rsidR="00E873DB" w:rsidRDefault="00000000">
      <w:r>
        <w:t>If a Force Majeure event persists for more than six (6) months, either Party may terminate upon thirty (30) days’ written notice. In such event:</w:t>
      </w:r>
    </w:p>
    <w:p w14:paraId="773766F5" w14:textId="77777777" w:rsidR="00E873DB" w:rsidRDefault="00000000">
      <w:pPr>
        <w:ind w:left="567"/>
      </w:pPr>
      <w:r>
        <w:t>(a) The Client shall pay the value of works completed and materials delivered as at the date of termination;</w:t>
      </w:r>
    </w:p>
    <w:p w14:paraId="2375AD28" w14:textId="77777777" w:rsidR="00E873DB" w:rsidRDefault="00000000">
      <w:pPr>
        <w:ind w:left="567"/>
      </w:pPr>
      <w:r>
        <w:t>(b) If payments received by the Contractor exceed the value of works completed and materials delivered, the Contractor shall refund the excess to the Client within thirty (30) days of termination;</w:t>
      </w:r>
    </w:p>
    <w:p w14:paraId="74809D96" w14:textId="77777777" w:rsidR="00E873DB" w:rsidRDefault="00000000">
      <w:pPr>
        <w:ind w:left="567"/>
      </w:pPr>
      <w:r>
        <w:t>(c) Valuation shall follow the same process as Section 8.4.5(b).</w:t>
      </w:r>
    </w:p>
    <w:p w14:paraId="052A7D54" w14:textId="77777777" w:rsidR="00E873DB" w:rsidRDefault="00000000">
      <w:pPr>
        <w:spacing w:before="320"/>
      </w:pPr>
      <w:r>
        <w:rPr>
          <w:b/>
          <w:color w:val="1A365D"/>
          <w:sz w:val="24"/>
        </w:rPr>
        <w:t>13. LIMITATION OF LIABILITY</w:t>
      </w:r>
    </w:p>
    <w:p w14:paraId="4A16C07A" w14:textId="77777777" w:rsidR="00E873DB" w:rsidRDefault="00000000">
      <w:r>
        <w:t>13.1 Neither Party shall be liable for indirect or consequential damages, including loss of profits, loss of revenue, or loss of business.</w:t>
      </w:r>
    </w:p>
    <w:p w14:paraId="65E2F4AA" w14:textId="77777777" w:rsidR="00E873DB" w:rsidRDefault="00000000">
      <w:r>
        <w:rPr>
          <w:b/>
        </w:rPr>
        <w:t>13.2 The Contractor’s total aggregate liability under this Agreement shall be subject to the following tiers, each calculated as a percentage of the Contract Price:</w:t>
      </w:r>
    </w:p>
    <w:p w14:paraId="4ED1109F" w14:textId="77777777" w:rsidR="00E873DB" w:rsidRDefault="00000000">
      <w:pPr>
        <w:ind w:left="567"/>
      </w:pPr>
      <w:r>
        <w:t>(a) Claims relating to the Contractor's own EPC services, installation and non-OEM works (excluding OEM equipment): ten percent (10%) of the Contract Price;</w:t>
      </w:r>
    </w:p>
    <w:p w14:paraId="45778F0F" w14:textId="77777777" w:rsidR="00E873DB" w:rsidRDefault="00000000">
      <w:pPr>
        <w:ind w:left="567"/>
      </w:pPr>
      <w:r>
        <w:t>(b) All other contractual breaches (excluding warranty, fraud, wilful misconduct, and manufacturing defects): fifty percent (50%) of the Contract Price;</w:t>
      </w:r>
    </w:p>
    <w:p w14:paraId="16B8107D" w14:textId="77777777" w:rsidR="00E873DB" w:rsidRDefault="00000000">
      <w:pPr>
        <w:ind w:left="567"/>
      </w:pPr>
      <w:r>
        <w:t>(c) Fraud, wilful misconduct, and manufacturing defects in OEM equipment: uncapped.</w:t>
      </w:r>
    </w:p>
    <w:p w14:paraId="2E5D3D50" w14:textId="77777777" w:rsidR="00E873DB" w:rsidRDefault="00000000">
      <w:r>
        <w:t>13.3 Carve-Outs (not subject to any cap):</w:t>
      </w:r>
    </w:p>
    <w:p w14:paraId="4A05FEDA" w14:textId="77777777" w:rsidR="00E873DB" w:rsidRDefault="00000000">
      <w:pPr>
        <w:ind w:left="567"/>
      </w:pPr>
      <w:r>
        <w:t>(a) Fraud or wilful misconduct;</w:t>
      </w:r>
    </w:p>
    <w:p w14:paraId="630ED466" w14:textId="77777777" w:rsidR="00E873DB" w:rsidRDefault="00000000">
      <w:pPr>
        <w:ind w:left="567"/>
      </w:pPr>
      <w:r>
        <w:t>(b) Death or personal injury caused by negligence;</w:t>
      </w:r>
    </w:p>
    <w:p w14:paraId="4AF739C6" w14:textId="77777777" w:rsidR="00E873DB" w:rsidRDefault="00000000">
      <w:pPr>
        <w:ind w:left="567"/>
      </w:pPr>
      <w:r>
        <w:t>(c) Client’s payment obligations;</w:t>
      </w:r>
    </w:p>
    <w:p w14:paraId="09705047" w14:textId="77777777" w:rsidR="00E873DB" w:rsidRDefault="00000000">
      <w:pPr>
        <w:ind w:left="567"/>
        <w:rPr>
          <w:ins w:id="50" w:author="Stelios Constantinou" w:date="2026-07-28T15:26:00Z" w16du:dateUtc="2026-07-28T12:26:00Z"/>
        </w:rPr>
      </w:pPr>
      <w:r>
        <w:t>(d) Manufacturing defects in OEM equipment — Contractor pursues OEM recovery; OEM indemnification flows through to Client per §13A.1(e).</w:t>
      </w:r>
    </w:p>
    <w:p w14:paraId="6ED9B499" w14:textId="76DA6649" w:rsidR="008C0D1E" w:rsidRDefault="008C0D1E">
      <w:pPr>
        <w:ind w:left="567"/>
      </w:pPr>
      <w:ins w:id="51" w:author="Stelios Constantinou" w:date="2026-07-28T15:26:00Z" w16du:dateUtc="2026-07-28T12:26:00Z">
        <w:r>
          <w:t xml:space="preserve">(e) to add items in TT comments </w:t>
        </w:r>
      </w:ins>
    </w:p>
    <w:p w14:paraId="34C4641F" w14:textId="77777777" w:rsidR="00E873DB" w:rsidRDefault="00000000">
      <w:r>
        <w:t>13.4 The tiered structure in Section 13.2 mirrors the upstream liability framework agreed with the OEM. For manufacturing defects specifically, the OEM bears full replacement cost including shipping under its supply agreement with the Contractor, with no cap applied.</w:t>
      </w:r>
    </w:p>
    <w:p w14:paraId="6D41D92B" w14:textId="77777777" w:rsidR="00E873DB" w:rsidRDefault="00000000">
      <w:pPr>
        <w:spacing w:before="320"/>
      </w:pPr>
      <w:r>
        <w:rPr>
          <w:b/>
          <w:color w:val="1A365D"/>
          <w:sz w:val="24"/>
        </w:rPr>
        <w:t>13A. INDEMNIFICATION</w:t>
      </w:r>
    </w:p>
    <w:p w14:paraId="123533A5" w14:textId="77777777" w:rsidR="00E873DB" w:rsidRDefault="00000000">
      <w:pPr>
        <w:spacing w:before="200"/>
      </w:pPr>
      <w:r>
        <w:rPr>
          <w:b/>
          <w:color w:val="1A365D"/>
          <w:sz w:val="21"/>
        </w:rPr>
        <w:t>13A.1 Contractor Indemnity to Client</w:t>
      </w:r>
    </w:p>
    <w:p w14:paraId="1E0AFF82" w14:textId="77777777" w:rsidR="00E873DB" w:rsidRDefault="00000000">
      <w:r>
        <w:t>The Contractor indemnifies the Client against:</w:t>
      </w:r>
    </w:p>
    <w:p w14:paraId="26F8EB68" w14:textId="77777777" w:rsidR="00E873DB" w:rsidRDefault="00000000">
      <w:pPr>
        <w:ind w:left="567"/>
      </w:pPr>
      <w:r>
        <w:t>(a) Defects in the BESS (including OEM equipment) during Warranty Period;</w:t>
      </w:r>
    </w:p>
    <w:p w14:paraId="366BABB4" w14:textId="77777777" w:rsidR="00E873DB" w:rsidRDefault="00000000">
      <w:pPr>
        <w:ind w:left="567"/>
      </w:pPr>
      <w:r>
        <w:t>(b) Contractor’s negligence during installation and commissioning;</w:t>
      </w:r>
    </w:p>
    <w:p w14:paraId="5BA6F7B3" w14:textId="77777777" w:rsidR="00E873DB" w:rsidRDefault="00000000">
      <w:pPr>
        <w:ind w:left="567"/>
      </w:pPr>
      <w:r>
        <w:t>(c) Breach of Contractor’s warranties;</w:t>
      </w:r>
    </w:p>
    <w:p w14:paraId="2F7969AA" w14:textId="77777777" w:rsidR="00E873DB" w:rsidRDefault="00000000">
      <w:pPr>
        <w:ind w:left="567"/>
      </w:pPr>
      <w:r>
        <w:t>(d) Personal injury or property damage caused by Contractor or OEM personnel on-site;</w:t>
      </w:r>
    </w:p>
    <w:p w14:paraId="5FD77E37" w14:textId="77777777" w:rsidR="00E873DB" w:rsidRDefault="00000000">
      <w:pPr>
        <w:ind w:left="567"/>
      </w:pPr>
      <w:r>
        <w:lastRenderedPageBreak/>
        <w:t>(e) Manufacturing defects in OEM equipment (recoverable from OEM under supply agreement).</w:t>
      </w:r>
    </w:p>
    <w:p w14:paraId="6911ED8D" w14:textId="77777777" w:rsidR="00E873DB" w:rsidRDefault="00000000">
      <w:pPr>
        <w:spacing w:before="200"/>
      </w:pPr>
      <w:r>
        <w:rPr>
          <w:b/>
          <w:color w:val="1A365D"/>
          <w:sz w:val="21"/>
        </w:rPr>
        <w:t>13A.2 Client Indemnity to Contractor</w:t>
      </w:r>
    </w:p>
    <w:p w14:paraId="6FD337CD" w14:textId="77777777" w:rsidR="00E873DB" w:rsidRDefault="00000000">
      <w:r>
        <w:t>The Client indemnifies the Contractor against claims arising from:</w:t>
      </w:r>
    </w:p>
    <w:p w14:paraId="15109DCD" w14:textId="77777777" w:rsidR="00E873DB" w:rsidRDefault="00000000">
      <w:pPr>
        <w:ind w:left="567"/>
      </w:pPr>
      <w:r>
        <w:t>(a) Client’s material breach of this Agreement;</w:t>
      </w:r>
    </w:p>
    <w:p w14:paraId="39826B5C" w14:textId="77777777" w:rsidR="00E873DB" w:rsidRDefault="00000000">
      <w:pPr>
        <w:ind w:left="567"/>
      </w:pPr>
      <w:r>
        <w:t>(b) Client’s negligence or wilful acts;</w:t>
      </w:r>
    </w:p>
    <w:p w14:paraId="5B5D7080" w14:textId="77777777" w:rsidR="00E873DB" w:rsidRDefault="00000000">
      <w:pPr>
        <w:ind w:left="567"/>
      </w:pPr>
      <w:r>
        <w:t>(c) Operation contrary to OEM guidelines;</w:t>
      </w:r>
    </w:p>
    <w:p w14:paraId="2AB1D4AA" w14:textId="77777777" w:rsidR="00E873DB" w:rsidRDefault="00000000">
      <w:pPr>
        <w:ind w:left="567"/>
      </w:pPr>
      <w:r>
        <w:t>(d) Unauthorised modifications;</w:t>
      </w:r>
    </w:p>
    <w:p w14:paraId="03384265" w14:textId="77777777" w:rsidR="00E873DB" w:rsidRDefault="00000000">
      <w:pPr>
        <w:ind w:left="567"/>
      </w:pPr>
      <w:r>
        <w:t>(e) Failure to maintain insurance.</w:t>
      </w:r>
    </w:p>
    <w:p w14:paraId="2057DEDB" w14:textId="77777777" w:rsidR="00E873DB" w:rsidRDefault="00000000">
      <w:r>
        <w:rPr>
          <w:b/>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14:paraId="660D39F2" w14:textId="77777777" w:rsidR="00E873DB" w:rsidRDefault="00000000">
      <w:pPr>
        <w:spacing w:before="320"/>
      </w:pPr>
      <w:r>
        <w:rPr>
          <w:b/>
          <w:color w:val="1A365D"/>
          <w:sz w:val="24"/>
        </w:rPr>
        <w:t>14. INSURANCE</w:t>
      </w:r>
    </w:p>
    <w:p w14:paraId="2474E736" w14:textId="77777777" w:rsidR="00E873DB" w:rsidRDefault="00000000">
      <w:pPr>
        <w:spacing w:before="200"/>
      </w:pPr>
      <w:r>
        <w:rPr>
          <w:b/>
          <w:color w:val="1A365D"/>
          <w:sz w:val="21"/>
        </w:rPr>
        <w:t>14.1 Contractor Insurance</w:t>
      </w:r>
    </w:p>
    <w:p w14:paraId="33D6C47B" w14:textId="77777777" w:rsidR="00E873DB" w:rsidRDefault="00000000">
      <w:pPr>
        <w:ind w:left="567"/>
      </w:pPr>
      <w:r>
        <w:t>(a) Public Liability: EUR 5,000,000 per occurrence;</w:t>
      </w:r>
    </w:p>
    <w:p w14:paraId="513C6F8F" w14:textId="77777777" w:rsidR="00E873DB" w:rsidRDefault="00000000">
      <w:pPr>
        <w:ind w:left="567"/>
      </w:pPr>
      <w:r>
        <w:t>(b) Professional Indemnity: EUR 2,000,000 per occurrence;</w:t>
      </w:r>
    </w:p>
    <w:p w14:paraId="1690A8BA" w14:textId="77777777" w:rsidR="00E873DB" w:rsidRDefault="00000000">
      <w:pPr>
        <w:ind w:left="567"/>
      </w:pPr>
      <w:r>
        <w:t>(c) CAR Insurance: full Contract Price, LEG3 defects clause;</w:t>
      </w:r>
    </w:p>
    <w:p w14:paraId="46A5B100" w14:textId="77777777" w:rsidR="00E873DB" w:rsidRDefault="00000000">
      <w:pPr>
        <w:ind w:left="567"/>
      </w:pPr>
      <w:r>
        <w:t>(d) Employers’ Liability: statutory minimum.</w:t>
      </w:r>
    </w:p>
    <w:p w14:paraId="5D842723" w14:textId="77777777" w:rsidR="00E873DB" w:rsidRDefault="00000000">
      <w:pPr>
        <w:spacing w:before="200"/>
      </w:pPr>
      <w:r>
        <w:rPr>
          <w:b/>
          <w:color w:val="1A365D"/>
          <w:sz w:val="21"/>
        </w:rPr>
        <w:t>14.2 OEM Insurance</w:t>
      </w:r>
    </w:p>
    <w:p w14:paraId="31DE5743" w14:textId="77777777" w:rsidR="00E873DB" w:rsidRDefault="00000000">
      <w:r>
        <w:t>OEM maintains Product Liability EUR 5,000,000/occurrence (AXA Tianping) and PI EUR 2,000,000/occurrence for Cyprus.</w:t>
      </w:r>
    </w:p>
    <w:p w14:paraId="39C66E3F" w14:textId="77777777" w:rsidR="00E873DB" w:rsidRDefault="00000000">
      <w:pPr>
        <w:spacing w:before="200"/>
      </w:pPr>
      <w:r>
        <w:rPr>
          <w:b/>
          <w:color w:val="1A365D"/>
          <w:sz w:val="21"/>
        </w:rPr>
        <w:t>14.3 Client Insurance</w:t>
      </w:r>
    </w:p>
    <w:p w14:paraId="0C80369D" w14:textId="77777777" w:rsidR="00E873DB" w:rsidRDefault="00000000">
      <w:pPr>
        <w:ind w:left="567"/>
      </w:pPr>
      <w:r>
        <w:t>(a) Site/property insurance from delivery;</w:t>
      </w:r>
    </w:p>
    <w:p w14:paraId="2DBBE2B4" w14:textId="77777777" w:rsidR="00E873DB" w:rsidRDefault="00000000">
      <w:pPr>
        <w:ind w:left="567"/>
      </w:pPr>
      <w:r>
        <w:t>(b) Operational liability from commissioning;</w:t>
      </w:r>
    </w:p>
    <w:p w14:paraId="1BF4D9AD" w14:textId="77777777" w:rsidR="00E873DB" w:rsidRDefault="00000000">
      <w:pPr>
        <w:ind w:left="567"/>
      </w:pPr>
      <w:r>
        <w:t>(c) Business interruption (recommended).</w:t>
      </w:r>
    </w:p>
    <w:p w14:paraId="1B4F83DD" w14:textId="77777777" w:rsidR="00E873DB" w:rsidRDefault="00000000">
      <w:pPr>
        <w:spacing w:before="200"/>
      </w:pPr>
      <w:r>
        <w:rPr>
          <w:b/>
          <w:color w:val="1A365D"/>
          <w:sz w:val="21"/>
        </w:rPr>
        <w:t>14.4 Proof of Insurance</w:t>
      </w:r>
    </w:p>
    <w:p w14:paraId="548269BC" w14:textId="77777777" w:rsidR="00E873DB" w:rsidRDefault="00000000">
      <w:r>
        <w:rPr>
          <w:b/>
        </w:rPr>
        <w:t>The Contractor shall provide insurance certificates or cover notes (public liability, professional indemnity, and CAR/erection all-risks as required by Section 14.1) to the Client before the advance payment under Section 7.1(a) falls due. Insurance shall be in place from the Effective Date.</w:t>
      </w:r>
    </w:p>
    <w:p w14:paraId="2A1F30D5" w14:textId="77777777" w:rsidR="00E873DB" w:rsidRDefault="00000000">
      <w:pPr>
        <w:spacing w:before="320"/>
      </w:pPr>
      <w:r>
        <w:rPr>
          <w:b/>
          <w:color w:val="1A365D"/>
          <w:sz w:val="24"/>
        </w:rPr>
        <w:t>15. GOVERNING LAW AND JURISDICTION</w:t>
      </w:r>
    </w:p>
    <w:p w14:paraId="09A12590" w14:textId="77777777" w:rsidR="00E873DB" w:rsidRDefault="00000000">
      <w:r>
        <w:t>15.1 Laws of the Republic of Cyprus.</w:t>
      </w:r>
    </w:p>
    <w:p w14:paraId="062AB20C" w14:textId="77777777" w:rsidR="00E873DB" w:rsidRDefault="00000000">
      <w:r>
        <w:t>15.2 Courts of Cyprus have exclusive jurisdiction.</w:t>
      </w:r>
    </w:p>
    <w:p w14:paraId="2EFD3AB2" w14:textId="77777777" w:rsidR="00E873DB" w:rsidRDefault="00000000">
      <w:r>
        <w:t>15.3 ADR: 30-day negotiation before proceedings.</w:t>
      </w:r>
    </w:p>
    <w:p w14:paraId="43C18B51" w14:textId="77777777" w:rsidR="00E873DB" w:rsidRDefault="00000000">
      <w:r>
        <w:t>15.4 English is the official language.</w:t>
      </w:r>
    </w:p>
    <w:p w14:paraId="730A754B" w14:textId="77777777" w:rsidR="00E873DB" w:rsidRDefault="00000000">
      <w:pPr>
        <w:spacing w:before="320"/>
      </w:pPr>
      <w:r>
        <w:rPr>
          <w:b/>
          <w:color w:val="1A365D"/>
          <w:sz w:val="24"/>
        </w:rPr>
        <w:lastRenderedPageBreak/>
        <w:t>16. MISCELLANEOUS</w:t>
      </w:r>
    </w:p>
    <w:p w14:paraId="7342BA66" w14:textId="77777777" w:rsidR="00E873DB" w:rsidRDefault="00000000">
      <w:r>
        <w:t>16.1 Entire Agreement.</w:t>
      </w:r>
    </w:p>
    <w:p w14:paraId="61F5DA82" w14:textId="77777777" w:rsidR="00E873DB" w:rsidRDefault="00000000">
      <w:r>
        <w:t>16.2 Amendments: in writing, signed by authorised representatives.</w:t>
      </w:r>
    </w:p>
    <w:p w14:paraId="2FCC8605" w14:textId="77777777" w:rsidR="00E873DB" w:rsidRDefault="00000000">
      <w:pPr>
        <w:spacing w:before="200"/>
      </w:pPr>
      <w:r>
        <w:rPr>
          <w:b/>
          <w:color w:val="1A365D"/>
          <w:sz w:val="21"/>
        </w:rPr>
        <w:t>16.3 Assignment</w:t>
      </w:r>
    </w:p>
    <w:p w14:paraId="543E2AA8" w14:textId="77777777" w:rsidR="00E873DB" w:rsidRDefault="00000000">
      <w:r>
        <w:t>(a) No assignment without consent, except:</w:t>
      </w:r>
    </w:p>
    <w:p w14:paraId="6FF75BC0" w14:textId="77777777" w:rsidR="00E873DB" w:rsidRDefault="00000000">
      <w:pPr>
        <w:ind w:left="850"/>
      </w:pPr>
      <w:r>
        <w:t>(i) to an Affiliate (corporate reorganisation); or</w:t>
      </w:r>
    </w:p>
    <w:p w14:paraId="7F87C417" w14:textId="77777777" w:rsidR="00E873DB" w:rsidRDefault="00000000">
      <w:pPr>
        <w:ind w:left="850"/>
      </w:pPr>
      <w:r>
        <w:t>(ii) by the Client to a project finance lender for security purposes — no Contractor consent required.</w:t>
      </w:r>
    </w:p>
    <w:p w14:paraId="167AA390" w14:textId="77777777" w:rsidR="00E873DB" w:rsidRDefault="00000000">
      <w:r>
        <w:t>(b) Upon lender enforcement, Contractor recognises the lender as Client if payment obligations are assumed.</w:t>
      </w:r>
    </w:p>
    <w:p w14:paraId="79E192DE" w14:textId="77777777" w:rsidR="00E873DB" w:rsidRDefault="00000000">
      <w:r>
        <w:t>16.4 Counterparts and electronic signature.</w:t>
      </w:r>
    </w:p>
    <w:p w14:paraId="5DCC3A65" w14:textId="77777777" w:rsidR="00E873DB" w:rsidRDefault="00000000">
      <w:r>
        <w:t>16.5 Severability.</w:t>
      </w:r>
    </w:p>
    <w:p w14:paraId="7EE91652" w14:textId="77777777" w:rsidR="00E873DB" w:rsidRDefault="00000000">
      <w:r>
        <w:t>16.6 Notices: in writing to specified addresses.</w:t>
      </w:r>
    </w:p>
    <w:p w14:paraId="4F0A3BA1" w14:textId="77777777" w:rsidR="00E873DB" w:rsidRDefault="00000000">
      <w:pPr>
        <w:spacing w:before="320"/>
      </w:pPr>
      <w:r>
        <w:rPr>
          <w:b/>
          <w:color w:val="1A365D"/>
          <w:sz w:val="24"/>
        </w:rPr>
        <w:t>17. COMPLIANCE AND ANTI-BRIBERY</w:t>
      </w:r>
    </w:p>
    <w:p w14:paraId="569E626F" w14:textId="77777777" w:rsidR="00E873DB" w:rsidRDefault="00000000">
      <w:r>
        <w:t>[Sections 17.1–17.6 as per v4.0 — anti-corruption, AML, environmental, H&amp;S, Cyprus energy regulations, EU directives.]</w:t>
      </w:r>
    </w:p>
    <w:p w14:paraId="15331917" w14:textId="77777777" w:rsidR="00E873DB" w:rsidRDefault="00000000">
      <w:pPr>
        <w:spacing w:before="320"/>
      </w:pPr>
      <w:r>
        <w:rPr>
          <w:b/>
          <w:color w:val="1A365D"/>
          <w:sz w:val="24"/>
        </w:rPr>
        <w:t>18. DATA PROTECTION</w:t>
      </w:r>
    </w:p>
    <w:p w14:paraId="645635E2" w14:textId="64831073" w:rsidR="00E873DB" w:rsidRDefault="00000000">
      <w:r>
        <w:t>[Sections 18.1–18.4 as per v4.0 — GDPR, data processing, security, breach notification.]</w:t>
      </w:r>
      <w:ins w:id="52" w:author="Stelios Constantinou" w:date="2026-07-28T15:31:00Z" w16du:dateUtc="2026-07-28T12:31:00Z">
        <w:r w:rsidR="008C0D1E">
          <w:t xml:space="preserve"> Agreed amendments to be added</w:t>
        </w:r>
      </w:ins>
    </w:p>
    <w:p w14:paraId="5A5E1796" w14:textId="77777777" w:rsidR="00E873DB" w:rsidRDefault="00000000">
      <w:pPr>
        <w:spacing w:before="320"/>
      </w:pPr>
      <w:r>
        <w:rPr>
          <w:b/>
          <w:color w:val="1A365D"/>
          <w:sz w:val="24"/>
        </w:rPr>
        <w:t>19. REGULATORY COMPLIANCE</w:t>
      </w:r>
    </w:p>
    <w:p w14:paraId="66BBB254" w14:textId="77777777" w:rsidR="00E873DB" w:rsidRDefault="00000000">
      <w:r>
        <w:t>[Sections 19.1–19.11 as per v4.0 — Cyprus laws, building permit, site requirements, fire safety, environmental, certifications, grid connection, SCADA, electrical studies, DSO commissioning.]</w:t>
      </w:r>
    </w:p>
    <w:p w14:paraId="49B51C61" w14:textId="77777777" w:rsidR="00E873DB" w:rsidRDefault="00000000">
      <w:r>
        <w:t>19.11 Responsibilities:</w:t>
      </w:r>
    </w:p>
    <w:p w14:paraId="440E833D" w14:textId="77777777" w:rsidR="00E873DB" w:rsidRDefault="00000000">
      <w:r>
        <w:t>(a) Client: Planning permits, landowner consents, environmental permits.</w:t>
      </w:r>
    </w:p>
    <w:p w14:paraId="7BCD985E" w14:textId="77777777" w:rsidR="00E873DB" w:rsidRDefault="00000000">
      <w:pPr>
        <w:rPr>
          <w:ins w:id="53" w:author="Stelios Constantinou" w:date="2026-07-28T15:32:00Z" w16du:dateUtc="2026-07-28T12:32:00Z"/>
        </w:rPr>
      </w:pPr>
      <w:r>
        <w:t>(b) Contractor: All technical and regulatory responsibilities including EAC, DSO, ETEK, engineering, grid connection, and OEM coordination.</w:t>
      </w:r>
    </w:p>
    <w:p w14:paraId="4CDD3075" w14:textId="77777777" w:rsidR="00B24515" w:rsidRDefault="00B24515" w:rsidP="00B24515">
      <w:pPr>
        <w:rPr>
          <w:ins w:id="54" w:author="Stelios Constantinou" w:date="2026-07-28T15:32:00Z" w16du:dateUtc="2026-07-28T12:32:00Z"/>
        </w:rPr>
      </w:pPr>
      <w:ins w:id="55" w:author="Stelios Constantinou" w:date="2026-07-28T15:32:00Z" w16du:dateUtc="2026-07-28T12:32:00Z">
        <w:r>
          <w:t>Agreed amendments to be added</w:t>
        </w:r>
      </w:ins>
    </w:p>
    <w:p w14:paraId="31AA576F" w14:textId="77777777" w:rsidR="00B24515" w:rsidRDefault="00B24515"/>
    <w:p w14:paraId="195B4CDB" w14:textId="77777777" w:rsidR="00E873DB" w:rsidRDefault="00000000">
      <w:r>
        <w:br w:type="page"/>
      </w:r>
    </w:p>
    <w:p w14:paraId="5EA02707" w14:textId="77777777" w:rsidR="00E873DB" w:rsidRDefault="00000000">
      <w:pPr>
        <w:spacing w:before="320"/>
      </w:pPr>
      <w:r>
        <w:lastRenderedPageBreak/>
        <w:t>SCHEDULE A — TECHNICAL SPECIFICATIONS, COMMERCIAL DETAILS AND PRICE BASIS</w:t>
      </w:r>
    </w:p>
    <w:p w14:paraId="41061D98" w14:textId="77777777" w:rsidR="00E873DB" w:rsidRDefault="00E873DB"/>
    <w:p w14:paraId="22AA3932" w14:textId="324B7FEA" w:rsidR="00E873DB" w:rsidRDefault="00B24515">
      <w:pPr>
        <w:ind w:left="567"/>
      </w:pPr>
      <w:ins w:id="56" w:author="Stelios Constantinou" w:date="2026-07-28T15:37:00Z" w16du:dateUtc="2026-07-28T12:37:00Z">
        <w:r>
          <w:t>TO BE I</w:t>
        </w:r>
      </w:ins>
      <w:ins w:id="57" w:author="Stelios Constantinou" w:date="2026-07-28T15:38:00Z" w16du:dateUtc="2026-07-28T12:38:00Z">
        <w:r>
          <w:t>NCLUDED HERE</w:t>
        </w:r>
      </w:ins>
    </w:p>
    <w:p w14:paraId="7760F8FF" w14:textId="77777777" w:rsidR="00E873DB" w:rsidRDefault="00E873DB">
      <w:pPr>
        <w:ind w:left="567"/>
      </w:pPr>
    </w:p>
    <w:p w14:paraId="5E3D3390" w14:textId="77777777" w:rsidR="00E873DB" w:rsidRDefault="00E873DB">
      <w:pPr>
        <w:ind w:left="567"/>
      </w:pPr>
    </w:p>
    <w:p w14:paraId="6CF00EED" w14:textId="77777777" w:rsidR="00E873DB" w:rsidRDefault="00E873DB">
      <w:pPr>
        <w:ind w:left="567"/>
      </w:pPr>
    </w:p>
    <w:p w14:paraId="50797E5A" w14:textId="77777777" w:rsidR="00E873DB" w:rsidRDefault="00E873DB">
      <w:pPr>
        <w:ind w:left="567"/>
      </w:pPr>
    </w:p>
    <w:p w14:paraId="5FF11E08" w14:textId="77777777" w:rsidR="00E873DB" w:rsidRDefault="00E873DB">
      <w:pPr>
        <w:ind w:left="567"/>
      </w:pPr>
    </w:p>
    <w:p w14:paraId="401A02DB" w14:textId="77777777" w:rsidR="00E873DB" w:rsidRDefault="00E873DB">
      <w:pPr>
        <w:ind w:left="567"/>
      </w:pPr>
    </w:p>
    <w:p w14:paraId="40EC5F41" w14:textId="77777777" w:rsidR="00E873DB" w:rsidRDefault="00E873DB">
      <w:pPr>
        <w:ind w:left="567"/>
      </w:pPr>
    </w:p>
    <w:p w14:paraId="470F1655" w14:textId="77777777" w:rsidR="00E873DB" w:rsidRDefault="00E873DB">
      <w:pPr>
        <w:ind w:left="567"/>
      </w:pPr>
    </w:p>
    <w:p w14:paraId="28D88CED" w14:textId="77777777" w:rsidR="00E873DB" w:rsidRDefault="00E873DB">
      <w:pPr>
        <w:ind w:left="567"/>
      </w:pPr>
    </w:p>
    <w:p w14:paraId="16A335F8" w14:textId="77777777" w:rsidR="00E873DB" w:rsidRDefault="00E873DB"/>
    <w:p w14:paraId="0E5A24B8" w14:textId="77777777" w:rsidR="00E873DB" w:rsidRDefault="00000000">
      <w:r>
        <w:t>Reference: LCY-EPC-GAL-B1-2026 | Version: 6.2 | Date: June 2026</w:t>
      </w:r>
    </w:p>
    <w:p w14:paraId="333F4E1B" w14:textId="77777777" w:rsidR="00E873DB" w:rsidRDefault="00E873DB"/>
    <w:p w14:paraId="1EA4428B" w14:textId="77777777" w:rsidR="00E873DB" w:rsidRDefault="00000000">
      <w:r>
        <w:t>============================================================</w:t>
      </w:r>
    </w:p>
    <w:p w14:paraId="1E999515" w14:textId="77777777" w:rsidR="00E873DB" w:rsidRDefault="00000000">
      <w:r>
        <w:t>PART 1 — PARK DETAILS</w:t>
      </w:r>
    </w:p>
    <w:p w14:paraId="04F8FE28" w14:textId="77777777" w:rsidR="00E873DB" w:rsidRDefault="00000000">
      <w:r>
        <w:t>============================================================</w:t>
      </w:r>
    </w:p>
    <w:p w14:paraId="5F3AE87F" w14:textId="77777777" w:rsidR="00E873DB" w:rsidRDefault="00E873DB"/>
    <w:p w14:paraId="71F6312B" w14:textId="77777777" w:rsidR="00E873DB" w:rsidRDefault="00000000">
      <w:r>
        <w:t>Park Name:              Galascope 1</w:t>
      </w:r>
    </w:p>
    <w:p w14:paraId="0CC92115" w14:textId="77777777" w:rsidR="00E873DB" w:rsidRDefault="00000000">
      <w:r>
        <w:t>Site / District:        Famagusta District, Cyprus</w:t>
      </w:r>
    </w:p>
    <w:p w14:paraId="1B06C9D2" w14:textId="77777777" w:rsidR="00E873DB" w:rsidRDefault="00000000">
      <w:r>
        <w:t>BESS Capacity:          20 MWh / 5.0 MW</w:t>
      </w:r>
    </w:p>
    <w:p w14:paraId="6E7930B0" w14:textId="77777777" w:rsidR="00E873DB" w:rsidRDefault="00000000">
      <w:r>
        <w:t>Containers (BESS):      4 x Linyang Power Atlantic 5.015 MWh (20HC)</w:t>
      </w:r>
    </w:p>
    <w:p w14:paraId="3A4DC101" w14:textId="77777777" w:rsidR="00E873DB" w:rsidRDefault="00000000">
      <w:r>
        <w:t>MV Skid:                1 x T4 MV Skid (4 x BCS1250K = 5 MW, SL-5000)</w:t>
      </w:r>
    </w:p>
    <w:p w14:paraId="53F220F3" w14:textId="77777777" w:rsidR="00E873DB" w:rsidRDefault="00000000">
      <w:r>
        <w:t>PCS:                    4 x Kehua BCS1250K-C-HUD = 5.0 MW</w:t>
      </w:r>
    </w:p>
    <w:p w14:paraId="0AE6DF1A" w14:textId="77777777" w:rsidR="00E873DB" w:rsidRDefault="00000000">
      <w:r>
        <w:t>Coastal Distance:       &gt;5 km (C5 enclosure — full 5-year warranty)</w:t>
      </w:r>
    </w:p>
    <w:p w14:paraId="56098D3C" w14:textId="77777777" w:rsidR="00E873DB" w:rsidRDefault="00E873DB"/>
    <w:p w14:paraId="477C17C1" w14:textId="77777777" w:rsidR="00E873DB" w:rsidRDefault="00000000">
      <w:r>
        <w:t xml:space="preserve">  Indicative Component A (Equipment CIF):    EUR 1,848,712.43</w:t>
      </w:r>
    </w:p>
    <w:p w14:paraId="7EA82299" w14:textId="77777777" w:rsidR="00E873DB" w:rsidRDefault="00000000">
      <w:r>
        <w:t xml:space="preserve">  Indicative Component B (EPC Services):     EUR 389,287.57</w:t>
      </w:r>
    </w:p>
    <w:p w14:paraId="13443F78" w14:textId="77777777" w:rsidR="00E873DB" w:rsidRDefault="00000000">
      <w:r>
        <w:t xml:space="preserve">  INDICATIVE CONTRACT PRICE (A+B, ex VAT):   EUR 2,238,000.00</w:t>
      </w:r>
    </w:p>
    <w:p w14:paraId="3C43AA0C" w14:textId="77777777" w:rsidR="00E873DB" w:rsidRDefault="00E873DB"/>
    <w:p w14:paraId="0ADF64D5" w14:textId="77777777" w:rsidR="00E873DB" w:rsidRDefault="00000000">
      <w:r>
        <w:t xml:space="preserve">  APG (combined batch, per Annex V6):        No. 1 advance EUR 705,792 + No. 2 pre-shipment EUR 1,411,585 (combined batch)</w:t>
      </w:r>
    </w:p>
    <w:p w14:paraId="372BE405" w14:textId="77777777" w:rsidR="00E873DB" w:rsidRDefault="00000000">
      <w:r>
        <w:t xml:space="preserve">  Performance Guarantee (5% × Component A):       EUR 92,435.62</w:t>
      </w:r>
    </w:p>
    <w:p w14:paraId="29D766D7" w14:textId="77777777" w:rsidR="00E873DB" w:rsidRDefault="00000000">
      <w:r>
        <w:t>------------------------------------------------------------</w:t>
      </w:r>
    </w:p>
    <w:p w14:paraId="47910379" w14:textId="77777777" w:rsidR="00E873DB" w:rsidRDefault="00E873DB"/>
    <w:p w14:paraId="213F09BB" w14:textId="77777777" w:rsidR="00E873DB" w:rsidRDefault="00000000">
      <w:r>
        <w:lastRenderedPageBreak/>
        <w:t>Park Name:              Galascope 2</w:t>
      </w:r>
    </w:p>
    <w:p w14:paraId="0A651D6F" w14:textId="77777777" w:rsidR="00E873DB" w:rsidRDefault="00000000">
      <w:r>
        <w:t>Site / District:        Famagusta District, Cyprus</w:t>
      </w:r>
    </w:p>
    <w:p w14:paraId="6426DE46" w14:textId="77777777" w:rsidR="00E873DB" w:rsidRDefault="00000000">
      <w:r>
        <w:t>BESS Capacity:          10 MWh / 2.5 MW</w:t>
      </w:r>
    </w:p>
    <w:p w14:paraId="422A110D" w14:textId="77777777" w:rsidR="00E873DB" w:rsidRDefault="00000000">
      <w:r>
        <w:t>Containers (BESS):      2 x Linyang Power Atlantic 5.015 MWh (20HC)</w:t>
      </w:r>
    </w:p>
    <w:p w14:paraId="62DCEF98" w14:textId="77777777" w:rsidR="00E873DB" w:rsidRDefault="00000000">
      <w:r>
        <w:t>MV Skid:                1 x T2 MV Skid (2 x BCS1250K = 2.5 MW, SL-2500)</w:t>
      </w:r>
    </w:p>
    <w:p w14:paraId="50E08C2F" w14:textId="77777777" w:rsidR="00E873DB" w:rsidRDefault="00000000">
      <w:r>
        <w:t>PCS:                    2 x Kehua BCS1250K-C-HUD = 2.5 MW</w:t>
      </w:r>
    </w:p>
    <w:p w14:paraId="516ECB7A" w14:textId="77777777" w:rsidR="00E873DB" w:rsidRDefault="00000000">
      <w:r>
        <w:t>Coastal Distance:       &gt;5 km (C5 enclosure — full 5-year warranty)</w:t>
      </w:r>
    </w:p>
    <w:p w14:paraId="2280F072" w14:textId="77777777" w:rsidR="00E873DB" w:rsidRDefault="00E873DB"/>
    <w:p w14:paraId="4795192F" w14:textId="77777777" w:rsidR="00E873DB" w:rsidRDefault="00000000">
      <w:r>
        <w:t xml:space="preserve">  Indicative Component A (Equipment CIF):    EUR 974,457.00</w:t>
      </w:r>
    </w:p>
    <w:p w14:paraId="3DF3FCC3" w14:textId="77777777" w:rsidR="00E873DB" w:rsidRDefault="00000000">
      <w:r>
        <w:t xml:space="preserve">  Indicative Component B (EPC Services):     EUR 231,843.00</w:t>
      </w:r>
    </w:p>
    <w:p w14:paraId="543492C4" w14:textId="77777777" w:rsidR="00E873DB" w:rsidRDefault="00000000">
      <w:r>
        <w:t xml:space="preserve">  INDICATIVE CONTRACT PRICE (A+B, ex VAT):   EUR 1,206,300.00</w:t>
      </w:r>
    </w:p>
    <w:p w14:paraId="7FEF3F71" w14:textId="77777777" w:rsidR="00E873DB" w:rsidRDefault="00E873DB"/>
    <w:p w14:paraId="1861D4E1" w14:textId="77777777" w:rsidR="00E873DB" w:rsidRDefault="00000000">
      <w:r>
        <w:t xml:space="preserve">  APG (combined batch, per Annex V6):        see combined batch APG figure above (Annex V6)</w:t>
      </w:r>
    </w:p>
    <w:p w14:paraId="7C3074E8" w14:textId="77777777" w:rsidR="00E873DB" w:rsidRDefault="00000000">
      <w:r>
        <w:t xml:space="preserve">  Performance Guarantee (5% × Component A):       EUR 48,722.85</w:t>
      </w:r>
    </w:p>
    <w:p w14:paraId="6A01D8D2" w14:textId="77777777" w:rsidR="00E873DB" w:rsidRDefault="00000000">
      <w:r>
        <w:t>------------------------------------------------------------</w:t>
      </w:r>
    </w:p>
    <w:p w14:paraId="63E7E9E5" w14:textId="77777777" w:rsidR="00E873DB" w:rsidRDefault="00E873DB"/>
    <w:p w14:paraId="5304EED3" w14:textId="77777777" w:rsidR="00E873DB" w:rsidRDefault="00000000">
      <w:r>
        <w:t>============================================================</w:t>
      </w:r>
    </w:p>
    <w:p w14:paraId="7F4AFF6C" w14:textId="77777777" w:rsidR="00E873DB" w:rsidRDefault="00000000">
      <w:r>
        <w:t>PART 2 — COMBINED CONTRACT SUMMARY</w:t>
      </w:r>
    </w:p>
    <w:p w14:paraId="7B35CC37" w14:textId="77777777" w:rsidR="00E873DB" w:rsidRDefault="00000000">
      <w:r>
        <w:t>============================================================</w:t>
      </w:r>
    </w:p>
    <w:p w14:paraId="59E84F18" w14:textId="5E463E05" w:rsidR="00E873DB" w:rsidRDefault="00B24515">
      <w:ins w:id="58" w:author="Stelios Constantinou" w:date="2026-07-28T15:38:00Z" w16du:dateUtc="2026-07-28T12:38:00Z">
        <w:r>
          <w:t>TO BE UPDATED</w:t>
        </w:r>
      </w:ins>
    </w:p>
    <w:p w14:paraId="402F21F6" w14:textId="77777777" w:rsidR="00E873DB" w:rsidRDefault="00000000">
      <w:r>
        <w:t>TOTAL INDICATIVE CONTRACT PRICE (ex VAT):  EUR 3,444,300.00</w:t>
      </w:r>
    </w:p>
    <w:p w14:paraId="6B36B6D4" w14:textId="77777777" w:rsidR="00E873DB" w:rsidRDefault="00E873DB"/>
    <w:p w14:paraId="2D10C267" w14:textId="77777777" w:rsidR="00E873DB" w:rsidRDefault="00000000">
      <w:r>
        <w:t>PAYMENT MILESTONES (applied to Confirmed Contract Price):</w:t>
      </w:r>
    </w:p>
    <w:p w14:paraId="76FEA5BB" w14:textId="77777777" w:rsidR="00E873DB" w:rsidRDefault="00000000">
      <w:r>
        <w:t xml:space="preserve">  Advance (30%):     EUR 1,033,290.00  — Within 30 days of payment trigger (§1A.3)</w:t>
      </w:r>
    </w:p>
    <w:p w14:paraId="2228FF9B" w14:textId="77777777" w:rsidR="00E873DB" w:rsidRDefault="00000000">
      <w:r>
        <w:t xml:space="preserve">  Pre-Ship (55%):    EUR 1,894,365.00  — On FAT + Linyang written confirmation</w:t>
      </w:r>
    </w:p>
    <w:p w14:paraId="19E29CC7" w14:textId="77777777" w:rsidR="00E873DB" w:rsidRDefault="00000000">
      <w:r>
        <w:t xml:space="preserve">  PAC (10%):         EUR 344,430.00  — System commissioned, grid-connected</w:t>
      </w:r>
    </w:p>
    <w:p w14:paraId="25A52C00" w14:textId="77777777" w:rsidR="00E873DB" w:rsidRDefault="00000000">
      <w:r>
        <w:t xml:space="preserve">  Retention (5%):    EUR 172,215.00  — Released after 3-month DLP</w:t>
      </w:r>
    </w:p>
    <w:p w14:paraId="4C95CE32" w14:textId="77777777" w:rsidR="00E873DB" w:rsidRDefault="00000000">
      <w:r>
        <w:t xml:space="preserve">  TOTAL:             EUR 3,444,300.00</w:t>
      </w:r>
    </w:p>
    <w:p w14:paraId="2A1437F8" w14:textId="77777777" w:rsidR="00E873DB" w:rsidRDefault="00E873DB"/>
    <w:p w14:paraId="64B3FCD5" w14:textId="77777777" w:rsidR="00E873DB" w:rsidRDefault="00000000">
      <w:r>
        <w:t>============================================================</w:t>
      </w:r>
    </w:p>
    <w:p w14:paraId="67F76C1D" w14:textId="77777777" w:rsidR="00E873DB" w:rsidRDefault="00000000">
      <w:r>
        <w:t>PART 3 — KEY DATES</w:t>
      </w:r>
    </w:p>
    <w:p w14:paraId="19FB9497" w14:textId="77777777" w:rsidR="00E873DB" w:rsidRDefault="00000000">
      <w:r>
        <w:t>============================================================</w:t>
      </w:r>
    </w:p>
    <w:p w14:paraId="63802897" w14:textId="77777777" w:rsidR="00E873DB" w:rsidRDefault="00E873DB"/>
    <w:p w14:paraId="46A20A7D" w14:textId="77777777" w:rsidR="00E873DB" w:rsidRDefault="00000000">
      <w:r>
        <w:t>Production Start:       Q2 2026</w:t>
      </w:r>
    </w:p>
    <w:p w14:paraId="51792AE3" w14:textId="77777777" w:rsidR="00E873DB" w:rsidRDefault="00000000">
      <w:r>
        <w:t>Factory Acceptance:     Q3 2026</w:t>
      </w:r>
    </w:p>
    <w:p w14:paraId="306F1943" w14:textId="77777777" w:rsidR="00E873DB" w:rsidRDefault="00000000">
      <w:r>
        <w:t>CIF Limassol:           August / September 2026</w:t>
      </w:r>
    </w:p>
    <w:p w14:paraId="3128EE2A" w14:textId="77777777" w:rsidR="00E873DB" w:rsidRDefault="00000000">
      <w:r>
        <w:lastRenderedPageBreak/>
        <w:t>Target PAC Date:        the date in the Delivery Schedule confirmed at Connection Terms (Annex V6)</w:t>
      </w:r>
    </w:p>
    <w:p w14:paraId="0A459E66" w14:textId="77777777" w:rsidR="00E873DB" w:rsidRDefault="00000000">
      <w:r>
        <w:t>Warranty Start:         On PAC</w:t>
      </w:r>
    </w:p>
    <w:p w14:paraId="2BDA5A11" w14:textId="77777777" w:rsidR="00E873DB" w:rsidRDefault="00000000">
      <w:r>
        <w:t>Base Warranty End:      5 years from PAC</w:t>
      </w:r>
    </w:p>
    <w:p w14:paraId="72BDFBB0" w14:textId="77777777" w:rsidR="00E873DB" w:rsidRDefault="00000000">
      <w:r>
        <w:t>DLP End:                3 months post-PAC</w:t>
      </w:r>
    </w:p>
    <w:p w14:paraId="7D6D9402" w14:textId="77777777" w:rsidR="00E873DB" w:rsidRDefault="00000000">
      <w:r>
        <w:t>Retention Release:      On DLP expiry</w:t>
      </w:r>
    </w:p>
    <w:p w14:paraId="6FD40157" w14:textId="77777777" w:rsidR="00E873DB" w:rsidRDefault="00E873DB"/>
    <w:p w14:paraId="3344671C" w14:textId="77777777" w:rsidR="00E873DB" w:rsidRDefault="00000000">
      <w:r>
        <w:t>============================================================</w:t>
      </w:r>
    </w:p>
    <w:p w14:paraId="6234646D" w14:textId="77777777" w:rsidR="00E873DB" w:rsidRDefault="00000000">
      <w:r>
        <w:t>PART 4 — PRICE BASIS REFERENCE (per Section 6.1)</w:t>
      </w:r>
    </w:p>
    <w:p w14:paraId="0EFD9FD6" w14:textId="77777777" w:rsidR="00E873DB" w:rsidRDefault="00000000">
      <w:r>
        <w:t>============================================================</w:t>
      </w:r>
    </w:p>
    <w:p w14:paraId="32E9A059" w14:textId="77777777" w:rsidR="00E873DB" w:rsidRDefault="00E873DB"/>
    <w:p w14:paraId="47B9345F" w14:textId="77777777" w:rsidR="00E873DB" w:rsidRDefault="00000000">
      <w:r>
        <w:t>Quotation Source:       the January 2026 quotation basis (locked per the signed LOI Clause 4.4)</w:t>
      </w:r>
    </w:p>
    <w:p w14:paraId="271B09A3" w14:textId="77777777" w:rsidR="00E873DB" w:rsidRDefault="00000000">
      <w:r>
        <w:t>Lithium Carbonate Index: as recorded in the Indicative Price Basis Certificate at EPC signing (per LOI Clause 4.4)</w:t>
      </w:r>
    </w:p>
    <w:p w14:paraId="534D85FC" w14:textId="77777777" w:rsidR="00E873DB" w:rsidRDefault="00000000">
      <w:r>
        <w:t>EUR/CNY Reference:      as recorded in the Indicative Price Basis Certificate at EPC signing (per LOI Clause 4.4)</w:t>
      </w:r>
    </w:p>
    <w:p w14:paraId="6019F13B" w14:textId="77777777" w:rsidR="00E873DB" w:rsidRDefault="00000000">
      <w:r>
        <w:t>Reference Date:         January 2026 quotation basis (price held per LOI Clause 4.4; adjustment measured from the indices in the Indicative Price Basis Certificate at EPC signing)</w:t>
      </w:r>
    </w:p>
    <w:p w14:paraId="5E4858B9" w14:textId="77777777" w:rsidR="00E873DB" w:rsidRDefault="00E873DB"/>
    <w:p w14:paraId="18808774" w14:textId="77777777" w:rsidR="00E873DB" w:rsidRDefault="00000000">
      <w:r>
        <w:t>Adjustment Triggers (per §6.1(c)):</w:t>
      </w:r>
    </w:p>
    <w:p w14:paraId="15D9233E" w14:textId="77777777" w:rsidR="00E873DB" w:rsidRDefault="00000000">
      <w:r>
        <w:t xml:space="preserve">  • Lithium carbonate index movement &gt; 10% from reference value, OR</w:t>
      </w:r>
    </w:p>
    <w:p w14:paraId="4629BA8B" w14:textId="77777777" w:rsidR="00E873DB" w:rsidRDefault="00000000">
      <w:r>
        <w:t xml:space="preserve">  • EUR/CNY rate movement &gt; 8% from reference value, OR</w:t>
      </w:r>
    </w:p>
    <w:p w14:paraId="49E6491A" w14:textId="77777777" w:rsidR="00E873DB" w:rsidRDefault="00000000">
      <w:r>
        <w:t xml:space="preserve">  • Configuration change requested by Client</w:t>
      </w:r>
    </w:p>
    <w:p w14:paraId="228F45C9" w14:textId="77777777" w:rsidR="00E873DB" w:rsidRDefault="00E873DB"/>
    <w:p w14:paraId="6D74F39A" w14:textId="77777777" w:rsidR="00E873DB" w:rsidRDefault="00000000">
      <w:r>
        <w:t>Adjustment Cap: 5% of Indicative Contract Price (§6.1(d))</w:t>
      </w:r>
    </w:p>
    <w:p w14:paraId="3AB25501" w14:textId="77777777" w:rsidR="00E873DB" w:rsidRDefault="00000000">
      <w:r>
        <w:t>Walk-away Right: Either Party may terminate without penalty if adjustment &gt; 5%</w:t>
      </w:r>
    </w:p>
    <w:p w14:paraId="6673DD27" w14:textId="77777777" w:rsidR="00E873DB" w:rsidRDefault="00E873DB"/>
    <w:p w14:paraId="05F8208D" w14:textId="77777777" w:rsidR="00E873DB" w:rsidRDefault="00000000">
      <w:r>
        <w:t>============================================================</w:t>
      </w:r>
    </w:p>
    <w:p w14:paraId="1B056C9C" w14:textId="77777777" w:rsidR="00E873DB" w:rsidRDefault="00000000">
      <w:r>
        <w:t>PART 5 — BESS TECHNICAL SPECIFICATION</w:t>
      </w:r>
    </w:p>
    <w:p w14:paraId="3A2456AB" w14:textId="77777777" w:rsidR="00E873DB" w:rsidRDefault="00000000">
      <w:r>
        <w:t>============================================================</w:t>
      </w:r>
    </w:p>
    <w:p w14:paraId="1F1DA83A" w14:textId="77777777" w:rsidR="00E873DB" w:rsidRDefault="00E873DB"/>
    <w:p w14:paraId="4FCB8532" w14:textId="77777777" w:rsidR="00E873DB" w:rsidRDefault="00000000">
      <w:r>
        <w:t>BESS: Linyang Power Atlantic 5.015 MWh LFP (EVE LF314, 12P416S)</w:t>
      </w:r>
    </w:p>
    <w:p w14:paraId="4DC1BDFC" w14:textId="77777777" w:rsidR="00E873DB" w:rsidRDefault="00000000">
      <w:r>
        <w:t xml:space="preserve">  Thermal: liquid cooling 45 kW; IP54; C5 enclosure (Cyprus standard)</w:t>
      </w:r>
    </w:p>
    <w:p w14:paraId="1CA238D4" w14:textId="77777777" w:rsidR="00E873DB" w:rsidRDefault="00000000">
      <w:r>
        <w:t xml:space="preserve">  Fire: FK5112 perfluoroketone + water; BMS: Modbus TCP / IEC 60870-5-104</w:t>
      </w:r>
    </w:p>
    <w:p w14:paraId="166ACD0C" w14:textId="77777777" w:rsidR="00E873DB" w:rsidRDefault="00E873DB"/>
    <w:p w14:paraId="1A490966" w14:textId="77777777" w:rsidR="00E873DB" w:rsidRDefault="00000000">
      <w:r>
        <w:t>PCS: Kehua BCS1250K-C-HUD (1.25 MW); ≥98% efficiency; EN 50549-2 (TÜV D 115067 0077)</w:t>
      </w:r>
    </w:p>
    <w:p w14:paraId="7EFA3ED4" w14:textId="77777777" w:rsidR="00E873DB" w:rsidRDefault="00000000">
      <w:r>
        <w:t>Incoterms: CIF Limassol, Cyprus (Incoterms 2020); Port of Shipment: Shanghai</w:t>
      </w:r>
    </w:p>
    <w:p w14:paraId="614954BB" w14:textId="77777777" w:rsidR="00E873DB" w:rsidRDefault="00E873DB"/>
    <w:p w14:paraId="554484BD" w14:textId="77777777" w:rsidR="00E873DB" w:rsidRDefault="00000000">
      <w:r>
        <w:t>============================================================</w:t>
      </w:r>
    </w:p>
    <w:p w14:paraId="40A53BB3" w14:textId="77777777" w:rsidR="00E873DB" w:rsidRDefault="00000000">
      <w:r>
        <w:t>PART 6 — COMPANION DOCUMENTS (executed simultaneously)</w:t>
      </w:r>
    </w:p>
    <w:p w14:paraId="1DF0113B" w14:textId="77777777" w:rsidR="00E873DB" w:rsidRDefault="00000000">
      <w:r>
        <w:t>============================================================</w:t>
      </w:r>
    </w:p>
    <w:p w14:paraId="1DD1B7B0" w14:textId="77777777" w:rsidR="00E873DB" w:rsidRDefault="00E873DB"/>
    <w:p w14:paraId="118097B5" w14:textId="77777777" w:rsidR="00E873DB" w:rsidRDefault="00000000">
      <w:r>
        <w:t>1. LTSA v4.0 (Ref: LCY-LTSA-GAL-2026)</w:t>
      </w:r>
    </w:p>
    <w:p w14:paraId="0D48BA26" w14:textId="77777777" w:rsidR="00E873DB" w:rsidRDefault="00000000">
      <w:r>
        <w:t>2. OEM Direct Warranty Undertaking — Schedule C (LCY-OEM-DWU-001, one per park)</w:t>
      </w:r>
    </w:p>
    <w:p w14:paraId="3A19EA8B" w14:textId="77777777" w:rsidR="00E873DB" w:rsidRDefault="00000000">
      <w:r>
        <w:t xml:space="preserve">   Linyang contacts: Conor Yang / Kamil Tyburski / Tomasz Wieckowski</w:t>
      </w:r>
    </w:p>
    <w:p w14:paraId="0F47ACD1" w14:textId="77777777" w:rsidR="00E873DB" w:rsidRDefault="00000000">
      <w:r>
        <w:t>3. EMS Subscription Addendum — DISPERON (EUR 400/MWh/yr from PAC; while the LTSA is in force this is included within the LTSA all-in Service Fee of EUR 1,740/MWh/yr and not invoiced separately; the standalone rate applies only if the Client exits the LTSA)</w:t>
      </w:r>
    </w:p>
    <w:p w14:paraId="4BBD8AFE" w14:textId="77777777" w:rsidR="00E873DB" w:rsidRDefault="00000000">
      <w:r>
        <w:t>4. APG from Linyang (CP: received before advance payment)</w:t>
      </w:r>
    </w:p>
    <w:p w14:paraId="418A0D89" w14:textId="77777777" w:rsidR="00E873DB" w:rsidRDefault="00000000">
      <w:r>
        <w:t>5. Performance Bond from Linyang (5% Component A, valid to DLP end)</w:t>
      </w:r>
    </w:p>
    <w:p w14:paraId="683623BF" w14:textId="77777777" w:rsidR="00E873DB" w:rsidRDefault="00000000">
      <w:r>
        <w:t>6. Confirmed Price Certificate (issued within 14 days of Connection Terms receipt)</w:t>
      </w:r>
    </w:p>
    <w:p w14:paraId="00065492" w14:textId="77777777" w:rsidR="00E873DB" w:rsidRDefault="00000000">
      <w:pPr>
        <w:spacing w:before="320"/>
      </w:pPr>
      <w:r>
        <w:rPr>
          <w:b/>
          <w:color w:val="1A365D"/>
          <w:sz w:val="24"/>
        </w:rPr>
        <w:t>SCHEDULE B — DELAY LD WORKED EXAMPLES</w:t>
      </w:r>
    </w:p>
    <w:p w14:paraId="0DE71406" w14:textId="77777777" w:rsidR="00E873DB" w:rsidRDefault="00000000">
      <w:r>
        <w:rPr>
          <w:b/>
        </w:rPr>
        <w:t>Example 1 — Full Park Delay:</w:t>
      </w:r>
    </w:p>
    <w:p w14:paraId="74F7D962" w14:textId="77777777" w:rsidR="00E873DB" w:rsidRDefault="00000000">
      <w:r>
        <w:t>Park Contract Price: EUR 2,000,000. PCS delayed 45 days.</w:t>
      </w:r>
    </w:p>
    <w:p w14:paraId="635B7CBB" w14:textId="77777777" w:rsidR="00E873DB" w:rsidRDefault="00000000">
      <w:r>
        <w:t>Days 1–30: 30 × 0.1% × EUR 2,000,000 = EUR 60,000</w:t>
      </w:r>
    </w:p>
    <w:p w14:paraId="47CCEA93" w14:textId="77777777" w:rsidR="00E873DB" w:rsidRDefault="00000000">
      <w:r>
        <w:t>Days 31–45: 15 × 0.15% × EUR 2,000,000 = EUR 45,000</w:t>
      </w:r>
    </w:p>
    <w:p w14:paraId="1B4FDEAC" w14:textId="77777777" w:rsidR="00E873DB" w:rsidRDefault="00000000">
      <w:r>
        <w:t>Total: EUR 105,000 (5.25% of Contract Price)</w:t>
      </w:r>
    </w:p>
    <w:p w14:paraId="621E3B15" w14:textId="77777777" w:rsidR="00E873DB" w:rsidRDefault="00E873DB"/>
    <w:p w14:paraId="3CCD8339" w14:textId="77777777" w:rsidR="00E873DB" w:rsidRDefault="00000000">
      <w:r>
        <w:rPr>
          <w:b/>
        </w:rPr>
        <w:t>Example 2 — Partial Delay:</w:t>
      </w:r>
    </w:p>
    <w:p w14:paraId="332FFF72" w14:textId="77777777" w:rsidR="00E873DB" w:rsidRDefault="00000000">
      <w:r>
        <w:t>4-container Park (20 MWh, EUR 2,000,000). 1 container (25%) delayed 20 days.</w:t>
      </w:r>
    </w:p>
    <w:p w14:paraId="536774CE" w14:textId="77777777" w:rsidR="00E873DB" w:rsidRDefault="00000000">
      <w:r>
        <w:t>LD Value: EUR 2,000,000 × 25% = EUR 500,000</w:t>
      </w:r>
    </w:p>
    <w:p w14:paraId="42F8EC1C" w14:textId="77777777" w:rsidR="00E873DB" w:rsidRDefault="00000000">
      <w:r>
        <w:t>LDs: 20 × 0.1% × EUR 500,000 = EUR 10,000</w:t>
      </w:r>
    </w:p>
    <w:p w14:paraId="6286CFE0" w14:textId="77777777" w:rsidR="00E873DB" w:rsidRDefault="00000000">
      <w:r>
        <w:t>Remaining 3 containers proceed to PAC without LD liability.</w:t>
      </w:r>
    </w:p>
    <w:p w14:paraId="68E1BF2E" w14:textId="77777777" w:rsidR="00E873DB" w:rsidRDefault="00E873DB"/>
    <w:p w14:paraId="37703CC0" w14:textId="77777777" w:rsidR="00E873DB" w:rsidRDefault="00000000">
      <w:r>
        <w:rPr>
          <w:b/>
        </w:rPr>
        <w:t>Example 3 — Escalation:</w:t>
      </w:r>
    </w:p>
    <w:p w14:paraId="67D760F2" w14:textId="77777777" w:rsidR="00E873DB" w:rsidRDefault="00000000">
      <w:r>
        <w:t>If delayed container prevents PCS minimum load, escalates to Full Park from that date.</w:t>
      </w:r>
    </w:p>
    <w:p w14:paraId="4CAF23E4" w14:textId="77777777" w:rsidR="00E873DB" w:rsidRDefault="00000000">
      <w:r>
        <w:br w:type="page"/>
      </w:r>
    </w:p>
    <w:p w14:paraId="7600C4F5" w14:textId="77777777" w:rsidR="00E873DB" w:rsidRDefault="00000000">
      <w:pPr>
        <w:spacing w:before="320"/>
      </w:pPr>
      <w:r>
        <w:rPr>
          <w:b/>
          <w:color w:val="1A365D"/>
          <w:sz w:val="24"/>
        </w:rPr>
        <w:lastRenderedPageBreak/>
        <w:t>SCHEDULE C — OEM DIRECT WARRANTY UNDERTAKING</w:t>
      </w:r>
    </w:p>
    <w:p w14:paraId="1690D0C2" w14:textId="77777777" w:rsidR="00E873DB" w:rsidRDefault="00000000">
      <w:r>
        <w:t>[Annexed: OEM-Direct-Warranty-Undertaking-Linyang.docx — to be executed by Linyang, Lighthief Cyprus Ltd, and Client simultaneously with this Agreement.]</w:t>
      </w:r>
    </w:p>
    <w:p w14:paraId="4CA56FBA" w14:textId="77777777" w:rsidR="00E873DB" w:rsidRDefault="00000000">
      <w:r>
        <w:t>The OEM Direct Warranty Undertaking confirms:</w:t>
      </w:r>
    </w:p>
    <w:p w14:paraId="01BC16D4" w14:textId="77777777" w:rsidR="00E873DB" w:rsidRDefault="00000000">
      <w:pPr>
        <w:ind w:left="567"/>
      </w:pPr>
      <w:r>
        <w:t>(a) Linyang’s 5-year product warranty applies to all equipment supplied for this Project through the Distributor;</w:t>
      </w:r>
    </w:p>
    <w:p w14:paraId="27C477D8" w14:textId="77777777" w:rsidR="00E873DB" w:rsidRDefault="00000000">
      <w:pPr>
        <w:ind w:left="567"/>
      </w:pPr>
      <w:r>
        <w:t>(b) The Client may enforce the warranty directly against Linyang if the Contractor cannot perform;</w:t>
      </w:r>
    </w:p>
    <w:p w14:paraId="37364F1F" w14:textId="77777777" w:rsidR="00E873DB" w:rsidRDefault="00000000">
      <w:pPr>
        <w:ind w:left="567"/>
      </w:pPr>
      <w:r>
        <w:t>(c) The undertaking survives termination of any agreement between Linyang and Lighthief;</w:t>
      </w:r>
    </w:p>
    <w:p w14:paraId="398624D7" w14:textId="77777777" w:rsidR="00E873DB" w:rsidRDefault="00000000">
      <w:pPr>
        <w:ind w:left="567"/>
      </w:pPr>
      <w:r>
        <w:t>(d) Governing law: Singapore (SIAC arbitration, Cyprus carve-out for interim relief).</w:t>
      </w:r>
    </w:p>
    <w:p w14:paraId="6A401801" w14:textId="77777777" w:rsidR="00E873DB" w:rsidRDefault="00000000">
      <w:r>
        <w:br w:type="page"/>
      </w:r>
    </w:p>
    <w:p w14:paraId="37E5DEA4" w14:textId="77777777" w:rsidR="00E873DB" w:rsidRDefault="00000000">
      <w:pPr>
        <w:spacing w:before="320"/>
      </w:pPr>
      <w:r>
        <w:rPr>
          <w:b/>
          <w:color w:val="1A365D"/>
          <w:sz w:val="24"/>
        </w:rPr>
        <w:lastRenderedPageBreak/>
        <w:t>SIGNATURES</w:t>
      </w:r>
    </w:p>
    <w:p w14:paraId="089B1239" w14:textId="77777777" w:rsidR="00E873DB" w:rsidRDefault="00E873DB"/>
    <w:p w14:paraId="4016C39D" w14:textId="77777777" w:rsidR="00E873DB" w:rsidRDefault="00000000">
      <w:r>
        <w:t>For and on behalf of Lighthief Cyprus Ltd (“Contractor”):</w:t>
      </w:r>
    </w:p>
    <w:p w14:paraId="445B2CA3" w14:textId="77777777" w:rsidR="00E873DB" w:rsidRDefault="00E873DB"/>
    <w:p w14:paraId="78CC3171" w14:textId="77777777" w:rsidR="00E873DB" w:rsidRDefault="00000000">
      <w:r>
        <w:t>Name: __________________________</w:t>
      </w:r>
    </w:p>
    <w:p w14:paraId="4C91C026" w14:textId="77777777" w:rsidR="00E873DB" w:rsidRDefault="00000000">
      <w:r>
        <w:t>Title: __________________________</w:t>
      </w:r>
    </w:p>
    <w:p w14:paraId="0E8554A3" w14:textId="77777777" w:rsidR="00E873DB" w:rsidRDefault="00000000">
      <w:r>
        <w:t>Signature: _____________________</w:t>
      </w:r>
    </w:p>
    <w:p w14:paraId="2C0CBB18" w14:textId="77777777" w:rsidR="00E873DB" w:rsidRDefault="00000000">
      <w:r>
        <w:t>Date: __________________________</w:t>
      </w:r>
    </w:p>
    <w:p w14:paraId="7F72654D" w14:textId="77777777" w:rsidR="00E873DB" w:rsidRDefault="00E873DB"/>
    <w:p w14:paraId="62A53627" w14:textId="77777777" w:rsidR="00E873DB" w:rsidRDefault="00E873DB"/>
    <w:p w14:paraId="771B67AE" w14:textId="77777777" w:rsidR="00E873DB" w:rsidRDefault="00000000">
      <w:r>
        <w:t>For and on behalf of Galascope Ltd (“Client”):</w:t>
      </w:r>
    </w:p>
    <w:p w14:paraId="71658587" w14:textId="77777777" w:rsidR="00E873DB" w:rsidRDefault="00E873DB"/>
    <w:p w14:paraId="5EC08E0B" w14:textId="77777777" w:rsidR="00E873DB" w:rsidRDefault="00000000">
      <w:r>
        <w:t>Name:   Ntinos Konstantinos</w:t>
      </w:r>
    </w:p>
    <w:p w14:paraId="1C161B88" w14:textId="77777777" w:rsidR="00E873DB" w:rsidRDefault="00000000">
      <w:r>
        <w:t>Title:   Director</w:t>
      </w:r>
    </w:p>
    <w:p w14:paraId="172AFA97" w14:textId="77777777" w:rsidR="00E873DB" w:rsidRDefault="00000000">
      <w:r>
        <w:t>Signature: _____________________</w:t>
      </w:r>
    </w:p>
    <w:p w14:paraId="66DC1F96" w14:textId="77777777" w:rsidR="00E873DB" w:rsidRDefault="00000000">
      <w:r>
        <w:t>Date: __________________________</w:t>
      </w:r>
    </w:p>
    <w:p w14:paraId="25B4A831" w14:textId="77777777" w:rsidR="00E873DB" w:rsidRDefault="00000000">
      <w:r>
        <w:br w:type="page"/>
      </w:r>
    </w:p>
    <w:p w14:paraId="1EA52C74" w14:textId="77777777" w:rsidR="00E873DB" w:rsidRDefault="00000000">
      <w:pPr>
        <w:jc w:val="center"/>
      </w:pPr>
      <w:r>
        <w:rPr>
          <w:b/>
          <w:color w:val="1A365D"/>
          <w:sz w:val="28"/>
        </w:rPr>
        <w:lastRenderedPageBreak/>
        <w:t>ANNEX V6 — AMENDMENT SCHEDULE (JUNE 2026)</w:t>
      </w:r>
    </w:p>
    <w:p w14:paraId="41A73103" w14:textId="77777777" w:rsidR="00E873DB" w:rsidRDefault="00000000">
      <w:pPr>
        <w:spacing w:after="100"/>
        <w:jc w:val="both"/>
      </w:pPr>
      <w:r>
        <w:rPr>
          <w:i/>
          <w:sz w:val="21"/>
        </w:rPr>
        <w:t>This Amendment Schedule forms part of EPC Agreement LCY-EPC-GAL-B1-2026. It amends and, where it states it replaces a clause, supersedes the corresponding clause in the body. Where this Schedule is inconsistent with the body, this Schedule prevails. Defined terms have the meaning given in the body.</w:t>
      </w:r>
    </w:p>
    <w:p w14:paraId="461015E2" w14:textId="77777777" w:rsidR="00E873DB" w:rsidRDefault="00000000">
      <w:r>
        <w:rPr>
          <w:b/>
          <w:color w:val="404040"/>
          <w:sz w:val="17"/>
        </w:rPr>
        <w:t xml:space="preserve">Colour key:  </w:t>
      </w:r>
      <w:r>
        <w:rPr>
          <w:color w:val="C00000"/>
          <w:sz w:val="17"/>
        </w:rPr>
        <w:t xml:space="preserve">■ included as requested   </w:t>
      </w:r>
      <w:r>
        <w:rPr>
          <w:color w:val="70209C"/>
          <w:sz w:val="17"/>
        </w:rPr>
        <w:t xml:space="preserve">■ included — our changes   </w:t>
      </w:r>
      <w:r>
        <w:rPr>
          <w:color w:val="C06000"/>
          <w:sz w:val="17"/>
        </w:rPr>
        <w:t xml:space="preserve">■ included — our counter   </w:t>
      </w:r>
      <w:r>
        <w:rPr>
          <w:color w:val="0F768A"/>
          <w:sz w:val="17"/>
        </w:rPr>
        <w:t xml:space="preserve">■ from Dino   </w:t>
      </w:r>
      <w:r>
        <w:rPr>
          <w:color w:val="1F49C0"/>
          <w:sz w:val="17"/>
        </w:rPr>
        <w:t xml:space="preserve">■ from Anastasios   </w:t>
      </w:r>
      <w:r>
        <w:rPr>
          <w:color w:val="1A365D"/>
          <w:sz w:val="17"/>
        </w:rPr>
        <w:t>■ base v6 amendment</w:t>
      </w:r>
    </w:p>
    <w:p w14:paraId="7224581D" w14:textId="77777777" w:rsidR="00E873DB" w:rsidRDefault="00000000">
      <w:pPr>
        <w:spacing w:before="140" w:after="40"/>
      </w:pPr>
      <w:r>
        <w:rPr>
          <w:b/>
          <w:color w:val="1A365D"/>
          <w:sz w:val="21"/>
        </w:rPr>
        <w:t xml:space="preserve">1A.4  Nature of EPC Execution.  </w:t>
      </w:r>
      <w:r>
        <w:rPr>
          <w:color w:val="1A365D"/>
          <w:sz w:val="21"/>
        </w:rPr>
        <w:t>Execution of this Agreement records the Parties' agreed terms. It is not an order to manufacture and creates no payment obligation. The order is placed, and the advance under Section 7.1(a) falls due, only on satisfaction of the Conditions Precedent in Sections 1A.1 and 1A.5.</w:t>
      </w:r>
    </w:p>
    <w:p w14:paraId="775548A4" w14:textId="77777777" w:rsidR="00E873DB" w:rsidRDefault="00000000">
      <w:pPr>
        <w:spacing w:before="140" w:after="40"/>
      </w:pPr>
      <w:r>
        <w:rPr>
          <w:b/>
          <w:color w:val="1A365D"/>
          <w:sz w:val="21"/>
        </w:rPr>
        <w:t xml:space="preserve">1A.5  Companion Documents — Condition Precedent to the Advance.  </w:t>
      </w:r>
      <w:r>
        <w:rPr>
          <w:color w:val="1A365D"/>
          <w:sz w:val="21"/>
        </w:rPr>
        <w:t>The advance shall not become due until the Contractor has presented to the Client, each substantially in the form attached: (a) the OEM Direct Warranty Undertaking, signed and sealed by the OEM, covering the Project (Galascope 1 and Galascope 2); (b) the Advance Payment Guarantee (APG No. 1) issued by the OEM's bank naming the Client as beneficiary; (c) the OEM 5% performance guarantee; and (d) the Confirmed Price Certificate per Section 6.1.</w:t>
      </w:r>
    </w:p>
    <w:p w14:paraId="1DD0C260" w14:textId="77777777" w:rsidR="00E873DB" w:rsidRDefault="00000000">
      <w:pPr>
        <w:spacing w:before="140" w:after="40"/>
      </w:pPr>
      <w:r>
        <w:rPr>
          <w:b/>
          <w:color w:val="1A365D"/>
          <w:sz w:val="21"/>
        </w:rPr>
        <w:t xml:space="preserve">1A.5A  Pre-Shipment Payment — Condition Precedent.  </w:t>
      </w:r>
      <w:r>
        <w:rPr>
          <w:color w:val="1A365D"/>
          <w:sz w:val="21"/>
        </w:rPr>
        <w:t>The pre-shipment payment (Section 7.1(b)) shall not become due until: (a) the equipment has passed the Factory Acceptance Test (Section 8.x)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14:paraId="6CBDAE05" w14:textId="77777777" w:rsidR="00E873DB" w:rsidRDefault="00000000">
      <w:pPr>
        <w:spacing w:before="140" w:after="40"/>
      </w:pPr>
      <w:r>
        <w:rPr>
          <w:b/>
          <w:color w:val="1A365D"/>
          <w:sz w:val="21"/>
        </w:rPr>
        <w:t xml:space="preserve">1A.6  Bilateral Walk-Away.  </w:t>
      </w:r>
      <w:r>
        <w:rPr>
          <w:color w:val="1A365D"/>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14:paraId="43C9EB27" w14:textId="77777777" w:rsidR="00E873DB" w:rsidRDefault="00000000">
      <w:pPr>
        <w:spacing w:before="140" w:after="40"/>
      </w:pPr>
      <w:r>
        <w:rPr>
          <w:b/>
          <w:color w:val="1A365D"/>
          <w:sz w:val="21"/>
        </w:rPr>
        <w:t xml:space="preserve">6.1(g)  Price Basis Certificates.  </w:t>
      </w:r>
      <w:r>
        <w:rPr>
          <w:color w:val="1A365D"/>
          <w:sz w:val="21"/>
        </w:rPr>
        <w:t>The Contractor shall issue: (i) an Indicative Price Basis Certificate at signing, stating the Indicative Contract Price, the reference indices (Mysteel lithium carbonate and EUR/CNY as at the Effective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14:paraId="344F2264" w14:textId="77777777" w:rsidR="00E873DB" w:rsidRDefault="00000000">
      <w:pPr>
        <w:spacing w:before="140" w:after="40"/>
      </w:pPr>
      <w:r>
        <w:rPr>
          <w:b/>
          <w:color w:val="1A365D"/>
          <w:sz w:val="21"/>
        </w:rPr>
        <w:t xml:space="preserve">6.1(h)  Price Validity Long-Stop.  </w:t>
      </w:r>
      <w:r>
        <w:rPr>
          <w:color w:val="1A365D"/>
          <w:sz w:val="21"/>
        </w:rPr>
        <w:t xml:space="preserve">Where the Client receives Connection Terms within six (6) months of the Effective Date, the Confirmed Price is set under sub-clauses (c)-(d) (two-way adjustment; upward movement capped at five percent (5%); downward movement passed through in full on milestones not yet invoiced). Where Connection Terms are received more than six (6) months after the Effective Date, the Contractor shall obtain a refreshed OEM quotation and re-anchor the </w:t>
      </w:r>
      <w:r>
        <w:rPr>
          <w:color w:val="1A365D"/>
          <w:sz w:val="21"/>
        </w:rPr>
        <w:lastRenderedPageBreak/>
        <w:t>Indicative Price and reference indices to the month of that refreshed quotation; the same two-way adjustment and 5% cap then apply from the re-anchored basis. Either Party may terminate under Section 6.1(d) if the resulting upward adjustment would exceed five percent (5%).</w:t>
      </w:r>
    </w:p>
    <w:p w14:paraId="5AE72D65" w14:textId="77777777" w:rsidR="00E873DB" w:rsidRDefault="00000000">
      <w:pPr>
        <w:spacing w:before="140" w:after="40"/>
      </w:pPr>
      <w:r>
        <w:rPr>
          <w:b/>
          <w:color w:val="1A365D"/>
          <w:sz w:val="21"/>
        </w:rPr>
        <w:t xml:space="preserve">6.1(a)  Price basis — consistent with the signed Letter of Intent (LOI Clause 4.4).  </w:t>
      </w:r>
      <w:r>
        <w:rPr>
          <w:color w:val="1A365D"/>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Effective Date. The two-way adjustment under Section 6.1(c)-(d) applies after signing only, to verified movement from the indices stated in the Indicative Price Basis Certificate at EPC signing (Section 6.1(g)). The OEM has confirmed it continues to hold this price at the current level. References in the body and Schedule A to the January 2026 quotation or reference values are read consistently with this paragraph and LOI Clause 4.4.</w:t>
      </w:r>
    </w:p>
    <w:p w14:paraId="71C55813" w14:textId="77777777" w:rsidR="00E873DB" w:rsidRDefault="00000000">
      <w:pPr>
        <w:spacing w:before="140" w:after="40"/>
      </w:pPr>
      <w:r>
        <w:rPr>
          <w:b/>
          <w:color w:val="1A365D"/>
          <w:sz w:val="21"/>
        </w:rPr>
        <w:t xml:space="preserve">8 / Schedule A Part 3  Delivery &amp; Shipping Schedule and Target PAC — confirmed at Connection Terms, not fixed at signing.  </w:t>
      </w:r>
      <w:r>
        <w:rPr>
          <w:color w:val="1A365D"/>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6.1(g);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14:paraId="3AD0CFAF" w14:textId="77777777" w:rsidR="00E873DB" w:rsidRDefault="00000000">
      <w:pPr>
        <w:spacing w:before="140" w:after="40"/>
      </w:pPr>
      <w:r>
        <w:rPr>
          <w:b/>
          <w:color w:val="1A365D"/>
          <w:sz w:val="21"/>
        </w:rPr>
        <w:t xml:space="preserve">1A.7  Client withdrawal on the delivery timeline.  </w:t>
      </w:r>
      <w:r>
        <w:rPr>
          <w:color w:val="1A365D"/>
          <w:sz w:val="21"/>
        </w:rPr>
        <w:t>If the Delivery Schedule confirmed at Connection Terms shows a delivery or Target PAC date that the Client reasonably considers too long,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w:t>
      </w:r>
    </w:p>
    <w:p w14:paraId="77BC2CEF" w14:textId="77777777" w:rsidR="00E873DB" w:rsidRDefault="00000000">
      <w:pPr>
        <w:spacing w:before="140" w:after="40"/>
      </w:pPr>
      <w:r>
        <w:rPr>
          <w:b/>
          <w:color w:val="1A365D"/>
          <w:sz w:val="21"/>
        </w:rPr>
        <w:t xml:space="preserve">5A.1(f)  Planning.  </w:t>
      </w:r>
      <w:r>
        <w:rPr>
          <w:color w:val="1A365D"/>
          <w:sz w:val="21"/>
        </w:rPr>
        <w:t>The Client shall use reasonable endeavours to obtain planning permissions and landowner consents within sixty (60) days of the Effective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14:paraId="0914CE27" w14:textId="77777777" w:rsidR="00E873DB" w:rsidRDefault="00000000">
      <w:pPr>
        <w:spacing w:before="140" w:after="40"/>
      </w:pPr>
      <w:r>
        <w:rPr>
          <w:b/>
          <w:color w:val="1A365D"/>
          <w:sz w:val="21"/>
        </w:rPr>
        <w:t xml:space="preserve">8.4.7A  Upstream Force Majeure (OEM Flow-Through) — replaces the body clause.  </w:t>
      </w:r>
      <w:r>
        <w:rPr>
          <w:color w:val="1A365D"/>
          <w:sz w:val="21"/>
        </w:rPr>
        <w:t xml:space="preserve">(a)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w:t>
      </w:r>
      <w:r>
        <w:rPr>
          <w:color w:val="1A365D"/>
          <w:sz w:val="21"/>
        </w:rPr>
        <w:lastRenderedPageBreak/>
        <w:t>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14:paraId="7E35756C" w14:textId="77777777" w:rsidR="00E873DB" w:rsidRDefault="00000000">
      <w:pPr>
        <w:spacing w:before="140" w:after="40"/>
      </w:pPr>
      <w:r>
        <w:rPr>
          <w:b/>
          <w:color w:val="1A365D"/>
          <w:sz w:val="21"/>
        </w:rPr>
        <w:t xml:space="preserve">10.9(b)  Advance Payment Guarantee No. 1 — advance tranche (replaces body 10.9(b)).  </w:t>
      </w:r>
      <w:r>
        <w:rPr>
          <w:color w:val="1A365D"/>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14:paraId="63E6A678" w14:textId="77777777" w:rsidR="00E873DB" w:rsidRDefault="00000000">
      <w:pPr>
        <w:spacing w:before="140" w:after="40"/>
      </w:pPr>
      <w:r>
        <w:rPr>
          <w:b/>
          <w:color w:val="1A365D"/>
          <w:sz w:val="21"/>
        </w:rPr>
        <w:t xml:space="preserve">10.9(aa)  APG issuance &amp; validity — confirmed mechanism (addresses the legality query).  </w:t>
      </w:r>
      <w:r>
        <w:rPr>
          <w:color w:val="1A365D"/>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14:paraId="228D3BB6" w14:textId="77777777" w:rsidR="00E873DB" w:rsidRDefault="00000000">
      <w:pPr>
        <w:spacing w:before="140" w:after="40"/>
      </w:pPr>
      <w:r>
        <w:rPr>
          <w:b/>
          <w:color w:val="1A365D"/>
          <w:sz w:val="21"/>
        </w:rPr>
        <w:t xml:space="preserve">10.9(c)  Advance Payment Guarantee No. 2 — pre-shipment tranche (new).  </w:t>
      </w:r>
      <w:r>
        <w:rPr>
          <w:color w:val="1A365D"/>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14:paraId="1F388119" w14:textId="77777777" w:rsidR="00E873DB" w:rsidRDefault="00000000">
      <w:pPr>
        <w:spacing w:before="140" w:after="40"/>
      </w:pPr>
      <w:r>
        <w:rPr>
          <w:b/>
          <w:color w:val="1A365D"/>
          <w:sz w:val="21"/>
        </w:rPr>
        <w:t xml:space="preserve">10.9(d)  APG validity — to PAC (replaces body 10.9(d) 'delivery + 30 days').  </w:t>
      </w:r>
      <w:r>
        <w:rPr>
          <w:color w:val="1A365D"/>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14:paraId="55BD569A" w14:textId="77777777" w:rsidR="00E873DB" w:rsidRDefault="00000000">
      <w:pPr>
        <w:spacing w:before="140" w:after="40"/>
        <w:rPr>
          <w:ins w:id="59" w:author="Stelios Constantinou" w:date="2026-07-28T15:42:00Z" w16du:dateUtc="2026-07-28T12:42:00Z"/>
          <w:color w:val="1A365D"/>
          <w:sz w:val="21"/>
        </w:rPr>
      </w:pPr>
      <w:r>
        <w:rPr>
          <w:b/>
          <w:color w:val="1A365D"/>
          <w:sz w:val="21"/>
        </w:rPr>
        <w:t xml:space="preserve">10.9(e)  APG trigger.  </w:t>
      </w:r>
      <w:r>
        <w:rPr>
          <w:color w:val="1A365D"/>
          <w:sz w:val="21"/>
        </w:rPr>
        <w:t xml:space="preserve">A demand may be made under either APG where the manufacturer has failed to refund the relevant prepayment when due, or has failed to deliver conforming/functioning </w:t>
      </w:r>
      <w:r>
        <w:rPr>
          <w:color w:val="1A365D"/>
          <w:sz w:val="21"/>
        </w:rPr>
        <w:lastRenderedPageBreak/>
        <w:t>equipment, including on the Client's rejection of equipment at commissioning (see Section 9 rejection window and the manufacturing-defect carve-out below).</w:t>
      </w:r>
    </w:p>
    <w:p w14:paraId="4A1AA403" w14:textId="2700AEE4" w:rsidR="00BB0B34" w:rsidRDefault="00BB0B34">
      <w:pPr>
        <w:spacing w:before="140" w:after="40"/>
      </w:pPr>
      <w:ins w:id="60" w:author="Stelios Constantinou" w:date="2026-07-28T15:42:00Z" w16du:dateUtc="2026-07-28T12:42:00Z">
        <w:r>
          <w:rPr>
            <w:color w:val="1A365D"/>
            <w:sz w:val="21"/>
          </w:rPr>
          <w:t>TO BE CONSISTENT WITH WO</w:t>
        </w:r>
      </w:ins>
      <w:ins w:id="61" w:author="Stelios Constantinou" w:date="2026-07-28T15:43:00Z" w16du:dateUtc="2026-07-28T12:43:00Z">
        <w:r>
          <w:rPr>
            <w:color w:val="1A365D"/>
            <w:sz w:val="21"/>
          </w:rPr>
          <w:t>RDING IN THE PAG</w:t>
        </w:r>
      </w:ins>
    </w:p>
    <w:p w14:paraId="5BB02677" w14:textId="77777777" w:rsidR="00E873DB" w:rsidRDefault="00000000">
      <w:pPr>
        <w:spacing w:before="140" w:after="40"/>
      </w:pPr>
      <w:r>
        <w:rPr>
          <w:b/>
          <w:color w:val="1A365D"/>
          <w:sz w:val="21"/>
        </w:rPr>
        <w:t xml:space="preserve">10.9A  Security layering alongside the APGs.  </w:t>
      </w:r>
      <w:r>
        <w:rPr>
          <w:color w:val="1A365D"/>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14:paraId="0FC078E0" w14:textId="77777777" w:rsidR="00E873DB" w:rsidRDefault="00000000">
      <w:pPr>
        <w:spacing w:before="140" w:after="40"/>
      </w:pPr>
      <w:r>
        <w:rPr>
          <w:b/>
          <w:color w:val="1A365D"/>
          <w:sz w:val="21"/>
        </w:rPr>
        <w:t xml:space="preserve">8.x  Pre-Shipment Inspection / Factory Acceptance Test (FAT).  </w:t>
      </w:r>
      <w:r>
        <w:rPr>
          <w:color w:val="1A365D"/>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14:paraId="65E9F473" w14:textId="47131D3A" w:rsidR="00E873DB" w:rsidRDefault="00000000">
      <w:pPr>
        <w:spacing w:before="140" w:after="40"/>
        <w:rPr>
          <w:ins w:id="62" w:author="Stelios Constantinou" w:date="2026-07-28T16:03:00Z" w16du:dateUtc="2026-07-28T13:03:00Z"/>
          <w:color w:val="C00000"/>
          <w:sz w:val="21"/>
        </w:rPr>
      </w:pPr>
      <w:r>
        <w:rPr>
          <w:b/>
          <w:color w:val="C00000"/>
          <w:sz w:val="21"/>
        </w:rPr>
        <w:t xml:space="preserve">9.2A  Final Acceptance Certificate (FAC).  </w:t>
      </w:r>
      <w:r>
        <w:rPr>
          <w:color w:val="C00000"/>
          <w:sz w:val="21"/>
        </w:rPr>
        <w:t>At the end of the Defects Liability Period (three (3) months after PAC), the Contractor shall issue a Final Acceptance Certificate once: (a) all defects notified during the Defects Liability Period have been rectified to the Client's reasonable satisfaction; (b) all punch-list items are closed or formally deferred by written agreement; and (c) the deliverables in Section 19.12 have been provided. The Retention shall be released within thirty (30) days of FAC issuance. If the Contractor fails to issue a FAC within thirty (30) days of the end of the Defects Liability Period despite the above conditions being met, the Client may issue the FAC itself and the Retention shall be released automatically.</w:t>
      </w:r>
      <w:ins w:id="63" w:author="Stelios Constantinou" w:date="2026-07-28T15:48:00Z" w16du:dateUtc="2026-07-28T12:48:00Z">
        <w:r w:rsidR="00BB0B34">
          <w:rPr>
            <w:color w:val="C00000"/>
            <w:sz w:val="21"/>
          </w:rPr>
          <w:t xml:space="preserve">  AN INDEPENDEDNT </w:t>
        </w:r>
      </w:ins>
      <w:ins w:id="64" w:author="Stelios Constantinou" w:date="2026-07-28T15:49:00Z" w16du:dateUtc="2026-07-28T12:49:00Z">
        <w:r w:rsidR="00BB0B34">
          <w:rPr>
            <w:color w:val="C00000"/>
            <w:sz w:val="21"/>
          </w:rPr>
          <w:t>EXPERT TO VERIFY ALL MATTERS HAVE BEEN RESOLVED TO PROCEED WITH FAC SIGNING</w:t>
        </w:r>
      </w:ins>
      <w:ins w:id="65" w:author="Stelios Constantinou" w:date="2026-07-28T16:03:00Z" w16du:dateUtc="2026-07-28T13:03:00Z">
        <w:r w:rsidR="002C35DB">
          <w:rPr>
            <w:color w:val="C00000"/>
            <w:sz w:val="21"/>
          </w:rPr>
          <w:t>.</w:t>
        </w:r>
      </w:ins>
    </w:p>
    <w:p w14:paraId="53EF7CBB" w14:textId="4C3D4DA1" w:rsidR="002C35DB" w:rsidRDefault="002C35DB">
      <w:pPr>
        <w:spacing w:before="140" w:after="40"/>
      </w:pPr>
      <w:ins w:id="66" w:author="Stelios Constantinou" w:date="2026-07-28T16:03:00Z" w16du:dateUtc="2026-07-28T13:03:00Z">
        <w:r>
          <w:rPr>
            <w:color w:val="C00000"/>
            <w:sz w:val="21"/>
          </w:rPr>
          <w:t xml:space="preserve">REMEDY IN CASE OF </w:t>
        </w:r>
      </w:ins>
      <w:ins w:id="67" w:author="Stelios Constantinou" w:date="2026-07-28T16:04:00Z" w16du:dateUtc="2026-07-28T13:04:00Z">
        <w:r>
          <w:rPr>
            <w:color w:val="C00000"/>
            <w:sz w:val="21"/>
          </w:rPr>
          <w:t xml:space="preserve">SYSTEM UNDERPERFORMANCE </w:t>
        </w:r>
      </w:ins>
    </w:p>
    <w:p w14:paraId="5B53E021" w14:textId="77777777" w:rsidR="00E873DB" w:rsidRDefault="00000000">
      <w:pPr>
        <w:spacing w:before="140" w:after="40"/>
      </w:pPr>
      <w:r>
        <w:rPr>
          <w:b/>
          <w:color w:val="C06000"/>
          <w:sz w:val="21"/>
        </w:rPr>
        <w:t xml:space="preserve">9.1B  PAC with performance shortfall — remedy and cap.  </w:t>
      </w:r>
      <w:r>
        <w:rPr>
          <w:color w:val="C06000"/>
          <w:sz w:val="21"/>
        </w:rPr>
        <w:t>If measured capacity or Round-Trip Efficiency is below the Contract guarantees (Section 10.6) but above the PAC hard floor (Section 9.1(a)–(b)), PAC shall be issued but the Contractor shall, at the Client's election, (i) perform augmentation, repair or recommissioning to restore performance to the guaranteed level within sixty (60) days of PAC; or (ii) pay Liquidated Damages calculated as: LD = (Guaranteed level − Measured level) × System Capacity × prevailing market rate per kWh for equivalent battery modules. The aggregate Liquidated Damages for performance shortfall under this Section shall not exceed ten percent (10%) of the Component A Equipment Supply Price. This cap shall not apply to manufacturing defects, which are subject to the uncapped remedy in Section 13.5 and the OEM Direct Warranty Undertaking. Performance shortfall LDs under this Section and Delay LDs under Section 8.4 shall not be aggregated beyond the respective caps for each.</w:t>
      </w:r>
    </w:p>
    <w:p w14:paraId="3BCA3199" w14:textId="77777777" w:rsidR="00E873DB" w:rsidRDefault="00000000">
      <w:pPr>
        <w:spacing w:before="140" w:after="40"/>
      </w:pPr>
      <w:r>
        <w:rPr>
          <w:b/>
          <w:color w:val="C06000"/>
          <w:sz w:val="21"/>
        </w:rPr>
        <w:lastRenderedPageBreak/>
        <w:t xml:space="preserve">8.4.8  Delivery Schedule hardening and FM preservation.  </w:t>
      </w:r>
      <w:r>
        <w:rPr>
          <w:color w:val="C06000"/>
          <w:sz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14:paraId="56DD8BBA" w14:textId="77777777" w:rsidR="00E873DB" w:rsidRDefault="00000000">
      <w:pPr>
        <w:spacing w:before="140" w:after="40"/>
      </w:pPr>
      <w:r>
        <w:rPr>
          <w:b/>
          <w:color w:val="C06000"/>
          <w:sz w:val="21"/>
        </w:rPr>
        <w:t xml:space="preserve">7.4(e)  Set-off rights.  </w:t>
      </w:r>
      <w:r>
        <w:rPr>
          <w:color w:val="C06000"/>
          <w:sz w:val="21"/>
        </w:rPr>
        <w:t>The Client may set off against any unpaid milestone or PAC payment any amount that is: (i) agreed in writing by the Parties as due from the Contractor; or (ii) determined as due by a binding adjudicator's or expert's decision under Section 15.3. Set-off shall not apply to amounts that are disputed in good faith and not yet ascertained. The Client shall give the Contractor seven (7) Business Days' prior written notice before exercising any set-off right, identifying the amount and basis of the set-off.</w:t>
      </w:r>
    </w:p>
    <w:p w14:paraId="0C4653E9" w14:textId="77777777" w:rsidR="00E873DB" w:rsidRDefault="00000000">
      <w:pPr>
        <w:spacing w:before="140" w:after="40"/>
      </w:pPr>
      <w:r>
        <w:rPr>
          <w:b/>
          <w:color w:val="70209C"/>
          <w:sz w:val="21"/>
        </w:rPr>
        <w:t xml:space="preserve">14.6  Insurance — coverage structure and Contractor's procurement covenant.  </w:t>
      </w:r>
      <w:r>
        <w:rPr>
          <w:color w:val="70209C"/>
          <w:sz w:val="21"/>
        </w:rPr>
        <w:t>(a) Coverage structure. The sea voyage from the port of shipment to CIF Limassol is intended to be covered by the OEM's (Linyang's) CIF marine cargo insurance, and the Contractor's Construction All-Risks (CAR) policy is intended to attach from arrival at the port of discharge (CIF Limassol) and to run through inland transit and installation to PAC. (b) Procurement covenant. The Contractor shall use all reasonable endeavours to procure, and to maintain in force for the relevant periods, insurances that: (i) name Lighthief Cyprus Ltd as insured; (ii) name the Client (Galascope Ltd) and, where notified, its project-finance lender or security agent as additional insured on the CAR and Public Liability policies, with a waiver of subrogation in their favour and, in respect of the lender, a loss-payee / lenders' endorsement; (iii) provide inland-transit cover attaching from the port of discharge through to delivery at Site; and (iv) so far as reasonably obtainable from insurers, bridge the interface between the OEM's marine cargo cover and the CAR cover (including by way of a difference-in-conditions or 50/50 loss-sharing basis). (c) Evidence. The Contractor shall provide certificates of insurance and the relevant endorsements evidencing the above before work commences at Site (and, in respect of any advance payment, per Section 14.4), and shall notify the Client promptly of any material change to or cancellation of any policy. (d) Where any endorsement in (b) is not obtainable from insurers on commercially reasonable terms, the Contractor shall notify the Client and the Parties shall agree an alternative arrangement in good faith; nothing in this Section warrants cover that insurers decline to provide. (e) Commissioning failure due to Contractor negligence. For the avoidance of doubt, any failure to achieve commissioning, or any defect, that is attributable to the Contractor's professional negligence (including electrical-engineering or design negligence) is covered under the Contractor's Professional Indemnity insurance, which the Contractor maintains with a limit of not less than EUR 2,000,000; this is in addition to, and does not limit, the Contractor's rectification, delay-LD, performance-LD, retention and performance-guarantee obligations under this Agreement.</w:t>
      </w:r>
    </w:p>
    <w:p w14:paraId="010DD65C" w14:textId="77777777" w:rsidR="00E873DB" w:rsidRDefault="00000000">
      <w:pPr>
        <w:spacing w:before="140" w:after="40"/>
      </w:pPr>
      <w:r>
        <w:rPr>
          <w:b/>
          <w:color w:val="C00000"/>
          <w:sz w:val="21"/>
        </w:rPr>
        <w:lastRenderedPageBreak/>
        <w:t xml:space="preserve">11.5  Integrated document suite and interpretation (client-agreed).  </w:t>
      </w:r>
      <w:r>
        <w:rPr>
          <w:color w:val="C00000"/>
          <w:sz w:val="21"/>
        </w:rPr>
        <w:t>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interpretation that is most favourable to the Client shall govern.</w:t>
      </w:r>
    </w:p>
    <w:p w14:paraId="0AE52A31" w14:textId="77777777" w:rsidR="00E873DB" w:rsidRDefault="00000000">
      <w:pPr>
        <w:spacing w:before="140" w:after="40"/>
      </w:pPr>
      <w:r>
        <w:rPr>
          <w:b/>
          <w:color w:val="C06000"/>
          <w:sz w:val="21"/>
        </w:rPr>
        <w:t xml:space="preserve">7.1A  Independent Engineer sign-off — PAC payment.  </w:t>
      </w:r>
      <w:r>
        <w:rPr>
          <w:color w:val="C06000"/>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14:paraId="14905812" w14:textId="77777777" w:rsidR="00E873DB" w:rsidRDefault="00000000">
      <w:pPr>
        <w:spacing w:before="140" w:after="40"/>
      </w:pPr>
      <w:r>
        <w:rPr>
          <w:b/>
          <w:color w:val="C06000"/>
          <w:sz w:val="21"/>
        </w:rPr>
        <w:t xml:space="preserve">13.3A  Additional liability carve-outs (not subject to any cap).  </w:t>
      </w:r>
      <w:r>
        <w:rPr>
          <w:color w:val="C06000"/>
          <w:sz w:val="21"/>
        </w:rPr>
        <w:t>In addition to the carve-outs in Section 13.3, the liability caps in Section 13.2 shall not apply to: (a) latent defects in the Works or Equipment; and (b) non-conformity with mandatory safety requirements or applicable grid-code requirements.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14:paraId="008F6759" w14:textId="77777777" w:rsidR="00E873DB" w:rsidRDefault="00000000">
      <w:pPr>
        <w:spacing w:before="140" w:after="40"/>
      </w:pPr>
      <w:r>
        <w:rPr>
          <w:b/>
          <w:color w:val="1F49C0"/>
          <w:sz w:val="21"/>
        </w:rPr>
        <w:t xml:space="preserve">16.3B  Lighthief International Ltd — performance undertaking.  </w:t>
      </w:r>
      <w:r>
        <w:rPr>
          <w:color w:val="1F49C0"/>
          <w:sz w:val="21"/>
        </w:rPr>
        <w:t>Lighthief International Ltd guarantees to the Client the due performance by Lighthief Cyprus Ltd of its core EPC obligations under this Agreement, being: (a) delivery of the BESS equipment to Site as EPC Contractor; (b) installation, commissioning and handover of the BESS to the technical specification in Schedule A; and (c) the Contractor's warranty obligations under Section 10.1 for the Warranty Period. This undertaking: (i) does not extend to financial liabilities beyond the Contract Price, to the LTSA or EMS services (which are contracted separately), or to OEM obligations guaranteed under the DWU and performance guarantee; (ii) is governed by Cyprus law; and (iii) remains in force for the duration of the Warranty Period. This undertaking is provided by way of a parent-company confirmation letter from Lighthief International Ltd, signed by its authorised officer (Dr. Arkadius Sybaris, Founder &amp; CEO), delivered to the Client before the advance payment under Section 7.1(a) becomes due.</w:t>
      </w:r>
    </w:p>
    <w:p w14:paraId="187C7107" w14:textId="77777777" w:rsidR="00E873DB" w:rsidRDefault="00000000">
      <w:pPr>
        <w:spacing w:before="140" w:after="40"/>
      </w:pPr>
      <w:r>
        <w:rPr>
          <w:b/>
          <w:color w:val="1A365D"/>
          <w:sz w:val="21"/>
        </w:rPr>
        <w:t xml:space="preserve">9.x  Extended rejection window.  </w:t>
      </w:r>
      <w:r>
        <w:rPr>
          <w:color w:val="1A365D"/>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14:paraId="7908D166" w14:textId="77777777" w:rsidR="00E873DB" w:rsidRDefault="00000000">
      <w:pPr>
        <w:spacing w:before="140" w:after="40"/>
      </w:pPr>
      <w:r>
        <w:rPr>
          <w:b/>
          <w:color w:val="1A365D"/>
          <w:sz w:val="21"/>
        </w:rPr>
        <w:t xml:space="preserve">13.2  Limitation of Liability — replaces body 13.2.  </w:t>
      </w:r>
      <w:r>
        <w:rPr>
          <w:color w:val="1A365D"/>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14:paraId="62563E6C" w14:textId="77777777" w:rsidR="00E873DB" w:rsidRDefault="00000000">
      <w:pPr>
        <w:spacing w:before="140" w:after="40"/>
      </w:pPr>
      <w:r>
        <w:rPr>
          <w:b/>
          <w:color w:val="1A365D"/>
          <w:sz w:val="21"/>
        </w:rPr>
        <w:lastRenderedPageBreak/>
        <w:t xml:space="preserve">13.5  Manufacturing-defect carve-out.  </w:t>
      </w:r>
      <w:r>
        <w:rPr>
          <w:color w:val="1A365D"/>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14:paraId="21A5A58E" w14:textId="77777777" w:rsidR="00E873DB" w:rsidRDefault="00000000">
      <w:pPr>
        <w:spacing w:before="140" w:after="40"/>
      </w:pPr>
      <w:r>
        <w:rPr>
          <w:b/>
          <w:color w:val="1A365D"/>
          <w:sz w:val="21"/>
        </w:rPr>
        <w:t xml:space="preserve">4.4 / 3.1  EMS provider (replaces references to the EMS integration affiliate).  </w:t>
      </w:r>
      <w:r>
        <w:rPr>
          <w:color w:val="1A365D"/>
          <w:sz w:val="21"/>
        </w:rPr>
        <w:t>EMS integration, SCADA commissioning and the DISPERON software subscription are provided by R&amp;D Innovations Sp. z o.o. (NIP 9492265995; trading as DISPERON), a company under Lighthief International Ltd, under a separate EMS Integration Agreement and EMS Subscription Addendum. The Contractor guarantees that provider's performance of its obligations under those documents.</w:t>
      </w:r>
    </w:p>
    <w:p w14:paraId="6ACCF6C6" w14:textId="77777777" w:rsidR="00E873DB" w:rsidRDefault="00000000">
      <w:pPr>
        <w:spacing w:before="140" w:after="40"/>
      </w:pPr>
      <w:r>
        <w:rPr>
          <w:b/>
          <w:color w:val="C00000"/>
          <w:sz w:val="21"/>
        </w:rPr>
        <w:t xml:space="preserve">4.4(f)  End-to-end interface responsibility.  </w:t>
      </w:r>
      <w:r>
        <w:rPr>
          <w:color w:val="C00000"/>
          <w:sz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14:paraId="542400FD" w14:textId="77777777" w:rsidR="00E873DB" w:rsidRDefault="00000000">
      <w:pPr>
        <w:spacing w:before="140" w:after="40"/>
      </w:pPr>
      <w:r>
        <w:rPr>
          <w:b/>
          <w:color w:val="C00000"/>
          <w:sz w:val="21"/>
        </w:rPr>
        <w:t xml:space="preserve">10.5A  Warranty-void carve-out — EMS/monitoring failures.  </w:t>
      </w:r>
      <w:r>
        <w:rPr>
          <w:color w:val="C00000"/>
          <w:sz w:val="21"/>
        </w:rPr>
        <w:t>The warranty-voiding conditions set out in Section 10.5 shall not be invoked by the Contractor, and shall not restrict the Client's rights under the OEM Direct Warranty Undertaking or the LTSA availability guarantee, where the condition was caused by or attributable to: (a) DISPERON (R&amp;D Innovations Sp. z o.o.) in its capacity as EMS provider; (b) any other entity within the Lighthief group of companies acting in connection with the Project; or (c) the Contractor's own monitoring failure or failure to issue a timely alert that would have enabled the Client to prevent the condition.</w:t>
      </w:r>
    </w:p>
    <w:p w14:paraId="0446DBE1" w14:textId="77777777" w:rsidR="00E873DB" w:rsidRDefault="00000000">
      <w:pPr>
        <w:spacing w:before="140" w:after="40"/>
      </w:pPr>
      <w:r>
        <w:rPr>
          <w:b/>
          <w:color w:val="C00000"/>
          <w:sz w:val="21"/>
        </w:rPr>
        <w:t xml:space="preserve">1A.5(e)  LTSA as companion document — simultaneous execution.  </w:t>
      </w:r>
      <w:r>
        <w:rPr>
          <w:color w:val="C00000"/>
          <w:sz w:val="21"/>
        </w:rPr>
        <w:t>In addition to the companion documents in Section 1A.5(a)–(d), the Client's obligation to pay the advance under Section 7.1(a) is also conditional upon the Long-Term Service Agreement (LTSA) between the same Parties (Ref. LCY-LTSA-GAL-2026) being executed simultaneously with or before this Agreement. The Parties confirm their mutual intent to execute the EPC, LTSA and OEM Direct Warranty Undertaking at the same time.</w:t>
      </w:r>
    </w:p>
    <w:p w14:paraId="2D6E04C8" w14:textId="77777777" w:rsidR="00E873DB" w:rsidRDefault="00000000">
      <w:pPr>
        <w:spacing w:before="140" w:after="40"/>
      </w:pPr>
      <w:r>
        <w:rPr>
          <w:b/>
          <w:color w:val="C00000"/>
          <w:sz w:val="21"/>
        </w:rPr>
        <w:t xml:space="preserve">19.12  Technical deliverables at handover.  </w:t>
      </w:r>
      <w:r>
        <w:rPr>
          <w:color w:val="C00000"/>
          <w:sz w:val="21"/>
        </w:rPr>
        <w:t>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where reasonably available. These deliverables are a condition of final retention release under Section 7.4.</w:t>
      </w:r>
    </w:p>
    <w:p w14:paraId="70BA2F6A" w14:textId="77777777" w:rsidR="00E873DB" w:rsidRDefault="00000000">
      <w:pPr>
        <w:spacing w:before="140" w:after="40"/>
      </w:pPr>
      <w:r>
        <w:rPr>
          <w:b/>
          <w:color w:val="C00000"/>
          <w:sz w:val="21"/>
        </w:rPr>
        <w:t xml:space="preserve">Schedule A — Specification Freeze.  </w:t>
      </w:r>
      <w:r>
        <w:rPr>
          <w:color w:val="C00000"/>
          <w:sz w:val="21"/>
        </w:rPr>
        <w:t>The Technical Specification in Schedule A (and the companion Technical Agreements) shall be frozen and all placeholders, ‘to be confirmed’ items and open comments shall be closed before the order-placement advance becomes due under Section 7.1(a). The Contractor shall not place the order or invoke the advance-payment trigger against an open specification.</w:t>
      </w:r>
    </w:p>
    <w:p w14:paraId="31B9EFA4" w14:textId="77777777" w:rsidR="00E873DB" w:rsidRDefault="00000000">
      <w:pPr>
        <w:spacing w:before="140" w:after="40"/>
      </w:pPr>
      <w:r>
        <w:rPr>
          <w:b/>
          <w:color w:val="C00000"/>
          <w:sz w:val="21"/>
        </w:rPr>
        <w:lastRenderedPageBreak/>
        <w:t xml:space="preserve">10.x  Grid-forming (VSG) &amp; Black Start.  </w:t>
      </w:r>
      <w:r>
        <w:rPr>
          <w:color w:val="C00000"/>
          <w:sz w:val="21"/>
        </w:rPr>
        <w:t>The PCS supplied (Kehua C-series) is capable of grid-forming (VSG) and black-start operation via firmware. Activation, FAT or SAT verification, firmware enablement, licences and commissioning support for grid-forming and black-start capability are included in the Contract Price, unless a future DSO or grid-code requirement first published after the Effective Date materially exceeds the requirements known as at signing. Hardware is unaffected.</w:t>
      </w:r>
    </w:p>
    <w:p w14:paraId="452B436A" w14:textId="77777777" w:rsidR="00E873DB" w:rsidRDefault="00000000">
      <w:pPr>
        <w:spacing w:before="140" w:after="40"/>
      </w:pPr>
      <w:r>
        <w:rPr>
          <w:b/>
          <w:color w:val="1A365D"/>
          <w:sz w:val="21"/>
        </w:rPr>
        <w:t xml:space="preserve">19.x  Licensing.  </w:t>
      </w:r>
      <w:r>
        <w:rPr>
          <w:color w:val="1A365D"/>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p w14:paraId="27C6155F" w14:textId="77777777" w:rsidR="00E873DB" w:rsidRDefault="00000000">
      <w:pPr>
        <w:spacing w:before="140" w:after="40"/>
      </w:pPr>
      <w:r>
        <w:rPr>
          <w:b/>
          <w:color w:val="70209C"/>
          <w:sz w:val="21"/>
        </w:rPr>
        <w:t xml:space="preserve">4.6  Excluded items — scope certainty.  </w:t>
      </w:r>
      <w:r>
        <w:rPr>
          <w:color w:val="70209C"/>
          <w:sz w:val="21"/>
        </w:rPr>
        <w:t>Items are excluded from the Contractor's scope only if expressly identified in Schedule A with a fixed technical boundary, price impact and responsible party. Any genuine ambiguity in scope shall be construed reasonably in favour of turnkey delivery.</w:t>
      </w:r>
    </w:p>
    <w:p w14:paraId="752EAB82" w14:textId="77777777" w:rsidR="00E873DB" w:rsidRDefault="00000000">
      <w:pPr>
        <w:spacing w:before="140" w:after="40"/>
      </w:pPr>
      <w:r>
        <w:rPr>
          <w:b/>
          <w:color w:val="C06000"/>
          <w:sz w:val="21"/>
        </w:rPr>
        <w:t xml:space="preserve">5A.5  Client-breach causation and mitigation.  </w:t>
      </w:r>
      <w:r>
        <w:rPr>
          <w:color w:val="C06000"/>
          <w:sz w:val="21"/>
        </w:rPr>
        <w:t>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for Client operational non-compliance (for example low-SOC, denial of site access or loss of connectivity), the Client bears the burden of showing that it complied with its operational obligations.</w:t>
      </w:r>
    </w:p>
    <w:p w14:paraId="1A769DCE" w14:textId="77777777" w:rsidR="00E873DB" w:rsidRDefault="00000000">
      <w:pPr>
        <w:spacing w:before="140" w:after="40"/>
      </w:pPr>
      <w:r>
        <w:rPr>
          <w:b/>
          <w:color w:val="70209C"/>
          <w:sz w:val="21"/>
        </w:rPr>
        <w:t xml:space="preserve">10.6A  Witnessed performance testing and independent determination.  </w:t>
      </w:r>
      <w:r>
        <w:rPr>
          <w:color w:val="70209C"/>
          <w:sz w:val="21"/>
        </w:rPr>
        <w:t>Annual performance testing shall be performed under an agreed protocol and may be witnessed by the Client or its Independent Engineer. Disputes over SOH, usable AC capacity or RTE shall be determined by an independent expert or an ISO/IEC 17025-accredited laboratory under an agreed protocol where the Parties do not agree; the OEM's view is evidence but not determinative.</w:t>
      </w:r>
    </w:p>
    <w:p w14:paraId="539099D0" w14:textId="77777777" w:rsidR="00E873DB" w:rsidRDefault="00000000">
      <w:pPr>
        <w:spacing w:before="140" w:after="40"/>
      </w:pPr>
      <w:r>
        <w:rPr>
          <w:b/>
          <w:color w:val="70209C"/>
          <w:sz w:val="21"/>
        </w:rPr>
        <w:t xml:space="preserve">12.6  Force Majeure — limitations.  </w:t>
      </w:r>
      <w:r>
        <w:rPr>
          <w:color w:val="70209C"/>
          <w:sz w:val="21"/>
        </w:rPr>
        <w:t>Force Majeure shall not excuse: payment of amounts already due; warranty obligations for defects existing before the event; APG-extension obligations; insurance-maintenance obligations; reasonable mitigation; or delivery of documents and data capable of being delivered electronically.</w:t>
      </w:r>
    </w:p>
    <w:p w14:paraId="6D69A052" w14:textId="77777777" w:rsidR="00E873DB" w:rsidRDefault="00000000">
      <w:pPr>
        <w:spacing w:before="140" w:after="40"/>
      </w:pPr>
      <w:r>
        <w:rPr>
          <w:b/>
          <w:color w:val="70209C"/>
          <w:sz w:val="21"/>
        </w:rPr>
        <w:t xml:space="preserve">1A.7A  Client withdrawal right.  </w:t>
      </w:r>
      <w:r>
        <w:rPr>
          <w:color w:val="70209C"/>
          <w:sz w:val="21"/>
        </w:rPr>
        <w:t>In addition to Section 1A.2, the Client may withdraw without liability (save for the refund mechanics in Section 1A.2) if: (a) the confirmed Delivery Schedule exceeds the agreed long-stop; (b) the Confirmed Price Certificate is disputed by the Client in good faith and not resolved; (c) the APG validity does not cover the revised programme; or (d) the OEM quotation materially changes the equipment configuration or warranties from those on which this Agreement is based.</w:t>
      </w:r>
    </w:p>
    <w:p w14:paraId="083848E0" w14:textId="77777777" w:rsidR="00E873DB" w:rsidRDefault="00000000">
      <w:pPr>
        <w:spacing w:before="140" w:after="40"/>
      </w:pPr>
      <w:r>
        <w:rPr>
          <w:b/>
          <w:color w:val="70209C"/>
          <w:sz w:val="21"/>
        </w:rPr>
        <w:t xml:space="preserve">16.3A  Lender step-in and direct agreement.  </w:t>
      </w:r>
      <w:r>
        <w:rPr>
          <w:color w:val="70209C"/>
          <w:sz w:val="21"/>
        </w:rPr>
        <w:t>The Client's project-finance lender or security agent shall be entitled to step-in rights, cure rights, notice rights and the right to enforce or receive proceeds from the APGs, the OEM performance guarantee, warranties, insurance and performance undertakings. The Contractor shall, acting reasonably, enter into a direct agreement with the lender/security agent on customary terms that do not materially increase the Contractor's obligations or exposure.</w:t>
      </w:r>
    </w:p>
    <w:p w14:paraId="7250802E" w14:textId="77777777" w:rsidR="00E873DB" w:rsidRDefault="00000000">
      <w:pPr>
        <w:spacing w:before="140" w:after="40"/>
      </w:pPr>
      <w:r>
        <w:rPr>
          <w:b/>
          <w:color w:val="70209C"/>
          <w:sz w:val="21"/>
        </w:rPr>
        <w:lastRenderedPageBreak/>
        <w:t xml:space="preserve">10.8A  OEM Direct Warranty Undertaking — required features (procurement covenant).  </w:t>
      </w:r>
      <w:r>
        <w:rPr>
          <w:color w:val="70209C"/>
          <w:sz w:val="21"/>
        </w:rPr>
        <w:t>The Contractor shall procure that the OEM Direct Warranty Undertaking is irrevocable, directly enforceable by the Client and its lender/security agent, survives termination of any OEM/Distributor arrangement, includes a waiver of defences arising from disputes with the Contractor or Distributor, and does not permit unilateral amendment of the OEM Warranty Manual for this Project. This is an obligation to procure the DWU in that form; it does not warrant terms the OEM declines to give, in which case the Parties shall address the shortfall under Section 1A.5.</w:t>
      </w:r>
    </w:p>
    <w:p w14:paraId="15525781" w14:textId="77777777" w:rsidR="00E873DB" w:rsidRDefault="00000000">
      <w:pPr>
        <w:spacing w:before="140" w:after="40"/>
      </w:pPr>
      <w:r>
        <w:rPr>
          <w:b/>
          <w:color w:val="70209C"/>
          <w:sz w:val="21"/>
        </w:rPr>
        <w:t xml:space="preserve">10.9B  APG issuing-bank acceptability (procurement covenant).  </w:t>
      </w:r>
      <w:r>
        <w:rPr>
          <w:color w:val="70209C"/>
          <w:sz w:val="21"/>
        </w:rPr>
        <w:t>The Contractor shall procure that each APG is issued by a bank acceptable to the Client and its lender and, where the issuing bank is outside the EU, is confirmed by or payable through an acceptable EU bank; permits partial and multiple drawings; remains independent of EPC disputes; and is extended automatically if PAC or Site delivery is delayed beyond the then-current expiry. This is an obligation to use all reasonable endeavours to procure these features.</w:t>
      </w:r>
    </w:p>
    <w:p w14:paraId="12F3ADD5" w14:textId="77777777" w:rsidR="00E873DB" w:rsidRDefault="00000000">
      <w:pPr>
        <w:spacing w:before="140" w:after="40"/>
      </w:pPr>
      <w:r>
        <w:rPr>
          <w:b/>
          <w:color w:val="70209C"/>
          <w:sz w:val="21"/>
        </w:rPr>
        <w:t xml:space="preserve">18A  Cyber security, data and software (framework).  </w:t>
      </w:r>
      <w:r>
        <w:rPr>
          <w:color w:val="70209C"/>
          <w:sz w:val="21"/>
        </w:rPr>
        <w:t>The Contractor shall implement and maintain cyber-security controls for the BESS control systems consistent with recognised industrial-control-system good practice (IEC 62443 principles), including secure remote access, multi-factor authentication, role-based access control, audit logs, firmware-integrity controls, vulnerability management and incident reporting to the Client within twenty-four (24) hours of becoming aware of a material incident. The Client owns the operational data and is entitled to full raw-data export in open formats. The specific control set and any formal IEC 62443 / NIS2 certification shall be confirmed with the ICS/EMS provider (DISPERON) and recorded in the Technical Agreement before PAC.</w:t>
      </w:r>
    </w:p>
    <w:sectPr w:rsidR="00E873D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telios Constantinou" w:date="2026-07-28T13:32:00Z" w:initials="SC">
    <w:p w14:paraId="32134110" w14:textId="77777777" w:rsidR="003444E1" w:rsidRDefault="003444E1" w:rsidP="003444E1">
      <w:pPr>
        <w:pStyle w:val="CommentText"/>
      </w:pPr>
      <w:r>
        <w:rPr>
          <w:rStyle w:val="CommentReference"/>
        </w:rPr>
        <w:annotationRef/>
      </w:r>
      <w:r>
        <w:t>The EPC services are subject to Cyprus VAT under the provisions of the reverse charge mechanism of article 11B of the VAT Law L. 95 (I)/2000.  As such Lighthief will not be charging us VAT for their services as EPC.</w:t>
      </w:r>
    </w:p>
    <w:p w14:paraId="00E0A975" w14:textId="77777777" w:rsidR="003444E1" w:rsidRDefault="003444E1" w:rsidP="003444E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E0A9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AFD51A" w16cex:dateUtc="2026-07-28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E0A975" w16cid:durableId="78AFD5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87657">
    <w:abstractNumId w:val="8"/>
  </w:num>
  <w:num w:numId="2" w16cid:durableId="131948212">
    <w:abstractNumId w:val="6"/>
  </w:num>
  <w:num w:numId="3" w16cid:durableId="851333537">
    <w:abstractNumId w:val="5"/>
  </w:num>
  <w:num w:numId="4" w16cid:durableId="966006315">
    <w:abstractNumId w:val="4"/>
  </w:num>
  <w:num w:numId="5" w16cid:durableId="1939023047">
    <w:abstractNumId w:val="7"/>
  </w:num>
  <w:num w:numId="6" w16cid:durableId="1577590354">
    <w:abstractNumId w:val="3"/>
  </w:num>
  <w:num w:numId="7" w16cid:durableId="1641885289">
    <w:abstractNumId w:val="2"/>
  </w:num>
  <w:num w:numId="8" w16cid:durableId="590696072">
    <w:abstractNumId w:val="1"/>
  </w:num>
  <w:num w:numId="9" w16cid:durableId="12414798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lios Constantinou">
    <w15:presenceInfo w15:providerId="AD" w15:userId="S::stelios.constantinou@kite-serve.com::baa3dc55-c2dc-4a64-b259-f256c1ef16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F6D"/>
    <w:rsid w:val="0015074B"/>
    <w:rsid w:val="0029639D"/>
    <w:rsid w:val="002C35DB"/>
    <w:rsid w:val="00326F90"/>
    <w:rsid w:val="003444E1"/>
    <w:rsid w:val="003557B6"/>
    <w:rsid w:val="00412192"/>
    <w:rsid w:val="007451EA"/>
    <w:rsid w:val="007F758D"/>
    <w:rsid w:val="008C0D1E"/>
    <w:rsid w:val="00A17268"/>
    <w:rsid w:val="00AA1D8D"/>
    <w:rsid w:val="00B24515"/>
    <w:rsid w:val="00B47730"/>
    <w:rsid w:val="00BB0B34"/>
    <w:rsid w:val="00CB0664"/>
    <w:rsid w:val="00D53BAF"/>
    <w:rsid w:val="00E873DB"/>
    <w:rsid w:val="00FC5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A7162"/>
  <w14:defaultImageDpi w14:val="300"/>
  <w15:docId w15:val="{7A8BE84C-7A10-4167-BFB4-3FA100B9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557B6"/>
    <w:pPr>
      <w:spacing w:after="0" w:line="240" w:lineRule="auto"/>
    </w:pPr>
    <w:rPr>
      <w:rFonts w:ascii="Calibri" w:hAnsi="Calibri"/>
      <w:sz w:val="20"/>
    </w:rPr>
  </w:style>
  <w:style w:type="character" w:styleId="CommentReference">
    <w:name w:val="annotation reference"/>
    <w:basedOn w:val="DefaultParagraphFont"/>
    <w:uiPriority w:val="99"/>
    <w:semiHidden/>
    <w:unhideWhenUsed/>
    <w:rsid w:val="003444E1"/>
    <w:rPr>
      <w:sz w:val="16"/>
      <w:szCs w:val="16"/>
    </w:rPr>
  </w:style>
  <w:style w:type="paragraph" w:styleId="CommentText">
    <w:name w:val="annotation text"/>
    <w:basedOn w:val="Normal"/>
    <w:link w:val="CommentTextChar"/>
    <w:uiPriority w:val="99"/>
    <w:unhideWhenUsed/>
    <w:rsid w:val="003444E1"/>
    <w:pPr>
      <w:spacing w:line="240" w:lineRule="auto"/>
    </w:pPr>
    <w:rPr>
      <w:szCs w:val="20"/>
    </w:rPr>
  </w:style>
  <w:style w:type="character" w:customStyle="1" w:styleId="CommentTextChar">
    <w:name w:val="Comment Text Char"/>
    <w:basedOn w:val="DefaultParagraphFont"/>
    <w:link w:val="CommentText"/>
    <w:uiPriority w:val="99"/>
    <w:rsid w:val="003444E1"/>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444E1"/>
    <w:rPr>
      <w:b/>
      <w:bCs/>
    </w:rPr>
  </w:style>
  <w:style w:type="character" w:customStyle="1" w:styleId="CommentSubjectChar">
    <w:name w:val="Comment Subject Char"/>
    <w:basedOn w:val="CommentTextChar"/>
    <w:link w:val="CommentSubject"/>
    <w:uiPriority w:val="99"/>
    <w:semiHidden/>
    <w:rsid w:val="003444E1"/>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30</Pages>
  <Words>10900</Words>
  <Characters>63221</Characters>
  <Application>Microsoft Office Word</Application>
  <DocSecurity>0</DocSecurity>
  <Lines>1071</Lines>
  <Paragraphs>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Stelios Constantinou</cp:lastModifiedBy>
  <cp:revision>3</cp:revision>
  <dcterms:created xsi:type="dcterms:W3CDTF">2026-07-28T10:07:00Z</dcterms:created>
  <dcterms:modified xsi:type="dcterms:W3CDTF">2026-07-28T13:11:00Z</dcterms:modified>
  <cp:category/>
</cp:coreProperties>
</file>