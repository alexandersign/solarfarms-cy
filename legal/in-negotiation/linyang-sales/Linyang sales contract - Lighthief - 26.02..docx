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BA9DE" w14:textId="77777777" w:rsidR="004C76DF" w:rsidRDefault="00B850DB">
      <w:pPr>
        <w:spacing w:before="156" w:after="156" w:line="288"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Sales Contract</w:t>
      </w:r>
    </w:p>
    <w:p w14:paraId="64806703" w14:textId="52E43919" w:rsidR="004C76DF" w:rsidRDefault="00B850DB">
      <w:pPr>
        <w:spacing w:before="156" w:after="156" w:line="288" w:lineRule="auto"/>
        <w:ind w:left="6405" w:hanging="1995"/>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Sales Contact number: </w:t>
      </w:r>
      <w:r w:rsidR="00041827">
        <w:rPr>
          <w:rFonts w:ascii="Times New Roman" w:hAnsi="Times New Roman" w:cs="Times New Roman"/>
          <w:b/>
          <w:bCs/>
          <w:color w:val="000000" w:themeColor="text1"/>
          <w:szCs w:val="21"/>
        </w:rPr>
        <w:t>………</w:t>
      </w:r>
    </w:p>
    <w:p w14:paraId="2CFCD53A" w14:textId="41DAB33E" w:rsidR="004C76DF" w:rsidRDefault="00B850DB">
      <w:pPr>
        <w:spacing w:before="156" w:after="156" w:line="288" w:lineRule="auto"/>
        <w:ind w:firstLine="441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Purchase Order Number: </w:t>
      </w:r>
      <w:r w:rsidR="00041827">
        <w:rPr>
          <w:rFonts w:ascii="Times New Roman" w:hAnsi="Times New Roman" w:cs="Times New Roman"/>
          <w:b/>
          <w:bCs/>
          <w:color w:val="000000" w:themeColor="text1"/>
          <w:szCs w:val="21"/>
        </w:rPr>
        <w:t>………</w:t>
      </w:r>
    </w:p>
    <w:p w14:paraId="7A8CE490" w14:textId="77777777" w:rsidR="004C76DF" w:rsidRDefault="00B850DB">
      <w:pPr>
        <w:spacing w:before="156" w:after="156" w:line="288" w:lineRule="auto"/>
        <w:ind w:left="6615" w:hanging="2205"/>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                   </w:t>
      </w:r>
    </w:p>
    <w:p w14:paraId="0A2967FE" w14:textId="4CE77E9F"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This Sales Contract (hereinafter referred to as the “Contract”) is made by and between the following Parties on</w:t>
      </w:r>
      <w:r w:rsidR="007E523B">
        <w:rPr>
          <w:rFonts w:ascii="Times New Roman" w:hAnsi="Times New Roman" w:cs="Times New Roman"/>
          <w:color w:val="000000" w:themeColor="text1"/>
          <w:szCs w:val="21"/>
        </w:rPr>
        <w:t xml:space="preserve"> </w:t>
      </w:r>
      <w:r w:rsidR="00041827">
        <w:rPr>
          <w:rFonts w:ascii="Times New Roman" w:hAnsi="Times New Roman" w:cs="Times New Roman"/>
          <w:b/>
          <w:bCs/>
          <w:color w:val="000000" w:themeColor="text1"/>
          <w:szCs w:val="21"/>
        </w:rPr>
        <w:t>….</w:t>
      </w:r>
      <w:r>
        <w:rPr>
          <w:rFonts w:ascii="Times New Roman" w:hAnsi="Times New Roman" w:cs="Times New Roman"/>
          <w:color w:val="000000" w:themeColor="text1"/>
          <w:szCs w:val="21"/>
        </w:rPr>
        <w:t xml:space="preserve"> on the basis of equality and mutual benefit to develop business on terms and conditions mutually agreed upon as follows: </w:t>
      </w:r>
    </w:p>
    <w:p w14:paraId="6D102B47"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Parties concerned:                                  </w:t>
      </w:r>
    </w:p>
    <w:p w14:paraId="4856DF02" w14:textId="77777777" w:rsidR="00A649C6" w:rsidRDefault="00B850DB" w:rsidP="00A649C6">
      <w:pPr>
        <w:widowControl/>
        <w:jc w:val="left"/>
        <w:rPr>
          <w:rFonts w:ascii="Times New Roman" w:hAnsi="Times New Roman" w:cs="Times New Roman"/>
          <w:color w:val="000000" w:themeColor="text1"/>
          <w:szCs w:val="21"/>
        </w:rPr>
      </w:pPr>
      <w:r>
        <w:rPr>
          <w:rFonts w:ascii="Times New Roman" w:hAnsi="Times New Roman" w:cs="Times New Roman"/>
          <w:b/>
          <w:color w:val="000000" w:themeColor="text1"/>
          <w:szCs w:val="21"/>
        </w:rPr>
        <w:t>SELLER</w:t>
      </w:r>
      <w:r>
        <w:rPr>
          <w:rFonts w:ascii="Times New Roman" w:hAnsi="Times New Roman" w:cs="Times New Roman"/>
          <w:color w:val="000000" w:themeColor="text1"/>
          <w:szCs w:val="21"/>
        </w:rPr>
        <w:t xml:space="preserve">: </w:t>
      </w:r>
    </w:p>
    <w:p w14:paraId="251DCA06" w14:textId="77777777" w:rsidR="008460E8" w:rsidRPr="008460E8" w:rsidRDefault="008460E8" w:rsidP="008460E8">
      <w:pPr>
        <w:widowControl/>
        <w:jc w:val="left"/>
        <w:rPr>
          <w:ins w:id="0" w:author="Tomasz  Więckowski" w:date="2026-02-26T13:22:00Z"/>
          <w:rFonts w:ascii="Times New Roman Bold" w:eastAsia="Calibri Light" w:hAnsi="Times New Roman Bold" w:cs="Times New Roman Bold"/>
          <w:b/>
          <w:bCs/>
          <w:color w:val="000000"/>
          <w:kern w:val="0"/>
          <w:sz w:val="22"/>
        </w:rPr>
      </w:pPr>
      <w:ins w:id="1" w:author="Tomasz  Więckowski" w:date="2026-02-26T13:22:00Z">
        <w:r w:rsidRPr="008460E8">
          <w:rPr>
            <w:rFonts w:ascii="Times New Roman Bold" w:eastAsia="Calibri Light" w:hAnsi="Times New Roman Bold" w:cs="Times New Roman Bold"/>
            <w:b/>
            <w:bCs/>
            <w:color w:val="000000"/>
            <w:kern w:val="0"/>
            <w:sz w:val="22"/>
          </w:rPr>
          <w:t>SELLER: Jiangsu Linyang Energy Storage Technology Co., Ltd</w:t>
        </w:r>
      </w:ins>
    </w:p>
    <w:p w14:paraId="02DC08EC" w14:textId="77777777" w:rsidR="008460E8" w:rsidRPr="008460E8" w:rsidRDefault="008460E8" w:rsidP="008460E8">
      <w:pPr>
        <w:widowControl/>
        <w:jc w:val="left"/>
        <w:rPr>
          <w:ins w:id="2" w:author="Tomasz  Więckowski" w:date="2026-02-26T13:22:00Z"/>
          <w:rFonts w:ascii="Times New Roman Bold" w:eastAsia="Calibri Light" w:hAnsi="Times New Roman Bold" w:cs="Times New Roman Bold"/>
          <w:b/>
          <w:bCs/>
          <w:color w:val="000000"/>
          <w:kern w:val="0"/>
          <w:sz w:val="22"/>
        </w:rPr>
      </w:pPr>
      <w:ins w:id="3" w:author="Tomasz  Więckowski" w:date="2026-02-26T13:22:00Z">
        <w:r w:rsidRPr="008460E8">
          <w:rPr>
            <w:rFonts w:ascii="Times New Roman Bold" w:eastAsia="Calibri Light" w:hAnsi="Times New Roman Bold" w:cs="Times New Roman Bold"/>
            <w:b/>
            <w:bCs/>
            <w:color w:val="000000"/>
            <w:kern w:val="0"/>
            <w:sz w:val="22"/>
          </w:rPr>
          <w:t>Address: No. 1 Building, International R&amp;D Headquarters Park, Xincheng Science and Technology Park, 68 Aoti Street, Jianye District, Nanjing City, Jiangsu Province, China</w:t>
        </w:r>
      </w:ins>
    </w:p>
    <w:p w14:paraId="195CEA42" w14:textId="77777777" w:rsidR="00DB1A8C" w:rsidRPr="00BD3D34" w:rsidRDefault="00DB1A8C" w:rsidP="00A649C6">
      <w:pPr>
        <w:widowControl/>
        <w:jc w:val="left"/>
        <w:rPr>
          <w:rFonts w:ascii="Times New Roman Bold" w:eastAsia="Calibri Light" w:hAnsi="Times New Roman Bold" w:cs="Times New Roman Bold"/>
          <w:b/>
          <w:bCs/>
          <w:color w:val="000000"/>
          <w:kern w:val="0"/>
          <w:sz w:val="22"/>
          <w:rPrChange w:id="4" w:author="Klaudia Samul" w:date="2026-02-27T12:03:00Z" w16du:dateUtc="2026-02-27T11:03:00Z">
            <w:rPr>
              <w:rFonts w:ascii="Times New Roman Bold" w:eastAsia="Calibri Light" w:hAnsi="Times New Roman Bold" w:cs="Times New Roman Bold"/>
              <w:b/>
              <w:bCs/>
              <w:color w:val="000000"/>
              <w:kern w:val="0"/>
              <w:sz w:val="22"/>
              <w:lang w:val="pl-PL"/>
            </w:rPr>
          </w:rPrChange>
        </w:rPr>
      </w:pPr>
    </w:p>
    <w:p w14:paraId="2770FCD8" w14:textId="1B554329" w:rsidR="00BD3D34" w:rsidRDefault="00BD3D34">
      <w:pPr>
        <w:widowControl/>
        <w:jc w:val="left"/>
        <w:rPr>
          <w:ins w:id="5" w:author="Klaudia Samul" w:date="2026-02-27T12:04:00Z" w16du:dateUtc="2026-02-27T11:04:00Z"/>
          <w:rFonts w:ascii="Times New Roman Bold" w:eastAsia="Calibri Light" w:hAnsi="Times New Roman Bold" w:cs="Times New Roman Bold"/>
          <w:color w:val="000000"/>
          <w:kern w:val="0"/>
          <w:sz w:val="22"/>
        </w:rPr>
      </w:pPr>
    </w:p>
    <w:p w14:paraId="62AB4659" w14:textId="69742309" w:rsidR="004C76DF" w:rsidRPr="004E6F75" w:rsidRDefault="00DB1A8C">
      <w:pPr>
        <w:widowControl/>
        <w:jc w:val="left"/>
        <w:rPr>
          <w:rFonts w:ascii="Times New Roman Bold" w:eastAsia="Calibri Light" w:hAnsi="Times New Roman Bold" w:cs="Times New Roman Bold"/>
          <w:color w:val="000000"/>
          <w:kern w:val="0"/>
          <w:sz w:val="22"/>
          <w:rPrChange w:id="6" w:author="Tomasz  Więckowski" w:date="2026-02-26T08:12:00Z" w16du:dateUtc="2026-02-26T07:12:00Z">
            <w:rPr>
              <w:rFonts w:ascii="Times New Roman Bold" w:eastAsia="Calibri Light" w:hAnsi="Times New Roman Bold" w:cs="Times New Roman Bold"/>
              <w:color w:val="000000"/>
              <w:kern w:val="0"/>
              <w:sz w:val="22"/>
              <w:lang w:val="pl-PL"/>
            </w:rPr>
          </w:rPrChange>
        </w:rPr>
      </w:pPr>
      <w:ins w:id="7" w:author="Tomasz  Więckowski" w:date="2026-02-26T13:22:00Z" w16du:dateUtc="2026-02-26T12:22:00Z">
        <w:r>
          <w:rPr>
            <w:rFonts w:ascii="Times New Roman Bold" w:eastAsia="Calibri Light" w:hAnsi="Times New Roman Bold" w:cs="Times New Roman Bold"/>
            <w:color w:val="000000"/>
            <w:kern w:val="0"/>
            <w:sz w:val="22"/>
          </w:rPr>
          <w:t>Represented by:</w:t>
        </w:r>
      </w:ins>
      <w:del w:id="8" w:author="Tomasz  Więckowski" w:date="2026-02-26T13:22:00Z" w16du:dateUtc="2026-02-26T12:22:00Z">
        <w:r w:rsidR="00A649C6" w:rsidRPr="004E6F75" w:rsidDel="00DB1A8C">
          <w:rPr>
            <w:rFonts w:ascii="Times New Roman Bold" w:eastAsia="Calibri Light" w:hAnsi="Times New Roman Bold" w:cs="Times New Roman Bold"/>
            <w:color w:val="000000"/>
            <w:kern w:val="0"/>
            <w:sz w:val="22"/>
            <w:rPrChange w:id="9" w:author="Tomasz  Więckowski" w:date="2026-02-26T08:12:00Z" w16du:dateUtc="2026-02-26T07:12:00Z">
              <w:rPr>
                <w:rFonts w:ascii="Times New Roman Bold" w:eastAsia="Calibri Light" w:hAnsi="Times New Roman Bold" w:cs="Times New Roman Bold"/>
                <w:color w:val="000000"/>
                <w:kern w:val="0"/>
                <w:sz w:val="22"/>
                <w:lang w:val="pl-PL"/>
              </w:rPr>
            </w:rPrChange>
          </w:rPr>
          <w:delText xml:space="preserve"> </w:delText>
        </w:r>
      </w:del>
    </w:p>
    <w:p w14:paraId="31801C5B" w14:textId="77777777" w:rsidR="00A649C6" w:rsidRPr="004E6F75" w:rsidRDefault="00A649C6">
      <w:pPr>
        <w:widowControl/>
        <w:jc w:val="left"/>
        <w:rPr>
          <w:rFonts w:ascii="Times New Roman" w:hAnsi="Times New Roman" w:cs="Times New Roman"/>
          <w:color w:val="000000" w:themeColor="text1"/>
          <w:szCs w:val="21"/>
          <w:rPrChange w:id="10" w:author="Tomasz  Więckowski" w:date="2026-02-26T08:12:00Z" w16du:dateUtc="2026-02-26T07:12:00Z">
            <w:rPr>
              <w:rFonts w:ascii="Times New Roman" w:hAnsi="Times New Roman" w:cs="Times New Roman"/>
              <w:color w:val="000000" w:themeColor="text1"/>
              <w:szCs w:val="21"/>
              <w:lang w:val="pl-PL"/>
            </w:rPr>
          </w:rPrChange>
        </w:rPr>
      </w:pPr>
    </w:p>
    <w:p w14:paraId="429DE904" w14:textId="1BD8A6FA" w:rsidR="004C76DF" w:rsidRPr="00C45EFB" w:rsidRDefault="00B850DB" w:rsidP="00825660">
      <w:pPr>
        <w:widowControl/>
        <w:jc w:val="left"/>
        <w:rPr>
          <w:rFonts w:ascii="Times New Roman Bold" w:eastAsia="Calibri Light" w:hAnsi="Times New Roman Bold" w:cs="Times New Roman Bold"/>
          <w:b/>
          <w:bCs/>
          <w:color w:val="000000"/>
          <w:kern w:val="0"/>
          <w:sz w:val="22"/>
          <w:rPrChange w:id="11" w:author="Tomasz  Więckowski" w:date="2026-02-17T13:41:00Z" w16du:dateUtc="2026-02-17T12:41:00Z">
            <w:rPr>
              <w:rFonts w:ascii="Times New Roman" w:hAnsi="Times New Roman" w:cs="Times New Roman"/>
              <w:b/>
              <w:color w:val="000000" w:themeColor="text1"/>
              <w:szCs w:val="21"/>
              <w:lang w:val="pl-PL"/>
            </w:rPr>
          </w:rPrChange>
        </w:rPr>
      </w:pPr>
      <w:r w:rsidRPr="00C45EFB">
        <w:rPr>
          <w:rFonts w:ascii="Times New Roman" w:hAnsi="Times New Roman" w:cs="Times New Roman"/>
          <w:b/>
          <w:color w:val="000000" w:themeColor="text1"/>
          <w:szCs w:val="21"/>
          <w:rPrChange w:id="12" w:author="Tomasz  Więckowski" w:date="2026-02-17T13:41:00Z" w16du:dateUtc="2026-02-17T12:41:00Z">
            <w:rPr>
              <w:rFonts w:ascii="Times New Roman" w:hAnsi="Times New Roman" w:cs="Times New Roman"/>
              <w:b/>
              <w:color w:val="000000" w:themeColor="text1"/>
              <w:szCs w:val="21"/>
              <w:lang w:val="pl-PL"/>
            </w:rPr>
          </w:rPrChange>
        </w:rPr>
        <w:t>BUYER</w:t>
      </w:r>
      <w:r w:rsidRPr="00C45EFB">
        <w:rPr>
          <w:rFonts w:ascii="Times New Roman" w:hAnsi="Times New Roman" w:cs="Times New Roman"/>
          <w:color w:val="000000" w:themeColor="text1"/>
          <w:szCs w:val="21"/>
          <w:rPrChange w:id="13" w:author="Tomasz  Więckowski" w:date="2026-02-17T13:41:00Z" w16du:dateUtc="2026-02-17T12:41:00Z">
            <w:rPr>
              <w:rFonts w:ascii="Times New Roman" w:hAnsi="Times New Roman" w:cs="Times New Roman"/>
              <w:color w:val="000000" w:themeColor="text1"/>
              <w:szCs w:val="21"/>
              <w:lang w:val="pl-PL"/>
            </w:rPr>
          </w:rPrChange>
        </w:rPr>
        <w:t>:</w:t>
      </w:r>
      <w:ins w:id="14" w:author="Tomasz  Więckowski" w:date="2026-02-17T13:41:00Z" w16du:dateUtc="2026-02-17T12:41:00Z">
        <w:r w:rsidR="00C45EFB" w:rsidRPr="00C45EFB">
          <w:rPr>
            <w:rFonts w:ascii="Times New Roman" w:hAnsi="Times New Roman" w:cs="Times New Roman"/>
            <w:color w:val="000000" w:themeColor="text1"/>
            <w:szCs w:val="21"/>
            <w:rPrChange w:id="15" w:author="Tomasz  Więckowski" w:date="2026-02-17T13:41:00Z" w16du:dateUtc="2026-02-17T12:41:00Z">
              <w:rPr>
                <w:rFonts w:ascii="Times New Roman" w:hAnsi="Times New Roman" w:cs="Times New Roman"/>
                <w:color w:val="000000" w:themeColor="text1"/>
                <w:szCs w:val="21"/>
                <w:lang w:val="pl-PL"/>
              </w:rPr>
            </w:rPrChange>
          </w:rPr>
          <w:br/>
        </w:r>
      </w:ins>
      <w:del w:id="16" w:author="Tomasz  Więckowski" w:date="2026-02-17T13:41:00Z" w16du:dateUtc="2026-02-17T12:41:00Z">
        <w:r w:rsidRPr="00C45EFB" w:rsidDel="00C45EFB">
          <w:rPr>
            <w:rFonts w:ascii="Times New Roman" w:hAnsi="Times New Roman" w:cs="Times New Roman"/>
            <w:b/>
            <w:color w:val="000000" w:themeColor="text1"/>
            <w:szCs w:val="21"/>
            <w:rPrChange w:id="17" w:author="Tomasz  Więckowski" w:date="2026-02-17T13:41:00Z" w16du:dateUtc="2026-02-17T12:41:00Z">
              <w:rPr>
                <w:rFonts w:ascii="Times New Roman" w:hAnsi="Times New Roman" w:cs="Times New Roman"/>
                <w:b/>
                <w:color w:val="000000" w:themeColor="text1"/>
                <w:szCs w:val="21"/>
                <w:lang w:val="pl-PL"/>
              </w:rPr>
            </w:rPrChange>
          </w:rPr>
          <w:delText xml:space="preserve"> </w:delText>
        </w:r>
      </w:del>
      <w:ins w:id="18" w:author="Tomasz  Więckowski" w:date="2026-02-17T13:41:00Z">
        <w:r w:rsidR="00C45EFB" w:rsidRPr="00C45EFB">
          <w:rPr>
            <w:rFonts w:ascii="Times New Roman Bold" w:eastAsia="Calibri Light" w:hAnsi="Times New Roman Bold" w:cs="Times New Roman Bold"/>
            <w:b/>
            <w:bCs/>
            <w:color w:val="000000"/>
            <w:kern w:val="0"/>
            <w:sz w:val="22"/>
            <w:rPrChange w:id="19" w:author="Tomasz  Więckowski" w:date="2026-02-17T13:41:00Z" w16du:dateUtc="2026-02-17T12:41:00Z">
              <w:rPr>
                <w:rFonts w:ascii="Times New Roman" w:hAnsi="Times New Roman" w:cs="Times New Roman"/>
                <w:b/>
                <w:bCs/>
                <w:i/>
                <w:iCs/>
                <w:color w:val="000000" w:themeColor="text1"/>
                <w:szCs w:val="21"/>
              </w:rPr>
            </w:rPrChange>
          </w:rPr>
          <w:t>Lighthief Cyprus Ltd</w:t>
        </w:r>
      </w:ins>
      <w:ins w:id="20" w:author="Tomasz  Więckowski" w:date="2026-02-17T13:41:00Z" w16du:dateUtc="2026-02-17T12:41:00Z">
        <w:r w:rsidR="00C45EFB">
          <w:rPr>
            <w:rFonts w:ascii="Times New Roman Bold" w:eastAsia="Calibri Light" w:hAnsi="Times New Roman Bold" w:cs="Times New Roman Bold"/>
            <w:b/>
            <w:bCs/>
            <w:color w:val="000000"/>
            <w:kern w:val="0"/>
            <w:sz w:val="22"/>
          </w:rPr>
          <w:br/>
        </w:r>
      </w:ins>
      <w:ins w:id="21" w:author="Tomasz  Więckowski" w:date="2026-02-17T13:41:00Z">
        <w:r w:rsidR="00C45EFB" w:rsidRPr="00C45EFB">
          <w:rPr>
            <w:rFonts w:ascii="Times New Roman Bold" w:eastAsia="Calibri Light" w:hAnsi="Times New Roman Bold" w:cs="Times New Roman Bold"/>
            <w:b/>
            <w:bCs/>
            <w:i/>
            <w:iCs/>
            <w:color w:val="000000"/>
            <w:kern w:val="0"/>
            <w:sz w:val="22"/>
          </w:rPr>
          <w:t>28 October Avenue 249, Lophitis Business Center 1, Office 201, 3035 Limassol, Cyprus</w:t>
        </w:r>
      </w:ins>
      <w:ins w:id="22" w:author="Tomasz  Więckowski" w:date="2026-02-17T13:42:00Z" w16du:dateUtc="2026-02-17T12:42:00Z">
        <w:r w:rsidR="00C45EFB">
          <w:rPr>
            <w:rFonts w:ascii="Times New Roman Bold" w:eastAsia="Calibri Light" w:hAnsi="Times New Roman Bold" w:cs="Times New Roman Bold"/>
            <w:b/>
            <w:bCs/>
            <w:i/>
            <w:iCs/>
            <w:color w:val="000000"/>
            <w:kern w:val="0"/>
            <w:sz w:val="22"/>
          </w:rPr>
          <w:br/>
        </w:r>
      </w:ins>
      <w:ins w:id="23" w:author="Tomasz  Więckowski" w:date="2026-02-17T13:42:00Z">
        <w:r w:rsidR="00C45EFB" w:rsidRPr="00C45EFB">
          <w:rPr>
            <w:rFonts w:ascii="Times New Roman Bold" w:eastAsia="Calibri Light" w:hAnsi="Times New Roman Bold" w:cs="Times New Roman Bold"/>
            <w:b/>
            <w:bCs/>
            <w:i/>
            <w:iCs/>
            <w:color w:val="000000"/>
            <w:kern w:val="0"/>
            <w:sz w:val="22"/>
          </w:rPr>
          <w:t>Registered Office: Agiou Andreou 241, AG TRIAS COURT, Flat/Office 31, 3036 Limassol</w:t>
        </w:r>
      </w:ins>
    </w:p>
    <w:p w14:paraId="29320C56" w14:textId="352099CB" w:rsidR="00825660" w:rsidRPr="00C45EFB" w:rsidDel="00634C7B" w:rsidRDefault="00497B34" w:rsidP="00825660">
      <w:pPr>
        <w:widowControl/>
        <w:jc w:val="left"/>
        <w:rPr>
          <w:del w:id="24" w:author="Klaudia Samul" w:date="2026-02-27T12:37:00Z" w16du:dateUtc="2026-02-27T11:37:00Z"/>
          <w:rFonts w:ascii="Times New Roman Bold" w:eastAsia="Calibri Light" w:hAnsi="Times New Roman Bold" w:cs="Times New Roman Bold"/>
          <w:b/>
          <w:bCs/>
          <w:color w:val="000000"/>
          <w:kern w:val="0"/>
          <w:sz w:val="22"/>
          <w:rPrChange w:id="25" w:author="Tomasz  Więckowski" w:date="2026-02-17T13:41:00Z" w16du:dateUtc="2026-02-17T12:41:00Z">
            <w:rPr>
              <w:del w:id="26" w:author="Klaudia Samul" w:date="2026-02-27T12:37:00Z" w16du:dateUtc="2026-02-27T11:37:00Z"/>
              <w:rFonts w:ascii="Times New Roman Bold" w:eastAsia="Calibri Light" w:hAnsi="Times New Roman Bold" w:cs="Times New Roman Bold"/>
              <w:bCs/>
              <w:color w:val="000000"/>
              <w:kern w:val="0"/>
              <w:sz w:val="20"/>
              <w:szCs w:val="20"/>
              <w:highlight w:val="yellow"/>
              <w:lang w:val="pl-PL"/>
            </w:rPr>
          </w:rPrChange>
        </w:rPr>
      </w:pPr>
      <w:r w:rsidRPr="00C45EFB">
        <w:rPr>
          <w:rFonts w:ascii="Times New Roman Bold" w:eastAsia="Calibri Light" w:hAnsi="Times New Roman Bold" w:cs="Times New Roman Bold"/>
          <w:b/>
          <w:bCs/>
          <w:color w:val="000000"/>
          <w:kern w:val="0"/>
          <w:sz w:val="22"/>
          <w:rPrChange w:id="27" w:author="Tomasz  Więckowski" w:date="2026-02-17T13:41:00Z" w16du:dateUtc="2026-02-17T12:41:00Z">
            <w:rPr>
              <w:rFonts w:ascii="Times New Roman Bold" w:eastAsia="Calibri Light" w:hAnsi="Times New Roman Bold" w:cs="Times New Roman Bold"/>
              <w:bCs/>
              <w:color w:val="000000"/>
              <w:kern w:val="0"/>
              <w:sz w:val="20"/>
              <w:szCs w:val="20"/>
              <w:highlight w:val="yellow"/>
              <w:lang w:val="pl-PL"/>
            </w:rPr>
          </w:rPrChange>
        </w:rPr>
        <w:t>NIP</w:t>
      </w:r>
      <w:ins w:id="28" w:author="Tomasz  Więckowski" w:date="2026-02-17T13:42:00Z" w16du:dateUtc="2026-02-17T12:42:00Z">
        <w:r w:rsidR="00C45EFB">
          <w:rPr>
            <w:rFonts w:ascii="Times New Roman Bold" w:eastAsia="Calibri Light" w:hAnsi="Times New Roman Bold" w:cs="Times New Roman Bold"/>
            <w:b/>
            <w:bCs/>
            <w:color w:val="000000"/>
            <w:kern w:val="0"/>
            <w:sz w:val="22"/>
          </w:rPr>
          <w:t>/ TIN</w:t>
        </w:r>
      </w:ins>
      <w:r w:rsidRPr="00C45EFB">
        <w:rPr>
          <w:rFonts w:ascii="Times New Roman Bold" w:eastAsia="Calibri Light" w:hAnsi="Times New Roman Bold" w:cs="Times New Roman Bold"/>
          <w:b/>
          <w:bCs/>
          <w:color w:val="000000"/>
          <w:kern w:val="0"/>
          <w:sz w:val="22"/>
          <w:rPrChange w:id="29" w:author="Tomasz  Więckowski" w:date="2026-02-17T13:41:00Z" w16du:dateUtc="2026-02-17T12:41:00Z">
            <w:rPr>
              <w:rFonts w:ascii="Times New Roman Bold" w:eastAsia="Calibri Light" w:hAnsi="Times New Roman Bold" w:cs="Times New Roman Bold"/>
              <w:bCs/>
              <w:color w:val="000000"/>
              <w:kern w:val="0"/>
              <w:sz w:val="20"/>
              <w:szCs w:val="20"/>
              <w:highlight w:val="yellow"/>
              <w:lang w:val="pl-PL"/>
            </w:rPr>
          </w:rPrChange>
        </w:rPr>
        <w:t>:</w:t>
      </w:r>
      <w:ins w:id="30" w:author="Tomasz  Więckowski" w:date="2026-02-17T13:42:00Z" w16du:dateUtc="2026-02-17T12:42:00Z">
        <w:r w:rsidR="00C45EFB" w:rsidRPr="00C45EFB">
          <w:rPr>
            <w:rFonts w:ascii="Courier New" w:hAnsi="Courier New" w:cs="Courier New"/>
            <w:i/>
            <w:iCs/>
            <w:color w:val="228B22"/>
            <w:sz w:val="27"/>
            <w:szCs w:val="27"/>
            <w:shd w:val="clear" w:color="auto" w:fill="F0FFF0"/>
          </w:rPr>
          <w:t xml:space="preserve"> </w:t>
        </w:r>
      </w:ins>
      <w:ins w:id="31" w:author="Tomasz  Więckowski" w:date="2026-02-17T13:42:00Z">
        <w:r w:rsidR="00C45EFB" w:rsidRPr="00C45EFB">
          <w:rPr>
            <w:rFonts w:ascii="Times New Roman Bold" w:eastAsia="Calibri Light" w:hAnsi="Times New Roman Bold" w:cs="Times New Roman Bold"/>
            <w:b/>
            <w:bCs/>
            <w:i/>
            <w:iCs/>
            <w:color w:val="000000"/>
            <w:kern w:val="0"/>
            <w:sz w:val="22"/>
          </w:rPr>
          <w:t>60187188Q</w:t>
        </w:r>
      </w:ins>
    </w:p>
    <w:p w14:paraId="74CF930C" w14:textId="58B9E60D" w:rsidR="00497B34" w:rsidRPr="004E6F75" w:rsidRDefault="00C45EFB" w:rsidP="00825660">
      <w:pPr>
        <w:widowControl/>
        <w:jc w:val="left"/>
        <w:rPr>
          <w:rFonts w:ascii="Times New Roman Bold" w:eastAsia="Calibri Light" w:hAnsi="Times New Roman Bold" w:cs="Times New Roman Bold"/>
          <w:bCs/>
          <w:color w:val="000000"/>
          <w:kern w:val="0"/>
          <w:sz w:val="20"/>
          <w:szCs w:val="20"/>
          <w:rPrChange w:id="32" w:author="Tomasz  Więckowski" w:date="2026-02-26T08:12:00Z" w16du:dateUtc="2026-02-26T07:12:00Z">
            <w:rPr>
              <w:rFonts w:ascii="Times New Roman Bold" w:eastAsia="Calibri Light" w:hAnsi="Times New Roman Bold" w:cs="Times New Roman Bold"/>
              <w:bCs/>
              <w:color w:val="000000"/>
              <w:kern w:val="0"/>
              <w:sz w:val="20"/>
              <w:szCs w:val="20"/>
              <w:lang w:val="pl-PL"/>
            </w:rPr>
          </w:rPrChange>
        </w:rPr>
      </w:pPr>
      <w:ins w:id="33" w:author="Tomasz  Więckowski" w:date="2026-02-17T13:42:00Z" w16du:dateUtc="2026-02-17T12:42:00Z">
        <w:r w:rsidRPr="004E6F75">
          <w:rPr>
            <w:rFonts w:ascii="Times New Roman Bold" w:eastAsia="Calibri Light" w:hAnsi="Times New Roman Bold" w:cs="Times New Roman Bold"/>
            <w:bCs/>
            <w:color w:val="000000"/>
            <w:kern w:val="0"/>
            <w:sz w:val="20"/>
            <w:szCs w:val="20"/>
            <w:highlight w:val="yellow"/>
            <w:rPrChange w:id="34"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br/>
          <w:t>Re</w:t>
        </w:r>
      </w:ins>
      <w:ins w:id="35" w:author="Tomasz  Więckowski" w:date="2026-02-17T13:43:00Z" w16du:dateUtc="2026-02-17T12:43:00Z">
        <w:r w:rsidRPr="004E6F75">
          <w:rPr>
            <w:rFonts w:ascii="Times New Roman Bold" w:eastAsia="Calibri Light" w:hAnsi="Times New Roman Bold" w:cs="Times New Roman Bold"/>
            <w:bCs/>
            <w:color w:val="000000"/>
            <w:kern w:val="0"/>
            <w:sz w:val="20"/>
            <w:szCs w:val="20"/>
            <w:highlight w:val="yellow"/>
            <w:rPrChange w:id="36"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t>presented by:</w:t>
        </w:r>
      </w:ins>
      <w:del w:id="37" w:author="Tomasz  Więckowski" w:date="2026-02-17T13:42:00Z" w16du:dateUtc="2026-02-17T12:42:00Z">
        <w:r w:rsidR="00497B34" w:rsidRPr="004E6F75" w:rsidDel="00C45EFB">
          <w:rPr>
            <w:rFonts w:ascii="Times New Roman Bold" w:eastAsia="Calibri Light" w:hAnsi="Times New Roman Bold" w:cs="Times New Roman Bold"/>
            <w:bCs/>
            <w:color w:val="000000"/>
            <w:kern w:val="0"/>
            <w:sz w:val="20"/>
            <w:szCs w:val="20"/>
            <w:highlight w:val="yellow"/>
            <w:rPrChange w:id="38" w:author="Tomasz  Więckowski" w:date="2026-02-26T08:12:00Z" w16du:dateUtc="2026-02-26T07:12:00Z">
              <w:rPr>
                <w:rFonts w:ascii="Times New Roman Bold" w:eastAsia="Calibri Light" w:hAnsi="Times New Roman Bold" w:cs="Times New Roman Bold"/>
                <w:bCs/>
                <w:color w:val="000000"/>
                <w:kern w:val="0"/>
                <w:sz w:val="20"/>
                <w:szCs w:val="20"/>
                <w:highlight w:val="yellow"/>
                <w:lang w:val="pl-PL"/>
              </w:rPr>
            </w:rPrChange>
          </w:rPr>
          <w:delText xml:space="preserve"> </w:delText>
        </w:r>
      </w:del>
    </w:p>
    <w:p w14:paraId="3F011FF0"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SELLER and BUYER hereinafter collectively referred to as the “Parties” or the “Party” respectively.</w:t>
      </w:r>
    </w:p>
    <w:p w14:paraId="3DFF7DB7" w14:textId="77777777" w:rsidR="00497B34" w:rsidRDefault="00497B34">
      <w:pPr>
        <w:spacing w:before="156" w:after="156" w:line="288" w:lineRule="auto"/>
        <w:rPr>
          <w:rFonts w:ascii="Times New Roman" w:hAnsi="Times New Roman" w:cs="Times New Roman"/>
          <w:color w:val="000000" w:themeColor="text1"/>
          <w:szCs w:val="21"/>
        </w:rPr>
      </w:pPr>
    </w:p>
    <w:p w14:paraId="001DEFB4" w14:textId="77777777" w:rsidR="00497B34" w:rsidRDefault="00497B34">
      <w:pPr>
        <w:spacing w:before="156" w:after="156" w:line="288" w:lineRule="auto"/>
        <w:rPr>
          <w:rFonts w:ascii="Times New Roman" w:hAnsi="Times New Roman" w:cs="Times New Roman"/>
          <w:color w:val="000000" w:themeColor="text1"/>
          <w:szCs w:val="21"/>
        </w:rPr>
      </w:pPr>
    </w:p>
    <w:p w14:paraId="5BC03417" w14:textId="77777777" w:rsidR="00497B34" w:rsidRDefault="00497B34">
      <w:pPr>
        <w:spacing w:before="156" w:after="156" w:line="288" w:lineRule="auto"/>
        <w:rPr>
          <w:rFonts w:ascii="Times New Roman" w:hAnsi="Times New Roman" w:cs="Times New Roman"/>
          <w:color w:val="000000" w:themeColor="text1"/>
          <w:szCs w:val="21"/>
        </w:rPr>
      </w:pPr>
    </w:p>
    <w:p w14:paraId="1B068030" w14:textId="77777777" w:rsidR="00497B34" w:rsidRDefault="00497B34">
      <w:pPr>
        <w:spacing w:before="156" w:after="156" w:line="288" w:lineRule="auto"/>
        <w:rPr>
          <w:rFonts w:ascii="Times New Roman" w:hAnsi="Times New Roman" w:cs="Times New Roman"/>
          <w:color w:val="000000" w:themeColor="text1"/>
          <w:szCs w:val="21"/>
        </w:rPr>
      </w:pPr>
    </w:p>
    <w:p w14:paraId="7B4337BE" w14:textId="77777777" w:rsidR="003777AE" w:rsidRDefault="003777AE">
      <w:pPr>
        <w:spacing w:before="156" w:after="156" w:line="288" w:lineRule="auto"/>
        <w:rPr>
          <w:rFonts w:ascii="Times New Roman" w:hAnsi="Times New Roman" w:cs="Times New Roman"/>
          <w:color w:val="000000" w:themeColor="text1"/>
          <w:szCs w:val="21"/>
        </w:rPr>
      </w:pPr>
    </w:p>
    <w:p w14:paraId="1024B657" w14:textId="77777777" w:rsidR="003777AE" w:rsidRDefault="003777AE">
      <w:pPr>
        <w:spacing w:before="156" w:after="156" w:line="288" w:lineRule="auto"/>
        <w:rPr>
          <w:ins w:id="39" w:author="Klaudia Samul" w:date="2026-02-27T12:38:00Z" w16du:dateUtc="2026-02-27T11:38:00Z"/>
          <w:rFonts w:ascii="Times New Roman" w:hAnsi="Times New Roman" w:cs="Times New Roman"/>
          <w:color w:val="000000" w:themeColor="text1"/>
          <w:szCs w:val="21"/>
        </w:rPr>
      </w:pPr>
    </w:p>
    <w:p w14:paraId="27283623" w14:textId="77777777" w:rsidR="00634C7B" w:rsidRDefault="00634C7B">
      <w:pPr>
        <w:spacing w:before="156" w:after="156" w:line="288" w:lineRule="auto"/>
        <w:rPr>
          <w:rFonts w:ascii="Times New Roman" w:hAnsi="Times New Roman" w:cs="Times New Roman"/>
          <w:color w:val="000000" w:themeColor="text1"/>
          <w:szCs w:val="21"/>
        </w:rPr>
      </w:pPr>
    </w:p>
    <w:p w14:paraId="5701A24A" w14:textId="77777777" w:rsidR="003777AE" w:rsidRDefault="003777AE">
      <w:pPr>
        <w:spacing w:before="156" w:after="156" w:line="288" w:lineRule="auto"/>
        <w:rPr>
          <w:rFonts w:ascii="Times New Roman" w:hAnsi="Times New Roman" w:cs="Times New Roman"/>
          <w:color w:val="000000" w:themeColor="text1"/>
          <w:szCs w:val="21"/>
        </w:rPr>
      </w:pPr>
    </w:p>
    <w:p w14:paraId="33E127CF" w14:textId="77777777" w:rsidR="003777AE" w:rsidRPr="008659FB" w:rsidRDefault="003777AE" w:rsidP="003777AE">
      <w:pPr>
        <w:spacing w:before="156" w:after="156" w:line="288" w:lineRule="auto"/>
        <w:rPr>
          <w:rFonts w:ascii="Times New Roman" w:hAnsi="Times New Roman" w:cs="Times New Roman"/>
          <w:b/>
          <w:bCs/>
          <w:color w:val="000000" w:themeColor="text1"/>
          <w:szCs w:val="21"/>
          <w:highlight w:val="lightGray"/>
        </w:rPr>
      </w:pPr>
      <w:r w:rsidRPr="008659FB">
        <w:rPr>
          <w:rFonts w:ascii="Times New Roman" w:hAnsi="Times New Roman" w:cs="Times New Roman"/>
          <w:b/>
          <w:bCs/>
          <w:color w:val="000000" w:themeColor="text1"/>
          <w:szCs w:val="21"/>
          <w:highlight w:val="lightGray"/>
        </w:rPr>
        <w:t>1A – CONTRACTUAL CONTEXT</w:t>
      </w:r>
    </w:p>
    <w:p w14:paraId="0B299921" w14:textId="77777777" w:rsidR="003777AE" w:rsidRPr="008659FB" w:rsidRDefault="003777AE" w:rsidP="003777AE">
      <w:pPr>
        <w:spacing w:before="156" w:after="156" w:line="288" w:lineRule="auto"/>
        <w:rPr>
          <w:rFonts w:ascii="Times New Roman" w:hAnsi="Times New Roman" w:cs="Times New Roman"/>
          <w:color w:val="000000" w:themeColor="text1"/>
          <w:szCs w:val="21"/>
          <w:highlight w:val="lightGray"/>
        </w:rPr>
      </w:pPr>
      <w:r w:rsidRPr="008659FB">
        <w:rPr>
          <w:rFonts w:ascii="Times New Roman" w:hAnsi="Times New Roman" w:cs="Times New Roman"/>
          <w:color w:val="000000" w:themeColor="text1"/>
          <w:szCs w:val="21"/>
          <w:highlight w:val="lightGray"/>
        </w:rPr>
        <w:t>1A.1 Subordination to Distribution Agreement: This Sales Contract is entered into pursuant to, and shall be governed by the terms of, the Distribution Agreement between the Parties (and/or their Affiliates) dated November 28, 2025 ("Distribution Agreement").</w:t>
      </w:r>
    </w:p>
    <w:p w14:paraId="2E9E24AC" w14:textId="77777777" w:rsidR="003777AE" w:rsidRPr="008659FB" w:rsidRDefault="003777AE" w:rsidP="003777AE">
      <w:pPr>
        <w:spacing w:before="156" w:after="156" w:line="288" w:lineRule="auto"/>
        <w:rPr>
          <w:rFonts w:ascii="Times New Roman" w:hAnsi="Times New Roman" w:cs="Times New Roman"/>
          <w:color w:val="000000" w:themeColor="text1"/>
          <w:szCs w:val="21"/>
          <w:highlight w:val="lightGray"/>
        </w:rPr>
      </w:pPr>
      <w:r w:rsidRPr="008659FB">
        <w:rPr>
          <w:rFonts w:ascii="Times New Roman" w:hAnsi="Times New Roman" w:cs="Times New Roman"/>
          <w:color w:val="000000" w:themeColor="text1"/>
          <w:szCs w:val="21"/>
          <w:highlight w:val="lightGray"/>
        </w:rPr>
        <w:t>1A.2 Conflict of Terms: In the event of any conflict or inconsistency between this Sales Contract and the Distribution Agreement regarding exclusivity, client protection, anti-circumvention, liability, penalty fees, or survival provisions, the Distribution Agreement shall prevail.</w:t>
      </w:r>
    </w:p>
    <w:p w14:paraId="6728812A" w14:textId="6943D578" w:rsidR="003777AE" w:rsidRPr="008659FB" w:rsidRDefault="003777AE" w:rsidP="003777AE">
      <w:pPr>
        <w:spacing w:before="156" w:after="156" w:line="288" w:lineRule="auto"/>
        <w:rPr>
          <w:rFonts w:ascii="Times New Roman" w:hAnsi="Times New Roman" w:cs="Times New Roman"/>
          <w:color w:val="000000" w:themeColor="text1"/>
          <w:szCs w:val="21"/>
          <w:highlight w:val="lightGray"/>
        </w:rPr>
      </w:pPr>
      <w:r w:rsidRPr="008659FB">
        <w:rPr>
          <w:rFonts w:ascii="Times New Roman" w:hAnsi="Times New Roman" w:cs="Times New Roman"/>
          <w:color w:val="000000" w:themeColor="text1"/>
          <w:szCs w:val="21"/>
          <w:highlight w:val="lightGray"/>
        </w:rPr>
        <w:t>1A.3 Affiliate Coverage: For the avoidance of doubt, references to the Seller in this Contract include Solarfun Renewable Energy Poland sp. z o.o., Jiangsu Linyang Energy Storage Technology Co., Ltd, and their respective Affiliates, all of whom are bound by the Distribution Agreement.</w:t>
      </w:r>
    </w:p>
    <w:p w14:paraId="6A0D30C4" w14:textId="77777777" w:rsidR="00474ED9" w:rsidRPr="00BD3D34" w:rsidRDefault="00474ED9" w:rsidP="003777AE">
      <w:pPr>
        <w:spacing w:before="156" w:after="156" w:line="288" w:lineRule="auto"/>
        <w:rPr>
          <w:rFonts w:ascii="Times New Roman" w:hAnsi="Times New Roman" w:cs="Times New Roman"/>
          <w:color w:val="000000" w:themeColor="text1"/>
          <w:szCs w:val="21"/>
          <w:rPrChange w:id="40" w:author="Klaudia Samul" w:date="2026-02-27T12:03:00Z" w16du:dateUtc="2026-02-27T11:03:00Z">
            <w:rPr>
              <w:rFonts w:ascii="Times New Roman" w:hAnsi="Times New Roman" w:cs="Times New Roman"/>
              <w:color w:val="000000" w:themeColor="text1"/>
              <w:szCs w:val="21"/>
              <w:lang w:val="pl-PL"/>
            </w:rPr>
          </w:rPrChange>
        </w:rPr>
      </w:pPr>
    </w:p>
    <w:p w14:paraId="29330531" w14:textId="361CD3B5" w:rsidR="004C76DF" w:rsidRPr="003777AE" w:rsidRDefault="00B850DB" w:rsidP="003777AE">
      <w:pPr>
        <w:pStyle w:val="1"/>
        <w:spacing w:before="156" w:after="156"/>
        <w:rPr>
          <w:color w:val="000000" w:themeColor="text1"/>
        </w:rPr>
      </w:pPr>
      <w:r w:rsidRPr="003777AE">
        <w:rPr>
          <w:color w:val="000000" w:themeColor="text1"/>
          <w:sz w:val="21"/>
        </w:rPr>
        <w:t>Name of Commodity, Specifications, Quantity</w:t>
      </w:r>
    </w:p>
    <w:tbl>
      <w:tblPr>
        <w:tblW w:w="5000" w:type="pct"/>
        <w:tblInd w:w="221" w:type="dxa"/>
        <w:tblLayout w:type="fixed"/>
        <w:tblCellMar>
          <w:top w:w="216" w:type="dxa"/>
          <w:left w:w="216" w:type="dxa"/>
          <w:bottom w:w="216" w:type="dxa"/>
          <w:right w:w="216" w:type="dxa"/>
        </w:tblCellMar>
        <w:tblLook w:val="04A0" w:firstRow="1" w:lastRow="0" w:firstColumn="1" w:lastColumn="0" w:noHBand="0" w:noVBand="1"/>
      </w:tblPr>
      <w:tblGrid>
        <w:gridCol w:w="2395"/>
        <w:gridCol w:w="1734"/>
        <w:gridCol w:w="1999"/>
        <w:gridCol w:w="2168"/>
      </w:tblGrid>
      <w:tr w:rsidR="004C76DF" w14:paraId="12AF3C35" w14:textId="77777777">
        <w:trPr>
          <w:trHeight w:val="1603"/>
        </w:trPr>
        <w:tc>
          <w:tcPr>
            <w:tcW w:w="2398" w:type="dxa"/>
            <w:tcBorders>
              <w:top w:val="single" w:sz="4" w:space="0" w:color="000000"/>
              <w:left w:val="single" w:sz="4" w:space="0" w:color="000000"/>
              <w:bottom w:val="single" w:sz="4" w:space="0" w:color="000000"/>
              <w:right w:val="single" w:sz="4" w:space="0" w:color="000000"/>
            </w:tcBorders>
          </w:tcPr>
          <w:p w14:paraId="255AFBD3" w14:textId="77777777"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Name of Commodities &amp; Specification</w:t>
            </w:r>
          </w:p>
        </w:tc>
        <w:tc>
          <w:tcPr>
            <w:tcW w:w="1736" w:type="dxa"/>
            <w:tcBorders>
              <w:top w:val="single" w:sz="4" w:space="0" w:color="000000"/>
              <w:left w:val="single" w:sz="4" w:space="0" w:color="000000"/>
              <w:bottom w:val="single" w:sz="4" w:space="0" w:color="000000"/>
              <w:right w:val="single" w:sz="4" w:space="0" w:color="000000"/>
            </w:tcBorders>
          </w:tcPr>
          <w:p w14:paraId="2E7B8B05" w14:textId="77777777"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Quantity  (PCS)</w:t>
            </w:r>
          </w:p>
        </w:tc>
        <w:tc>
          <w:tcPr>
            <w:tcW w:w="2001" w:type="dxa"/>
            <w:tcBorders>
              <w:top w:val="single" w:sz="4" w:space="0" w:color="000000"/>
              <w:left w:val="single" w:sz="4" w:space="0" w:color="000000"/>
              <w:bottom w:val="single" w:sz="4" w:space="0" w:color="000000"/>
              <w:right w:val="single" w:sz="4" w:space="0" w:color="000000"/>
            </w:tcBorders>
          </w:tcPr>
          <w:p w14:paraId="54910F97" w14:textId="21BA1B5C"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Uni</w:t>
            </w:r>
            <w:r w:rsidR="00313986">
              <w:rPr>
                <w:rFonts w:ascii="Times New Roman" w:hAnsi="Times New Roman" w:cs="Times New Roman"/>
                <w:color w:val="000000" w:themeColor="text1"/>
                <w:szCs w:val="21"/>
              </w:rPr>
              <w:t xml:space="preserve">t </w:t>
            </w:r>
            <w:r>
              <w:rPr>
                <w:rFonts w:ascii="Times New Roman" w:hAnsi="Times New Roman" w:cs="Times New Roman"/>
                <w:color w:val="000000" w:themeColor="text1"/>
                <w:szCs w:val="21"/>
              </w:rPr>
              <w:t>price</w:t>
            </w:r>
            <w:r>
              <w:rPr>
                <w:rFonts w:ascii="Times New Roman" w:hAnsi="Times New Roman" w:cs="Times New Roman"/>
                <w:color w:val="000000" w:themeColor="text1"/>
                <w:szCs w:val="21"/>
              </w:rPr>
              <w:t>（</w:t>
            </w:r>
            <w:r w:rsidR="00566C6C">
              <w:rPr>
                <w:rFonts w:ascii="Times New Roman" w:hAnsi="Times New Roman" w:cs="Times New Roman" w:hint="eastAsia"/>
                <w:color w:val="000000" w:themeColor="text1"/>
                <w:szCs w:val="21"/>
              </w:rPr>
              <w:t>USD</w:t>
            </w:r>
            <w:r>
              <w:rPr>
                <w:rFonts w:ascii="Times New Roman" w:hAnsi="Times New Roman" w:cs="Times New Roman"/>
                <w:color w:val="000000" w:themeColor="text1"/>
                <w:szCs w:val="21"/>
              </w:rPr>
              <w:t>）</w:t>
            </w:r>
          </w:p>
          <w:p w14:paraId="5C0FE65A" w14:textId="797312CE" w:rsidR="004C76DF" w:rsidRPr="00313986" w:rsidRDefault="00055561" w:rsidP="00313986">
            <w:pPr>
              <w:widowControl/>
              <w:spacing w:before="156" w:after="156" w:line="288" w:lineRule="auto"/>
              <w:jc w:val="center"/>
              <w:rPr>
                <w:rFonts w:ascii="Times New Roman" w:hAnsi="Times New Roman" w:cs="Times New Roman"/>
                <w:b/>
                <w:bCs/>
                <w:color w:val="000000" w:themeColor="text1"/>
                <w:szCs w:val="21"/>
              </w:rPr>
            </w:pPr>
            <w:r w:rsidRPr="00041827">
              <w:rPr>
                <w:rFonts w:ascii="Times New Roman" w:hAnsi="Times New Roman" w:cs="Times New Roman"/>
                <w:b/>
                <w:bCs/>
                <w:color w:val="000000" w:themeColor="text1"/>
                <w:szCs w:val="21"/>
                <w:highlight w:val="yellow"/>
              </w:rPr>
              <w:t xml:space="preserve">CIF </w:t>
            </w:r>
            <w:r w:rsidR="00AC650D">
              <w:rPr>
                <w:rFonts w:ascii="Times New Roman" w:hAnsi="Times New Roman" w:cs="Times New Roman"/>
                <w:b/>
                <w:bCs/>
                <w:color w:val="000000" w:themeColor="text1"/>
                <w:szCs w:val="21"/>
              </w:rPr>
              <w:t>..</w:t>
            </w:r>
          </w:p>
        </w:tc>
        <w:tc>
          <w:tcPr>
            <w:tcW w:w="2170" w:type="dxa"/>
            <w:tcBorders>
              <w:top w:val="single" w:sz="4" w:space="0" w:color="000000"/>
              <w:left w:val="single" w:sz="4" w:space="0" w:color="000000"/>
              <w:bottom w:val="single" w:sz="4" w:space="0" w:color="000000"/>
              <w:right w:val="single" w:sz="4" w:space="0" w:color="000000"/>
            </w:tcBorders>
          </w:tcPr>
          <w:p w14:paraId="6904E402" w14:textId="54D415CD" w:rsidR="004C76DF" w:rsidRDefault="00B850DB" w:rsidP="00313986">
            <w:pPr>
              <w:widowControl/>
              <w:spacing w:before="156" w:after="156" w:line="288" w:lineRule="auto"/>
              <w:jc w:val="center"/>
              <w:rPr>
                <w:rFonts w:ascii="Times New Roman" w:hAnsi="Times New Roman" w:cs="Times New Roman"/>
                <w:color w:val="000000" w:themeColor="text1"/>
                <w:szCs w:val="21"/>
              </w:rPr>
            </w:pPr>
            <w:r>
              <w:rPr>
                <w:rFonts w:ascii="Times New Roman" w:hAnsi="Times New Roman" w:cs="Times New Roman"/>
                <w:color w:val="000000" w:themeColor="text1"/>
                <w:szCs w:val="21"/>
              </w:rPr>
              <w:t>Total price</w:t>
            </w:r>
            <w:r>
              <w:rPr>
                <w:rFonts w:ascii="Times New Roman" w:hAnsi="Times New Roman" w:cs="Times New Roman"/>
                <w:color w:val="000000" w:themeColor="text1"/>
                <w:szCs w:val="21"/>
              </w:rPr>
              <w:t>（</w:t>
            </w:r>
            <w:r w:rsidR="00566C6C">
              <w:rPr>
                <w:rFonts w:ascii="Times New Roman" w:hAnsi="Times New Roman" w:cs="Times New Roman" w:hint="eastAsia"/>
                <w:color w:val="000000" w:themeColor="text1"/>
                <w:szCs w:val="21"/>
              </w:rPr>
              <w:t>USD</w:t>
            </w:r>
            <w:r>
              <w:rPr>
                <w:rFonts w:ascii="Times New Roman" w:hAnsi="Times New Roman" w:cs="Times New Roman"/>
                <w:color w:val="000000" w:themeColor="text1"/>
                <w:szCs w:val="21"/>
              </w:rPr>
              <w:t>）</w:t>
            </w:r>
          </w:p>
          <w:p w14:paraId="7BAC0E58" w14:textId="7DC997EF" w:rsidR="004C76DF" w:rsidRPr="00313986" w:rsidRDefault="00055561" w:rsidP="00313986">
            <w:pPr>
              <w:widowControl/>
              <w:spacing w:before="156" w:after="156" w:line="288" w:lineRule="auto"/>
              <w:jc w:val="center"/>
              <w:rPr>
                <w:rFonts w:ascii="Times New Roman" w:hAnsi="Times New Roman" w:cs="Times New Roman"/>
                <w:b/>
                <w:bCs/>
                <w:color w:val="000000" w:themeColor="text1"/>
                <w:szCs w:val="21"/>
              </w:rPr>
            </w:pPr>
            <w:r w:rsidRPr="00041827">
              <w:rPr>
                <w:rFonts w:ascii="Times New Roman" w:hAnsi="Times New Roman" w:cs="Times New Roman"/>
                <w:b/>
                <w:bCs/>
                <w:color w:val="000000" w:themeColor="text1"/>
                <w:szCs w:val="21"/>
                <w:highlight w:val="yellow"/>
              </w:rPr>
              <w:t xml:space="preserve">CIF </w:t>
            </w:r>
            <w:r w:rsidR="00AC650D">
              <w:rPr>
                <w:rFonts w:ascii="Times New Roman" w:hAnsi="Times New Roman" w:cs="Times New Roman"/>
                <w:b/>
                <w:bCs/>
                <w:color w:val="000000" w:themeColor="text1"/>
                <w:szCs w:val="21"/>
              </w:rPr>
              <w:t>..</w:t>
            </w:r>
          </w:p>
        </w:tc>
      </w:tr>
      <w:tr w:rsidR="004C76DF" w14:paraId="6AEAF16E" w14:textId="77777777">
        <w:trPr>
          <w:trHeight w:val="335"/>
        </w:trPr>
        <w:tc>
          <w:tcPr>
            <w:tcW w:w="2398" w:type="dxa"/>
            <w:tcBorders>
              <w:top w:val="single" w:sz="4" w:space="0" w:color="000000"/>
              <w:left w:val="single" w:sz="4" w:space="0" w:color="000000"/>
              <w:bottom w:val="single" w:sz="4" w:space="0" w:color="000000"/>
              <w:right w:val="single" w:sz="4" w:space="0" w:color="000000"/>
            </w:tcBorders>
          </w:tcPr>
          <w:p w14:paraId="12000C6D" w14:textId="7BCC85E1" w:rsidR="004C76DF" w:rsidRDefault="004C76DF" w:rsidP="00313986">
            <w:pPr>
              <w:widowControl/>
              <w:jc w:val="center"/>
              <w:rPr>
                <w:rFonts w:ascii="Times New Roman" w:hAnsi="Times New Roman" w:cs="Times New Roman"/>
                <w:color w:val="000000" w:themeColor="text1"/>
                <w:szCs w:val="21"/>
              </w:rPr>
            </w:pPr>
          </w:p>
        </w:tc>
        <w:tc>
          <w:tcPr>
            <w:tcW w:w="1736" w:type="dxa"/>
            <w:tcBorders>
              <w:top w:val="single" w:sz="4" w:space="0" w:color="000000"/>
              <w:left w:val="single" w:sz="4" w:space="0" w:color="000000"/>
              <w:bottom w:val="single" w:sz="4" w:space="0" w:color="000000"/>
              <w:right w:val="single" w:sz="4" w:space="0" w:color="000000"/>
            </w:tcBorders>
            <w:vAlign w:val="center"/>
          </w:tcPr>
          <w:p w14:paraId="26E966B9" w14:textId="7038F7EE"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001" w:type="dxa"/>
            <w:tcBorders>
              <w:top w:val="single" w:sz="4" w:space="0" w:color="000000"/>
              <w:left w:val="single" w:sz="4" w:space="0" w:color="000000"/>
              <w:bottom w:val="single" w:sz="4" w:space="0" w:color="000000"/>
              <w:right w:val="single" w:sz="4" w:space="0" w:color="000000"/>
            </w:tcBorders>
            <w:vAlign w:val="center"/>
          </w:tcPr>
          <w:p w14:paraId="631698BA" w14:textId="548C5494"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170" w:type="dxa"/>
            <w:tcBorders>
              <w:top w:val="single" w:sz="4" w:space="0" w:color="000000"/>
              <w:left w:val="single" w:sz="4" w:space="0" w:color="000000"/>
              <w:bottom w:val="single" w:sz="4" w:space="0" w:color="000000"/>
              <w:right w:val="single" w:sz="4" w:space="0" w:color="000000"/>
            </w:tcBorders>
            <w:vAlign w:val="center"/>
          </w:tcPr>
          <w:p w14:paraId="74EE0962" w14:textId="269599FE"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r>
      <w:tr w:rsidR="004C76DF" w14:paraId="6D401BDD" w14:textId="77777777">
        <w:trPr>
          <w:trHeight w:val="335"/>
        </w:trPr>
        <w:tc>
          <w:tcPr>
            <w:tcW w:w="2398" w:type="dxa"/>
            <w:tcBorders>
              <w:top w:val="single" w:sz="4" w:space="0" w:color="000000"/>
              <w:left w:val="single" w:sz="4" w:space="0" w:color="000000"/>
              <w:bottom w:val="single" w:sz="4" w:space="0" w:color="000000"/>
              <w:right w:val="single" w:sz="4" w:space="0" w:color="000000"/>
            </w:tcBorders>
          </w:tcPr>
          <w:p w14:paraId="523CFA7A" w14:textId="3FDEA04A" w:rsidR="004C76DF" w:rsidRDefault="00B850DB" w:rsidP="00313986">
            <w:pPr>
              <w:widowControl/>
              <w:spacing w:before="156" w:after="156" w:line="288" w:lineRule="auto"/>
              <w:jc w:val="center"/>
              <w:rPr>
                <w:rFonts w:ascii="Times New Roman" w:hAnsi="Times New Roman" w:cs="Times New Roman"/>
                <w:b/>
                <w:color w:val="000000" w:themeColor="text1"/>
                <w:szCs w:val="21"/>
              </w:rPr>
            </w:pPr>
            <w:r>
              <w:rPr>
                <w:rFonts w:ascii="Times New Roman" w:hAnsi="Times New Roman" w:cs="Times New Roman"/>
                <w:b/>
                <w:color w:val="000000" w:themeColor="text1"/>
                <w:szCs w:val="21"/>
              </w:rPr>
              <w:t>Total</w:t>
            </w:r>
            <w:r w:rsidR="00497B34">
              <w:rPr>
                <w:rFonts w:ascii="Times New Roman" w:hAnsi="Times New Roman" w:cs="Times New Roman"/>
                <w:b/>
                <w:color w:val="000000" w:themeColor="text1"/>
                <w:szCs w:val="21"/>
              </w:rPr>
              <w:t xml:space="preserve"> </w:t>
            </w:r>
            <w:r>
              <w:rPr>
                <w:rFonts w:ascii="Times New Roman" w:hAnsi="Times New Roman" w:cs="Times New Roman"/>
                <w:b/>
                <w:color w:val="000000" w:themeColor="text1"/>
                <w:szCs w:val="21"/>
              </w:rPr>
              <w:t>(Contract Value)</w:t>
            </w:r>
          </w:p>
        </w:tc>
        <w:tc>
          <w:tcPr>
            <w:tcW w:w="1736" w:type="dxa"/>
            <w:tcBorders>
              <w:top w:val="single" w:sz="4" w:space="0" w:color="000000"/>
              <w:left w:val="single" w:sz="4" w:space="0" w:color="000000"/>
              <w:bottom w:val="single" w:sz="4" w:space="0" w:color="000000"/>
              <w:right w:val="single" w:sz="4" w:space="0" w:color="000000"/>
            </w:tcBorders>
            <w:vAlign w:val="center"/>
          </w:tcPr>
          <w:p w14:paraId="0861FB5B" w14:textId="77777777"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001" w:type="dxa"/>
            <w:tcBorders>
              <w:top w:val="single" w:sz="4" w:space="0" w:color="000000"/>
              <w:left w:val="single" w:sz="4" w:space="0" w:color="000000"/>
              <w:bottom w:val="single" w:sz="4" w:space="0" w:color="000000"/>
              <w:right w:val="single" w:sz="4" w:space="0" w:color="000000"/>
            </w:tcBorders>
            <w:vAlign w:val="center"/>
          </w:tcPr>
          <w:p w14:paraId="31F48E27" w14:textId="77777777" w:rsidR="004C76DF" w:rsidRDefault="004C76DF" w:rsidP="00313986">
            <w:pPr>
              <w:widowControl/>
              <w:spacing w:before="156" w:after="156" w:line="288" w:lineRule="auto"/>
              <w:jc w:val="center"/>
              <w:rPr>
                <w:rFonts w:ascii="Times New Roman" w:hAnsi="Times New Roman" w:cs="Times New Roman"/>
                <w:color w:val="000000" w:themeColor="text1"/>
                <w:szCs w:val="21"/>
              </w:rPr>
            </w:pPr>
          </w:p>
        </w:tc>
        <w:tc>
          <w:tcPr>
            <w:tcW w:w="2170" w:type="dxa"/>
            <w:tcBorders>
              <w:top w:val="single" w:sz="4" w:space="0" w:color="000000"/>
              <w:left w:val="single" w:sz="4" w:space="0" w:color="000000"/>
              <w:bottom w:val="single" w:sz="4" w:space="0" w:color="000000"/>
              <w:right w:val="single" w:sz="4" w:space="0" w:color="000000"/>
            </w:tcBorders>
            <w:vAlign w:val="center"/>
          </w:tcPr>
          <w:p w14:paraId="0DFE3B93" w14:textId="54417226" w:rsidR="004C76DF" w:rsidRPr="00313986" w:rsidRDefault="004C76DF" w:rsidP="00313986">
            <w:pPr>
              <w:widowControl/>
              <w:spacing w:before="156" w:after="156" w:line="288" w:lineRule="auto"/>
              <w:jc w:val="center"/>
              <w:rPr>
                <w:rFonts w:ascii="Times New Roman" w:hAnsi="Times New Roman" w:cs="Times New Roman"/>
                <w:b/>
                <w:bCs/>
                <w:color w:val="000000" w:themeColor="text1"/>
                <w:szCs w:val="21"/>
              </w:rPr>
            </w:pPr>
          </w:p>
        </w:tc>
      </w:tr>
    </w:tbl>
    <w:p w14:paraId="4F79E698" w14:textId="38BEAD59" w:rsidR="004C76DF" w:rsidRDefault="00B850DB">
      <w:pPr>
        <w:snapToGrid w:val="0"/>
        <w:spacing w:before="156" w:after="156" w:line="288" w:lineRule="auto"/>
        <w:ind w:left="426"/>
        <w:rPr>
          <w:rFonts w:eastAsia="KaiTi"/>
          <w:color w:val="000000" w:themeColor="text1"/>
          <w:szCs w:val="21"/>
        </w:rPr>
      </w:pPr>
      <w:r>
        <w:rPr>
          <w:rFonts w:ascii="Times New Roman" w:eastAsia="KaiTi" w:hAnsi="Times New Roman" w:cs="Times New Roman"/>
          <w:color w:val="000000" w:themeColor="text1"/>
          <w:szCs w:val="21"/>
        </w:rPr>
        <w:t xml:space="preserve">The commodities stipulated in this article 1 </w:t>
      </w:r>
      <w:r w:rsidR="00AC650D">
        <w:rPr>
          <w:rFonts w:ascii="Times New Roman" w:eastAsia="KaiTi" w:hAnsi="Times New Roman" w:cs="Times New Roman"/>
          <w:color w:val="000000" w:themeColor="text1"/>
          <w:szCs w:val="21"/>
        </w:rPr>
        <w:t>are referred</w:t>
      </w:r>
      <w:r>
        <w:rPr>
          <w:rFonts w:ascii="Times New Roman" w:eastAsia="KaiTi" w:hAnsi="Times New Roman" w:cs="Times New Roman"/>
          <w:color w:val="000000" w:themeColor="text1"/>
          <w:szCs w:val="21"/>
        </w:rPr>
        <w:t xml:space="preserve"> to as “Commodities”.</w:t>
      </w:r>
    </w:p>
    <w:p w14:paraId="1290320F" w14:textId="77777777" w:rsidR="004C76DF" w:rsidRDefault="00B850DB">
      <w:pPr>
        <w:pStyle w:val="1"/>
        <w:spacing w:before="156" w:after="156"/>
        <w:rPr>
          <w:color w:val="000000" w:themeColor="text1"/>
        </w:rPr>
      </w:pPr>
      <w:r>
        <w:rPr>
          <w:color w:val="000000" w:themeColor="text1"/>
          <w:sz w:val="21"/>
        </w:rPr>
        <w:t>Packing</w:t>
      </w:r>
    </w:p>
    <w:p w14:paraId="40DD1EF3"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Unless otherwise specified in this Contract, SELLER shall be responsible for packing materials (Export Cartons and Pallets) and the packing of the Commodities for shipment is in accordance with SELLER’s packing standard.</w:t>
      </w:r>
    </w:p>
    <w:p w14:paraId="590B6701" w14:textId="4BB871C4" w:rsidR="004C76DF" w:rsidRDefault="00B850DB">
      <w:pPr>
        <w:pStyle w:val="1"/>
        <w:pPrChange w:id="41" w:author="Klaudia Samul" w:date="2026-02-27T12:39:00Z" w16du:dateUtc="2026-02-27T11:39:00Z">
          <w:pPr>
            <w:pStyle w:val="1"/>
            <w:spacing w:before="156" w:after="156"/>
          </w:pPr>
        </w:pPrChange>
      </w:pPr>
      <w:r>
        <w:lastRenderedPageBreak/>
        <w:t>Price</w:t>
      </w:r>
    </w:p>
    <w:p w14:paraId="257B69B5"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The prices are exclusive of amounts in respect of VAT. The BUYER shall, on receipt of a valid VAT invoice from the SELLER, pay to the SELLER any additional amounts in respect of VAT as are chargeable on a supply of Commodities.</w:t>
      </w:r>
    </w:p>
    <w:p w14:paraId="0A92FE27" w14:textId="7A2505EF" w:rsidR="004C76DF" w:rsidRPr="00BD3D34" w:rsidRDefault="004C76DF" w:rsidP="00AC650D">
      <w:pPr>
        <w:pStyle w:val="2"/>
        <w:numPr>
          <w:ilvl w:val="0"/>
          <w:numId w:val="0"/>
        </w:numPr>
        <w:spacing w:before="156" w:after="156"/>
        <w:ind w:left="1247"/>
        <w:rPr>
          <w:color w:val="000000" w:themeColor="text1"/>
          <w:sz w:val="21"/>
          <w:szCs w:val="21"/>
          <w:lang w:val="en-US"/>
          <w:rPrChange w:id="42" w:author="Klaudia Samul" w:date="2026-02-27T12:03:00Z" w16du:dateUtc="2026-02-27T11:03:00Z">
            <w:rPr>
              <w:color w:val="000000" w:themeColor="text1"/>
              <w:sz w:val="21"/>
              <w:szCs w:val="21"/>
              <w:lang w:val="pl-PL"/>
            </w:rPr>
          </w:rPrChange>
        </w:rPr>
      </w:pPr>
    </w:p>
    <w:p w14:paraId="442CD6E4" w14:textId="77777777" w:rsidR="004C76DF" w:rsidRPr="008659FB" w:rsidRDefault="00B850DB" w:rsidP="00AC650D">
      <w:pPr>
        <w:pStyle w:val="1"/>
        <w:spacing w:before="156" w:after="156"/>
        <w:rPr>
          <w:color w:val="000000" w:themeColor="text1"/>
          <w:sz w:val="21"/>
          <w:highlight w:val="lightGray"/>
        </w:rPr>
      </w:pPr>
      <w:r w:rsidRPr="008659FB">
        <w:rPr>
          <w:color w:val="000000" w:themeColor="text1"/>
          <w:sz w:val="21"/>
          <w:highlight w:val="lightGray"/>
        </w:rPr>
        <w:t>Shipment</w:t>
      </w:r>
    </w:p>
    <w:p w14:paraId="073CAF90" w14:textId="060CF0D3" w:rsidR="004C76DF" w:rsidRPr="008659FB" w:rsidRDefault="00B850DB" w:rsidP="00AC650D">
      <w:pPr>
        <w:pStyle w:val="2"/>
        <w:spacing w:before="156" w:after="156"/>
        <w:ind w:left="1247" w:hanging="680"/>
        <w:rPr>
          <w:color w:val="000000" w:themeColor="text1"/>
          <w:sz w:val="21"/>
          <w:szCs w:val="21"/>
          <w:highlight w:val="lightGray"/>
        </w:rPr>
      </w:pPr>
      <w:r w:rsidRPr="008659FB">
        <w:rPr>
          <w:color w:val="000000" w:themeColor="text1"/>
          <w:sz w:val="21"/>
          <w:szCs w:val="21"/>
          <w:highlight w:val="lightGray"/>
        </w:rPr>
        <w:t>The Commodities will be shipped according to the terms listed below:</w:t>
      </w:r>
    </w:p>
    <w:p w14:paraId="2A5A5831" w14:textId="68B35C99" w:rsidR="00474ED9" w:rsidRPr="00AC650D" w:rsidRDefault="00474ED9" w:rsidP="00AC650D">
      <w:pPr>
        <w:pStyle w:val="3"/>
        <w:spacing w:before="156" w:after="156"/>
        <w:ind w:left="1247"/>
        <w:rPr>
          <w:color w:val="000000" w:themeColor="text1"/>
          <w:sz w:val="21"/>
          <w:szCs w:val="21"/>
          <w:highlight w:val="lightGray"/>
        </w:rPr>
      </w:pPr>
      <w:r w:rsidRPr="008659FB">
        <w:rPr>
          <w:color w:val="000000" w:themeColor="text1"/>
          <w:sz w:val="21"/>
          <w:szCs w:val="21"/>
          <w:highlight w:val="lightGray"/>
        </w:rPr>
        <w:t xml:space="preserve">Port of </w:t>
      </w:r>
      <w:r w:rsidRPr="00AC650D">
        <w:rPr>
          <w:color w:val="000000" w:themeColor="text1"/>
          <w:sz w:val="21"/>
          <w:szCs w:val="21"/>
          <w:highlight w:val="lightGray"/>
        </w:rPr>
        <w:t>Shipment: Shanghai, China, or other port as mutually agreed</w:t>
      </w:r>
    </w:p>
    <w:p w14:paraId="0CBD17D6" w14:textId="397F78B0" w:rsidR="00474ED9" w:rsidRPr="00AC650D" w:rsidRDefault="00474ED9" w:rsidP="00AC650D">
      <w:pPr>
        <w:pStyle w:val="3"/>
        <w:spacing w:before="156" w:after="156"/>
        <w:ind w:left="1247"/>
        <w:rPr>
          <w:color w:val="000000" w:themeColor="text1"/>
          <w:sz w:val="21"/>
          <w:szCs w:val="21"/>
          <w:highlight w:val="lightGray"/>
        </w:rPr>
      </w:pPr>
      <w:r w:rsidRPr="00AC650D">
        <w:rPr>
          <w:color w:val="000000" w:themeColor="text1"/>
          <w:sz w:val="21"/>
          <w:szCs w:val="21"/>
          <w:highlight w:val="lightGray"/>
        </w:rPr>
        <w:t>Port of Destination: Limassol, Cyprus</w:t>
      </w:r>
    </w:p>
    <w:p w14:paraId="017918BD" w14:textId="6A45CDF4" w:rsidR="00474ED9" w:rsidRPr="00AC650D" w:rsidRDefault="00474ED9" w:rsidP="00AC650D">
      <w:pPr>
        <w:pStyle w:val="3"/>
        <w:spacing w:before="156" w:after="156"/>
        <w:ind w:left="1247"/>
        <w:rPr>
          <w:color w:val="000000" w:themeColor="text1"/>
          <w:sz w:val="21"/>
          <w:szCs w:val="21"/>
          <w:highlight w:val="lightGray"/>
        </w:rPr>
      </w:pPr>
      <w:r w:rsidRPr="00AC650D">
        <w:rPr>
          <w:color w:val="000000" w:themeColor="text1"/>
          <w:sz w:val="21"/>
          <w:szCs w:val="21"/>
          <w:highlight w:val="lightGray"/>
        </w:rPr>
        <w:t>Country of Origin: People's Republic of China</w:t>
      </w:r>
    </w:p>
    <w:p w14:paraId="610B9A8F" w14:textId="12FAF790" w:rsidR="00474ED9" w:rsidRPr="00AC650D" w:rsidRDefault="00474ED9" w:rsidP="00AC650D">
      <w:pPr>
        <w:pStyle w:val="3"/>
        <w:numPr>
          <w:ilvl w:val="0"/>
          <w:numId w:val="0"/>
        </w:numPr>
        <w:spacing w:before="156" w:after="156"/>
        <w:ind w:left="887"/>
        <w:rPr>
          <w:color w:val="000000" w:themeColor="text1"/>
          <w:sz w:val="21"/>
          <w:szCs w:val="21"/>
          <w:highlight w:val="lightGray"/>
          <w:lang w:val="pl-PL"/>
        </w:rPr>
      </w:pPr>
      <w:r w:rsidRPr="00AC650D">
        <w:rPr>
          <w:color w:val="000000" w:themeColor="text1"/>
          <w:sz w:val="21"/>
          <w:szCs w:val="21"/>
          <w:highlight w:val="lightGray"/>
          <w:lang w:val="en-US"/>
        </w:rPr>
        <w:t xml:space="preserve">Shipment of Commodities shall be according to the attached shipment plan. </w:t>
      </w:r>
      <w:r w:rsidRPr="00AC650D">
        <w:rPr>
          <w:color w:val="000000" w:themeColor="text1"/>
          <w:sz w:val="21"/>
          <w:szCs w:val="21"/>
          <w:highlight w:val="lightGray"/>
          <w:lang w:val="pl-PL"/>
        </w:rPr>
        <w:t>(referred to the Attachment).</w:t>
      </w:r>
    </w:p>
    <w:p w14:paraId="13EB8236" w14:textId="77777777" w:rsidR="004C76DF" w:rsidRPr="00FB02DF" w:rsidRDefault="004C76DF">
      <w:pPr>
        <w:pStyle w:val="3"/>
        <w:numPr>
          <w:ilvl w:val="0"/>
          <w:numId w:val="0"/>
        </w:numPr>
        <w:spacing w:before="156" w:after="156"/>
        <w:ind w:left="1247"/>
        <w:jc w:val="left"/>
        <w:rPr>
          <w:color w:val="000000" w:themeColor="text1"/>
          <w:sz w:val="21"/>
          <w:szCs w:val="21"/>
          <w:lang w:val="pl-PL"/>
        </w:rPr>
        <w:pPrChange w:id="43" w:author="Tomasz  Więckowski" w:date="2026-02-26T15:36:00Z" w16du:dateUtc="2026-02-26T14:36:00Z">
          <w:pPr>
            <w:pStyle w:val="3"/>
            <w:numPr>
              <w:numId w:val="0"/>
            </w:numPr>
            <w:tabs>
              <w:tab w:val="clear" w:pos="0"/>
            </w:tabs>
            <w:spacing w:before="156" w:after="156"/>
            <w:ind w:left="0" w:firstLine="0"/>
          </w:pPr>
        </w:pPrChange>
      </w:pPr>
    </w:p>
    <w:p w14:paraId="4CEF1C2C" w14:textId="77777777" w:rsidR="004C76DF" w:rsidRDefault="00B850DB" w:rsidP="00AC650D">
      <w:pPr>
        <w:pStyle w:val="1"/>
        <w:spacing w:before="156" w:after="156"/>
        <w:rPr>
          <w:color w:val="000000" w:themeColor="text1"/>
        </w:rPr>
      </w:pPr>
      <w:r>
        <w:rPr>
          <w:color w:val="000000" w:themeColor="text1"/>
          <w:sz w:val="21"/>
        </w:rPr>
        <w:t>Delivery Incoterms and Inspection</w:t>
      </w:r>
    </w:p>
    <w:p w14:paraId="0C189390" w14:textId="140721C4" w:rsidR="004C76DF" w:rsidRPr="008659FB" w:rsidRDefault="00B850DB" w:rsidP="00AC650D">
      <w:pPr>
        <w:pStyle w:val="2"/>
        <w:spacing w:before="156" w:after="156"/>
        <w:ind w:left="1247" w:hanging="680"/>
        <w:rPr>
          <w:rFonts w:cs="Arial"/>
          <w:color w:val="000000" w:themeColor="text1"/>
          <w:sz w:val="21"/>
          <w:szCs w:val="21"/>
          <w:highlight w:val="lightGray"/>
        </w:rPr>
      </w:pPr>
      <w:r w:rsidRPr="008659FB">
        <w:rPr>
          <w:color w:val="000000" w:themeColor="text1"/>
          <w:sz w:val="21"/>
          <w:szCs w:val="21"/>
          <w:highlight w:val="lightGray"/>
        </w:rPr>
        <w:t>Delivery: Incoterms 2020 [</w:t>
      </w:r>
      <w:r w:rsidR="00055561" w:rsidRPr="008659FB">
        <w:rPr>
          <w:color w:val="000000" w:themeColor="text1"/>
          <w:sz w:val="21"/>
          <w:szCs w:val="21"/>
          <w:highlight w:val="lightGray"/>
        </w:rPr>
        <w:t>CIF</w:t>
      </w:r>
      <w:r w:rsidRPr="008659FB">
        <w:rPr>
          <w:color w:val="000000" w:themeColor="text1"/>
          <w:sz w:val="21"/>
          <w:szCs w:val="21"/>
          <w:highlight w:val="lightGray"/>
        </w:rPr>
        <w:t xml:space="preserve">] </w:t>
      </w:r>
      <w:r w:rsidR="00474ED9" w:rsidRPr="008659FB">
        <w:rPr>
          <w:color w:val="000000" w:themeColor="text1"/>
          <w:sz w:val="21"/>
          <w:szCs w:val="21"/>
          <w:highlight w:val="lightGray"/>
        </w:rPr>
        <w:t>Limassol, Cyprus</w:t>
      </w:r>
      <w:r w:rsidR="00313986" w:rsidRPr="008659FB">
        <w:rPr>
          <w:color w:val="000000" w:themeColor="text1"/>
          <w:sz w:val="21"/>
          <w:szCs w:val="21"/>
          <w:highlight w:val="lightGray"/>
        </w:rPr>
        <w:t xml:space="preserve"> </w:t>
      </w:r>
      <w:r w:rsidRPr="008659FB">
        <w:rPr>
          <w:color w:val="000000" w:themeColor="text1"/>
          <w:sz w:val="21"/>
          <w:szCs w:val="21"/>
          <w:highlight w:val="lightGray"/>
        </w:rPr>
        <w:t>Commodities ordered for delivery are supplied and delivered by way of “</w:t>
      </w:r>
      <w:r w:rsidR="00055561" w:rsidRPr="008659FB">
        <w:rPr>
          <w:b/>
          <w:bCs/>
          <w:color w:val="000000" w:themeColor="text1"/>
          <w:sz w:val="21"/>
          <w:szCs w:val="21"/>
          <w:highlight w:val="lightGray"/>
        </w:rPr>
        <w:t>CIF</w:t>
      </w:r>
      <w:r w:rsidRPr="008659FB">
        <w:rPr>
          <w:color w:val="000000" w:themeColor="text1"/>
          <w:sz w:val="21"/>
          <w:szCs w:val="21"/>
          <w:highlight w:val="lightGray"/>
        </w:rPr>
        <w:t>” (Incoterms 2020).</w:t>
      </w:r>
    </w:p>
    <w:p w14:paraId="5D6B9385" w14:textId="77777777" w:rsidR="004C76DF" w:rsidRPr="008659FB" w:rsidRDefault="00B850DB" w:rsidP="00AC650D">
      <w:pPr>
        <w:pStyle w:val="2"/>
        <w:spacing w:before="156" w:after="156"/>
        <w:ind w:left="1247" w:hanging="680"/>
        <w:rPr>
          <w:color w:val="000000" w:themeColor="text1"/>
          <w:sz w:val="21"/>
          <w:szCs w:val="21"/>
          <w:highlight w:val="lightGray"/>
        </w:rPr>
      </w:pPr>
      <w:bookmarkStart w:id="44" w:name="co_anchor_a1000229_1"/>
      <w:bookmarkStart w:id="45" w:name="co_anchor_a806815_1"/>
      <w:bookmarkEnd w:id="44"/>
      <w:bookmarkEnd w:id="45"/>
      <w:r w:rsidRPr="008659FB">
        <w:rPr>
          <w:color w:val="000000" w:themeColor="text1"/>
          <w:sz w:val="21"/>
          <w:szCs w:val="21"/>
          <w:highlight w:val="lightGray"/>
        </w:rPr>
        <w:t>If a delivery date is specified</w:t>
      </w:r>
      <w:r w:rsidRPr="008659FB">
        <w:rPr>
          <w:highlight w:val="lightGray"/>
        </w:rPr>
        <w:t xml:space="preserve"> </w:t>
      </w:r>
      <w:r w:rsidRPr="008659FB">
        <w:rPr>
          <w:color w:val="000000" w:themeColor="text1"/>
          <w:sz w:val="21"/>
          <w:szCs w:val="21"/>
          <w:highlight w:val="lightGray"/>
        </w:rPr>
        <w:t>SELLER shall make reasonable efforts to deliver within the agreed timeframe. SELLER shall not be liable for or in respect of any delay in delivery or loss or damage of the Commodities in transit</w:t>
      </w:r>
      <w:r w:rsidRPr="008659FB">
        <w:rPr>
          <w:color w:val="000000" w:themeColor="text1"/>
          <w:sz w:val="21"/>
          <w:szCs w:val="21"/>
          <w:highlight w:val="lightGray"/>
          <w:lang w:val="en-US"/>
        </w:rPr>
        <w:t xml:space="preserve"> </w:t>
      </w:r>
      <w:r w:rsidRPr="008659FB">
        <w:rPr>
          <w:color w:val="000000" w:themeColor="text1"/>
          <w:sz w:val="21"/>
          <w:szCs w:val="21"/>
          <w:highlight w:val="lightGray"/>
        </w:rPr>
        <w:t>if they arise from circumstances beyond the Seller’s reasonable control.</w:t>
      </w:r>
    </w:p>
    <w:p w14:paraId="47B9CB68" w14:textId="77777777" w:rsidR="004C76DF" w:rsidRPr="008659FB" w:rsidRDefault="00B850DB" w:rsidP="00AC650D">
      <w:pPr>
        <w:pStyle w:val="2"/>
        <w:spacing w:before="156" w:after="156"/>
        <w:ind w:left="1247" w:hanging="680"/>
        <w:rPr>
          <w:color w:val="000000" w:themeColor="text1"/>
          <w:sz w:val="21"/>
          <w:szCs w:val="21"/>
          <w:highlight w:val="lightGray"/>
        </w:rPr>
      </w:pPr>
      <w:r w:rsidRPr="008659FB">
        <w:rPr>
          <w:color w:val="000000" w:themeColor="text1"/>
          <w:sz w:val="21"/>
          <w:szCs w:val="21"/>
          <w:highlight w:val="lightGray"/>
        </w:rPr>
        <w:t>Delays in the delivery of this order resulting from circumstances beyond the SELLER’s reasonable control shall not entitle the BUYER to:</w:t>
      </w:r>
    </w:p>
    <w:p w14:paraId="3DBD372A" w14:textId="77777777" w:rsidR="004C76DF" w:rsidRPr="008659FB" w:rsidRDefault="00B850DB">
      <w:pPr>
        <w:pStyle w:val="3"/>
        <w:numPr>
          <w:ilvl w:val="0"/>
          <w:numId w:val="11"/>
        </w:numPr>
        <w:spacing w:before="156" w:after="156"/>
        <w:rPr>
          <w:color w:val="000000" w:themeColor="text1"/>
          <w:sz w:val="21"/>
          <w:szCs w:val="21"/>
          <w:highlight w:val="lightGray"/>
        </w:rPr>
      </w:pPr>
      <w:r w:rsidRPr="008659FB">
        <w:rPr>
          <w:color w:val="000000" w:themeColor="text1"/>
          <w:sz w:val="21"/>
          <w:szCs w:val="21"/>
          <w:highlight w:val="lightGray"/>
        </w:rPr>
        <w:t xml:space="preserve">refuse to take delivery of the order; </w:t>
      </w:r>
    </w:p>
    <w:p w14:paraId="1EFA23B2" w14:textId="77777777" w:rsidR="004C76DF" w:rsidRPr="008659FB" w:rsidRDefault="00B850DB">
      <w:pPr>
        <w:pStyle w:val="3"/>
        <w:spacing w:before="156" w:after="156"/>
        <w:rPr>
          <w:color w:val="000000" w:themeColor="text1"/>
          <w:sz w:val="21"/>
          <w:szCs w:val="21"/>
          <w:highlight w:val="lightGray"/>
        </w:rPr>
      </w:pPr>
      <w:r w:rsidRPr="008659FB">
        <w:rPr>
          <w:color w:val="000000" w:themeColor="text1"/>
          <w:sz w:val="21"/>
          <w:szCs w:val="21"/>
          <w:highlight w:val="lightGray"/>
        </w:rPr>
        <w:t>claim damages; or</w:t>
      </w:r>
    </w:p>
    <w:p w14:paraId="7D382A8B" w14:textId="77777777" w:rsidR="004C76DF" w:rsidRPr="008659FB" w:rsidRDefault="00B850DB">
      <w:pPr>
        <w:pStyle w:val="3"/>
        <w:spacing w:before="156" w:after="156"/>
        <w:rPr>
          <w:color w:val="000000" w:themeColor="text1"/>
          <w:sz w:val="21"/>
          <w:szCs w:val="21"/>
          <w:highlight w:val="lightGray"/>
        </w:rPr>
      </w:pPr>
      <w:r w:rsidRPr="008659FB">
        <w:rPr>
          <w:color w:val="000000" w:themeColor="text1"/>
          <w:sz w:val="21"/>
          <w:szCs w:val="21"/>
          <w:highlight w:val="lightGray"/>
        </w:rPr>
        <w:t>terminate this Contract.</w:t>
      </w:r>
    </w:p>
    <w:p w14:paraId="6EC51041" w14:textId="2FB9C871" w:rsidR="004C76DF" w:rsidRPr="008659FB" w:rsidRDefault="00B850DB">
      <w:pPr>
        <w:pStyle w:val="3"/>
        <w:numPr>
          <w:ilvl w:val="0"/>
          <w:numId w:val="0"/>
        </w:numPr>
        <w:spacing w:before="156" w:after="156"/>
        <w:ind w:left="1247"/>
        <w:rPr>
          <w:color w:val="000000" w:themeColor="text1"/>
          <w:sz w:val="21"/>
          <w:szCs w:val="21"/>
          <w:highlight w:val="lightGray"/>
        </w:rPr>
      </w:pPr>
      <w:r w:rsidRPr="008659FB">
        <w:rPr>
          <w:color w:val="000000" w:themeColor="text1"/>
          <w:sz w:val="21"/>
          <w:szCs w:val="21"/>
          <w:highlight w:val="lightGray"/>
        </w:rPr>
        <w:t xml:space="preserve">SELLER shall promptly notify BUYER If delays in delivery of this order do not exceed 30 days, BUYER shall not have the right to refuse to take delivery of the order; or directly terminate this Contract. However, if SELLER delays the delivery for more than </w:t>
      </w:r>
      <w:r w:rsidR="00825660" w:rsidRPr="008659FB">
        <w:rPr>
          <w:color w:val="000000" w:themeColor="text1"/>
          <w:sz w:val="21"/>
          <w:szCs w:val="21"/>
          <w:highlight w:val="lightGray"/>
        </w:rPr>
        <w:t>30</w:t>
      </w:r>
      <w:r w:rsidRPr="008659FB">
        <w:rPr>
          <w:color w:val="000000" w:themeColor="text1"/>
          <w:sz w:val="21"/>
          <w:szCs w:val="21"/>
          <w:highlight w:val="lightGray"/>
        </w:rPr>
        <w:t xml:space="preserve"> days without notifying BUYER, BUYER may have the right to terminate this Contract.  BUYER has no right to refuse to  take delivery and terminate the contract if the delivery is delayed due to the BUYER's delay in payment or  issuing the letter of credit.(LC).</w:t>
      </w:r>
    </w:p>
    <w:p w14:paraId="3EBA1A56" w14:textId="4BB4B295" w:rsidR="004C76DF" w:rsidRPr="00BD3D34" w:rsidRDefault="004C76DF">
      <w:pPr>
        <w:pStyle w:val="3"/>
        <w:numPr>
          <w:ilvl w:val="0"/>
          <w:numId w:val="0"/>
        </w:numPr>
        <w:spacing w:before="156" w:after="156"/>
        <w:ind w:left="1247"/>
        <w:rPr>
          <w:color w:val="000000" w:themeColor="text1"/>
          <w:sz w:val="21"/>
          <w:szCs w:val="21"/>
          <w:lang w:val="en-US"/>
          <w:rPrChange w:id="46" w:author="Klaudia Samul" w:date="2026-02-27T12:03:00Z" w16du:dateUtc="2026-02-27T11:03:00Z">
            <w:rPr>
              <w:color w:val="000000" w:themeColor="text1"/>
              <w:sz w:val="21"/>
              <w:szCs w:val="21"/>
              <w:lang w:val="pl-PL"/>
            </w:rPr>
          </w:rPrChange>
        </w:rPr>
      </w:pPr>
    </w:p>
    <w:p w14:paraId="04913CB9" w14:textId="30DE535E" w:rsidR="004C76DF" w:rsidRPr="004E6F75" w:rsidRDefault="00B850DB">
      <w:pPr>
        <w:pStyle w:val="2"/>
        <w:spacing w:before="156" w:after="156"/>
        <w:ind w:left="1247" w:hanging="680"/>
        <w:rPr>
          <w:strike/>
          <w:color w:val="000000" w:themeColor="text1"/>
          <w:szCs w:val="21"/>
          <w:rPrChange w:id="47" w:author="Tomasz  Więckowski" w:date="2026-02-26T08:24:00Z" w16du:dateUtc="2026-02-26T07:24:00Z">
            <w:rPr>
              <w:color w:val="000000" w:themeColor="text1"/>
              <w:szCs w:val="21"/>
            </w:rPr>
          </w:rPrChange>
        </w:rPr>
      </w:pPr>
      <w:r>
        <w:rPr>
          <w:color w:val="000000" w:themeColor="text1"/>
          <w:sz w:val="21"/>
          <w:szCs w:val="21"/>
        </w:rPr>
        <w:t>The BUYER must inspect all Commodities on or before [</w:t>
      </w:r>
      <w:r w:rsidR="00825660">
        <w:rPr>
          <w:color w:val="000000" w:themeColor="text1"/>
          <w:sz w:val="21"/>
          <w:szCs w:val="21"/>
        </w:rPr>
        <w:t>30</w:t>
      </w:r>
      <w:r>
        <w:rPr>
          <w:color w:val="000000" w:themeColor="text1"/>
          <w:sz w:val="21"/>
          <w:szCs w:val="21"/>
        </w:rPr>
        <w:t xml:space="preserve">] days of taking delivery and must give written notice to the SELLER of any defect, </w:t>
      </w:r>
      <w:r w:rsidRPr="004E6F75">
        <w:rPr>
          <w:strike/>
          <w:color w:val="000000" w:themeColor="text1"/>
          <w:sz w:val="21"/>
          <w:szCs w:val="21"/>
          <w:rPrChange w:id="48" w:author="Tomasz  Więckowski" w:date="2026-02-26T08:24:00Z" w16du:dateUtc="2026-02-26T07:24:00Z">
            <w:rPr>
              <w:color w:val="000000" w:themeColor="text1"/>
              <w:sz w:val="21"/>
              <w:szCs w:val="21"/>
            </w:rPr>
          </w:rPrChange>
        </w:rPr>
        <w:t>matter or thing by which the BUYER alleges that the Commodities are not in accordance with the Contract</w:t>
      </w:r>
      <w:r>
        <w:rPr>
          <w:color w:val="000000" w:themeColor="text1"/>
          <w:sz w:val="21"/>
          <w:szCs w:val="21"/>
        </w:rPr>
        <w:t xml:space="preserve"> within </w:t>
      </w:r>
      <w:r w:rsidR="0078489C">
        <w:rPr>
          <w:color w:val="000000" w:themeColor="text1"/>
          <w:sz w:val="21"/>
          <w:szCs w:val="21"/>
        </w:rPr>
        <w:t>thirty</w:t>
      </w:r>
      <w:r>
        <w:rPr>
          <w:color w:val="000000" w:themeColor="text1"/>
          <w:sz w:val="21"/>
          <w:szCs w:val="21"/>
        </w:rPr>
        <w:t xml:space="preserve"> (</w:t>
      </w:r>
      <w:r w:rsidR="00825660">
        <w:rPr>
          <w:color w:val="000000" w:themeColor="text1"/>
          <w:sz w:val="21"/>
          <w:szCs w:val="21"/>
        </w:rPr>
        <w:t>30</w:t>
      </w:r>
      <w:r>
        <w:rPr>
          <w:color w:val="000000" w:themeColor="text1"/>
          <w:sz w:val="21"/>
          <w:szCs w:val="21"/>
        </w:rPr>
        <w:t xml:space="preserve">) days of delivery to the BUYER. </w:t>
      </w:r>
      <w:r w:rsidRPr="004E6F75">
        <w:rPr>
          <w:strike/>
          <w:color w:val="000000" w:themeColor="text1"/>
          <w:sz w:val="21"/>
          <w:szCs w:val="21"/>
          <w:rPrChange w:id="49" w:author="Tomasz  Więckowski" w:date="2026-02-26T08:24:00Z" w16du:dateUtc="2026-02-26T07:24:00Z">
            <w:rPr>
              <w:color w:val="000000" w:themeColor="text1"/>
              <w:sz w:val="21"/>
              <w:szCs w:val="21"/>
            </w:rPr>
          </w:rPrChange>
        </w:rPr>
        <w:t xml:space="preserve">To the extent permitted by law, the </w:t>
      </w:r>
      <w:r w:rsidRPr="004E6F75">
        <w:rPr>
          <w:strike/>
          <w:color w:val="000000" w:themeColor="text1"/>
          <w:sz w:val="21"/>
          <w:szCs w:val="21"/>
          <w:rPrChange w:id="50" w:author="Tomasz  Więckowski" w:date="2026-02-26T08:24:00Z" w16du:dateUtc="2026-02-26T07:24:00Z">
            <w:rPr>
              <w:color w:val="000000" w:themeColor="text1"/>
              <w:sz w:val="21"/>
              <w:szCs w:val="21"/>
            </w:rPr>
          </w:rPrChange>
        </w:rPr>
        <w:lastRenderedPageBreak/>
        <w:t xml:space="preserve">Commodities are deemed to have been delivered and accepted by the BUYER and the quantity, description, date, time and place of delivery as indicated on the SELLER’s invoice or delivery docket or copies thereof shall be deemed to be conclusive evidence of quantity, description, date, time and place of delivery of Commodities unless such notice is received by the SELLER within </w:t>
      </w:r>
      <w:r w:rsidR="0078489C" w:rsidRPr="004E6F75">
        <w:rPr>
          <w:strike/>
          <w:color w:val="000000" w:themeColor="text1"/>
          <w:sz w:val="21"/>
          <w:szCs w:val="21"/>
          <w:rPrChange w:id="51" w:author="Tomasz  Więckowski" w:date="2026-02-26T08:24:00Z" w16du:dateUtc="2026-02-26T07:24:00Z">
            <w:rPr>
              <w:color w:val="000000" w:themeColor="text1"/>
              <w:sz w:val="21"/>
              <w:szCs w:val="21"/>
            </w:rPr>
          </w:rPrChange>
        </w:rPr>
        <w:t>thirty</w:t>
      </w:r>
      <w:r w:rsidRPr="004E6F75">
        <w:rPr>
          <w:strike/>
          <w:color w:val="000000" w:themeColor="text1"/>
          <w:sz w:val="21"/>
          <w:szCs w:val="21"/>
          <w:rPrChange w:id="52" w:author="Tomasz  Więckowski" w:date="2026-02-26T08:24:00Z" w16du:dateUtc="2026-02-26T07:24:00Z">
            <w:rPr>
              <w:color w:val="000000" w:themeColor="text1"/>
              <w:sz w:val="21"/>
              <w:szCs w:val="21"/>
            </w:rPr>
          </w:rPrChange>
        </w:rPr>
        <w:t xml:space="preserve"> (</w:t>
      </w:r>
      <w:r w:rsidR="00825660" w:rsidRPr="004E6F75">
        <w:rPr>
          <w:strike/>
          <w:color w:val="000000" w:themeColor="text1"/>
          <w:sz w:val="21"/>
          <w:szCs w:val="21"/>
          <w:rPrChange w:id="53" w:author="Tomasz  Więckowski" w:date="2026-02-26T08:24:00Z" w16du:dateUtc="2026-02-26T07:24:00Z">
            <w:rPr>
              <w:color w:val="000000" w:themeColor="text1"/>
              <w:sz w:val="21"/>
              <w:szCs w:val="21"/>
            </w:rPr>
          </w:rPrChange>
        </w:rPr>
        <w:t>30</w:t>
      </w:r>
      <w:r w:rsidRPr="004E6F75">
        <w:rPr>
          <w:strike/>
          <w:color w:val="000000" w:themeColor="text1"/>
          <w:sz w:val="21"/>
          <w:szCs w:val="21"/>
          <w:rPrChange w:id="54" w:author="Tomasz  Więckowski" w:date="2026-02-26T08:24:00Z" w16du:dateUtc="2026-02-26T07:24:00Z">
            <w:rPr>
              <w:color w:val="000000" w:themeColor="text1"/>
              <w:sz w:val="21"/>
              <w:szCs w:val="21"/>
            </w:rPr>
          </w:rPrChange>
        </w:rPr>
        <w:t xml:space="preserve">) days of delivery. Commodities </w:t>
      </w:r>
      <w:r w:rsidRPr="004E6F75">
        <w:rPr>
          <w:strike/>
          <w:color w:val="000000" w:themeColor="text1"/>
          <w:sz w:val="21"/>
          <w:szCs w:val="21"/>
          <w:lang w:val="en-US"/>
          <w:rPrChange w:id="55" w:author="Tomasz  Więckowski" w:date="2026-02-26T08:24:00Z" w16du:dateUtc="2026-02-26T07:24:00Z">
            <w:rPr>
              <w:color w:val="000000" w:themeColor="text1"/>
              <w:sz w:val="21"/>
              <w:szCs w:val="21"/>
              <w:lang w:val="en-US"/>
            </w:rPr>
          </w:rPrChange>
        </w:rPr>
        <w:t>shall be deemed “non-compliant with the Contract” if they do not conform to the description, quality, or other technical specifications set out in the Order or the Contract, and if they are not fit for the purpose which the BUYER made known to the SELLER at the time of concluding the contract, and the SELLER did not raise any objection to such intended purpose. For the purposes of this Agreement, “receipt” shall mean the physical delivery of the Goods to the delivery location specified by the Buyer.</w:t>
      </w:r>
    </w:p>
    <w:p w14:paraId="52D332C3" w14:textId="0FA8BDFF" w:rsidR="004C76DF" w:rsidRPr="00BD3D34" w:rsidRDefault="004C76DF">
      <w:pPr>
        <w:pStyle w:val="2"/>
        <w:numPr>
          <w:ilvl w:val="0"/>
          <w:numId w:val="0"/>
        </w:numPr>
        <w:spacing w:before="156" w:after="156"/>
        <w:ind w:left="1247"/>
        <w:rPr>
          <w:color w:val="000000" w:themeColor="text1"/>
          <w:szCs w:val="21"/>
          <w:lang w:val="en-US"/>
          <w:rPrChange w:id="56" w:author="Klaudia Samul" w:date="2026-02-27T12:03:00Z" w16du:dateUtc="2026-02-27T11:03:00Z">
            <w:rPr>
              <w:color w:val="000000" w:themeColor="text1"/>
              <w:szCs w:val="21"/>
              <w:lang w:val="pl-PL"/>
            </w:rPr>
          </w:rPrChange>
        </w:rPr>
      </w:pPr>
    </w:p>
    <w:p w14:paraId="0B4F4D77"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 xml:space="preserve">Claims arising from alleged discrepancies in the quantity, description, date, time and place of delivery of the Commodities will not be accepted unless notified in documentary form </w:t>
      </w:r>
      <w:r w:rsidRPr="00E16660">
        <w:rPr>
          <w:color w:val="000000" w:themeColor="text1"/>
          <w:sz w:val="21"/>
          <w:szCs w:val="21"/>
          <w:u w:val="single"/>
          <w:rPrChange w:id="57" w:author="Tomasz  Więckowski" w:date="2026-02-26T08:26:00Z" w16du:dateUtc="2026-02-26T07:26:00Z">
            <w:rPr>
              <w:color w:val="000000" w:themeColor="text1"/>
              <w:sz w:val="21"/>
              <w:szCs w:val="21"/>
            </w:rPr>
          </w:rPrChange>
        </w:rPr>
        <w:t>(to the email address specified in the Agreement)</w:t>
      </w:r>
      <w:r>
        <w:rPr>
          <w:color w:val="000000" w:themeColor="text1"/>
          <w:sz w:val="21"/>
          <w:szCs w:val="21"/>
        </w:rPr>
        <w:t xml:space="preserve"> to the SELLER within seven (7) days of delivery to the BUYER.</w:t>
      </w:r>
    </w:p>
    <w:p w14:paraId="0BB7C80B" w14:textId="152B5F69" w:rsidR="004C76DF" w:rsidRDefault="00B850DB">
      <w:pPr>
        <w:pStyle w:val="2"/>
        <w:numPr>
          <w:ilvl w:val="0"/>
          <w:numId w:val="0"/>
        </w:numPr>
        <w:spacing w:before="156" w:after="156"/>
        <w:ind w:left="1247"/>
        <w:rPr>
          <w:color w:val="000000" w:themeColor="text1"/>
          <w:sz w:val="21"/>
          <w:szCs w:val="21"/>
        </w:rPr>
        <w:pPrChange w:id="58" w:author="Tomasz  Więckowski" w:date="2026-02-26T15:36:00Z" w16du:dateUtc="2026-02-26T14:36:00Z">
          <w:pPr>
            <w:pStyle w:val="2"/>
            <w:spacing w:before="156" w:after="156"/>
            <w:ind w:left="1247" w:hanging="680"/>
          </w:pPr>
        </w:pPrChange>
      </w:pPr>
      <w:r>
        <w:rPr>
          <w:color w:val="000000" w:themeColor="text1"/>
          <w:sz w:val="21"/>
          <w:szCs w:val="21"/>
        </w:rPr>
        <w:t>If BUYER timely notifies SELLER of any nonconforming Commodities, SELLER shall, in its sole discretion, either (i) replace such nonconforming Commodities with conforming Commodities, or (ii) credit or refund the Price</w:t>
      </w:r>
      <w:ins w:id="59" w:author="Tomasz  Więckowski" w:date="2026-02-26T08:28:00Z" w16du:dateUtc="2026-02-26T07:28:00Z">
        <w:r w:rsidR="002B0807">
          <w:rPr>
            <w:color w:val="000000" w:themeColor="text1"/>
            <w:sz w:val="21"/>
            <w:szCs w:val="21"/>
          </w:rPr>
          <w:t xml:space="preserve">. </w:t>
        </w:r>
      </w:ins>
      <w:r w:rsidRPr="002B0807">
        <w:rPr>
          <w:strike/>
          <w:color w:val="000000" w:themeColor="text1"/>
          <w:sz w:val="21"/>
          <w:szCs w:val="21"/>
          <w:rPrChange w:id="60" w:author="Tomasz  Więckowski" w:date="2026-02-26T08:28:00Z" w16du:dateUtc="2026-02-26T07:28:00Z">
            <w:rPr>
              <w:color w:val="000000" w:themeColor="text1"/>
              <w:sz w:val="21"/>
              <w:szCs w:val="21"/>
            </w:rPr>
          </w:rPrChange>
        </w:rPr>
        <w:t>[s] for such nonconforming Commodities.</w:t>
      </w:r>
      <w:r>
        <w:rPr>
          <w:color w:val="000000" w:themeColor="text1"/>
          <w:sz w:val="21"/>
          <w:szCs w:val="21"/>
        </w:rPr>
        <w:t xml:space="preserve"> </w:t>
      </w:r>
      <w:r w:rsidRPr="002B0807">
        <w:rPr>
          <w:strike/>
          <w:color w:val="000000" w:themeColor="text1"/>
          <w:sz w:val="21"/>
          <w:szCs w:val="21"/>
          <w:rPrChange w:id="61" w:author="Tomasz  Więckowski" w:date="2026-02-26T08:28:00Z" w16du:dateUtc="2026-02-26T07:28:00Z">
            <w:rPr>
              <w:color w:val="000000" w:themeColor="text1"/>
              <w:sz w:val="21"/>
              <w:szCs w:val="21"/>
            </w:rPr>
          </w:rPrChange>
        </w:rPr>
        <w:t>BUYER shall ship, at its expense and risk of loss, the nonconforming Commodities to SELLER’s facility within [five] days of SELLER’s receipt of Buyer’s written notice and any written evidence or other documentation of nonconforming Commodities reasonably required by SELLER. If SELLER exercises its option to replace nonconforming Commodities, SELLER shall, within a commercially reasonable time after receiving Buyer’s shipment of nonconforming Commodities, tender delivery of the replacement Commodities to Buyer, at Seller’s expense and risk of loss, at the delivery location</w:t>
      </w:r>
      <w:r>
        <w:rPr>
          <w:color w:val="000000" w:themeColor="text1"/>
          <w:sz w:val="21"/>
          <w:szCs w:val="21"/>
        </w:rPr>
        <w:t>.</w:t>
      </w:r>
    </w:p>
    <w:p w14:paraId="0AB8AF90" w14:textId="06735B78" w:rsidR="00D431CA" w:rsidRPr="00CF6C44" w:rsidRDefault="00B850DB" w:rsidP="00D431CA">
      <w:pPr>
        <w:pStyle w:val="2"/>
        <w:suppressAutoHyphens w:val="0"/>
        <w:adjustRightInd w:val="0"/>
        <w:spacing w:beforeLines="50" w:before="156" w:afterLines="50" w:after="156"/>
        <w:ind w:left="1247" w:hanging="680"/>
        <w:rPr>
          <w:strike/>
          <w:color w:val="000000" w:themeColor="text1"/>
          <w:szCs w:val="21"/>
          <w:rPrChange w:id="62" w:author="Tomasz  Więckowski" w:date="2026-02-26T08:29:00Z" w16du:dateUtc="2026-02-26T07:29:00Z">
            <w:rPr>
              <w:color w:val="000000" w:themeColor="text1"/>
              <w:szCs w:val="21"/>
            </w:rPr>
          </w:rPrChange>
        </w:rPr>
      </w:pPr>
      <w:r>
        <w:rPr>
          <w:color w:val="000000" w:themeColor="text1"/>
          <w:sz w:val="21"/>
          <w:szCs w:val="21"/>
        </w:rPr>
        <w:t>BUYER acknowledges and agrees that the remedies set forth in th</w:t>
      </w:r>
      <w:r>
        <w:rPr>
          <w:color w:val="000000" w:themeColor="text1"/>
          <w:sz w:val="21"/>
          <w:szCs w:val="21"/>
          <w:lang w:val="en-US"/>
        </w:rPr>
        <w:t>is section</w:t>
      </w:r>
      <w:r>
        <w:rPr>
          <w:color w:val="000000" w:themeColor="text1"/>
          <w:sz w:val="21"/>
          <w:szCs w:val="21"/>
        </w:rPr>
        <w:t xml:space="preserve"> are Buyer’s exclusive remedies for the delivery of nonconforming Commodities. </w:t>
      </w:r>
      <w:r w:rsidRPr="00CF6C44">
        <w:rPr>
          <w:strike/>
          <w:color w:val="000000" w:themeColor="text1"/>
          <w:sz w:val="21"/>
          <w:szCs w:val="21"/>
          <w:rPrChange w:id="63" w:author="Tomasz  Więckowski" w:date="2026-02-26T08:29:00Z" w16du:dateUtc="2026-02-26T07:29:00Z">
            <w:rPr>
              <w:color w:val="000000" w:themeColor="text1"/>
              <w:sz w:val="21"/>
              <w:szCs w:val="21"/>
            </w:rPr>
          </w:rPrChange>
        </w:rPr>
        <w:t xml:space="preserve">Except as provided under </w:t>
      </w:r>
      <w:r w:rsidRPr="00CF6C44">
        <w:rPr>
          <w:strike/>
          <w:rPrChange w:id="64" w:author="Tomasz  Więckowski" w:date="2026-02-26T08:29:00Z" w16du:dateUtc="2026-02-26T07:29:00Z">
            <w:rPr/>
          </w:rPrChange>
        </w:rPr>
        <w:fldChar w:fldCharType="begin"/>
      </w:r>
      <w:r w:rsidRPr="00CF6C44">
        <w:rPr>
          <w:strike/>
          <w:rPrChange w:id="65" w:author="Tomasz  Więckowski" w:date="2026-02-26T08:29:00Z" w16du:dateUtc="2026-02-26T07:29:00Z">
            <w:rPr/>
          </w:rPrChange>
        </w:rPr>
        <w:instrText>HYPERLINK \l "co_anchor_a725906_1" \h</w:instrText>
      </w:r>
      <w:r w:rsidRPr="006E2481">
        <w:rPr>
          <w:strike/>
        </w:rPr>
      </w:r>
      <w:r w:rsidRPr="00CF6C44">
        <w:rPr>
          <w:strike/>
          <w:rPrChange w:id="66" w:author="Tomasz  Więckowski" w:date="2026-02-26T08:29:00Z" w16du:dateUtc="2026-02-26T07:29:00Z">
            <w:rPr/>
          </w:rPrChange>
        </w:rPr>
        <w:fldChar w:fldCharType="separate"/>
      </w:r>
      <w:r w:rsidRPr="00CF6C44">
        <w:rPr>
          <w:strike/>
          <w:color w:val="000000" w:themeColor="text1"/>
          <w:sz w:val="21"/>
          <w:szCs w:val="21"/>
          <w:rPrChange w:id="67" w:author="Tomasz  Więckowski" w:date="2026-02-26T08:29:00Z" w16du:dateUtc="2026-02-26T07:29:00Z">
            <w:rPr>
              <w:color w:val="000000" w:themeColor="text1"/>
              <w:sz w:val="21"/>
              <w:szCs w:val="21"/>
            </w:rPr>
          </w:rPrChange>
        </w:rPr>
        <w:t>section</w:t>
      </w:r>
      <w:r w:rsidRPr="00CF6C44">
        <w:rPr>
          <w:strike/>
          <w:rPrChange w:id="68" w:author="Tomasz  Więckowski" w:date="2026-02-26T08:29:00Z" w16du:dateUtc="2026-02-26T07:29:00Z">
            <w:rPr/>
          </w:rPrChange>
        </w:rPr>
        <w:fldChar w:fldCharType="end"/>
      </w:r>
      <w:r w:rsidRPr="00CF6C44">
        <w:rPr>
          <w:strike/>
          <w:color w:val="000000" w:themeColor="text1"/>
          <w:sz w:val="21"/>
          <w:szCs w:val="21"/>
          <w:rPrChange w:id="69" w:author="Tomasz  Więckowski" w:date="2026-02-26T08:29:00Z" w16du:dateUtc="2026-02-26T07:29:00Z">
            <w:rPr>
              <w:color w:val="000000" w:themeColor="text1"/>
              <w:sz w:val="21"/>
              <w:szCs w:val="21"/>
            </w:rPr>
          </w:rPrChange>
        </w:rPr>
        <w:t xml:space="preserve"> 5.</w:t>
      </w:r>
      <w:r w:rsidR="00D568C2" w:rsidRPr="00CF6C44">
        <w:rPr>
          <w:strike/>
          <w:color w:val="000000" w:themeColor="text1"/>
          <w:sz w:val="21"/>
          <w:szCs w:val="21"/>
          <w:rPrChange w:id="70" w:author="Tomasz  Więckowski" w:date="2026-02-26T08:29:00Z" w16du:dateUtc="2026-02-26T07:29:00Z">
            <w:rPr>
              <w:color w:val="000000" w:themeColor="text1"/>
              <w:sz w:val="21"/>
              <w:szCs w:val="21"/>
            </w:rPr>
          </w:rPrChange>
        </w:rPr>
        <w:t>6</w:t>
      </w:r>
      <w:r w:rsidRPr="00CF6C44">
        <w:rPr>
          <w:strike/>
          <w:color w:val="000000" w:themeColor="text1"/>
          <w:sz w:val="21"/>
          <w:szCs w:val="21"/>
          <w:rPrChange w:id="71" w:author="Tomasz  Więckowski" w:date="2026-02-26T08:29:00Z" w16du:dateUtc="2026-02-26T07:29:00Z">
            <w:rPr>
              <w:color w:val="000000" w:themeColor="text1"/>
              <w:sz w:val="21"/>
              <w:szCs w:val="21"/>
            </w:rPr>
          </w:rPrChange>
        </w:rPr>
        <w:t>, BUYER has no right to return Commodities purchased under this Contract to SELLER.</w:t>
      </w:r>
      <w:r w:rsidR="00FD4D3A" w:rsidRPr="00CF6C44">
        <w:rPr>
          <w:strike/>
          <w:color w:val="000000" w:themeColor="text1"/>
          <w:sz w:val="21"/>
          <w:szCs w:val="21"/>
          <w:rPrChange w:id="72" w:author="Tomasz  Więckowski" w:date="2026-02-26T08:29:00Z" w16du:dateUtc="2026-02-26T07:29:00Z">
            <w:rPr>
              <w:color w:val="000000" w:themeColor="text1"/>
              <w:sz w:val="21"/>
              <w:szCs w:val="21"/>
            </w:rPr>
          </w:rPrChange>
        </w:rPr>
        <w:t xml:space="preserve"> </w:t>
      </w:r>
      <w:r w:rsidRPr="00CF6C44">
        <w:rPr>
          <w:strike/>
          <w:color w:val="000000" w:themeColor="text1"/>
          <w:sz w:val="21"/>
          <w:szCs w:val="21"/>
          <w:rPrChange w:id="73" w:author="Tomasz  Więckowski" w:date="2026-02-26T08:29:00Z" w16du:dateUtc="2026-02-26T07:29:00Z">
            <w:rPr>
              <w:color w:val="000000" w:themeColor="text1"/>
              <w:sz w:val="21"/>
              <w:szCs w:val="21"/>
            </w:rPr>
          </w:rPrChange>
        </w:rPr>
        <w:t>Any defect of the Commodities, SELLER shall solve it through replacing them with new Goods , repairing or maintaining, etc. BUYER may not unilaterally return defective Commodities without consultation</w:t>
      </w:r>
      <w:r w:rsidR="003F5E70" w:rsidRPr="00CF6C44">
        <w:rPr>
          <w:strike/>
          <w:color w:val="000000" w:themeColor="text1"/>
          <w:sz w:val="21"/>
          <w:szCs w:val="21"/>
          <w:rPrChange w:id="74" w:author="Tomasz  Więckowski" w:date="2026-02-26T08:29:00Z" w16du:dateUtc="2026-02-26T07:29:00Z">
            <w:rPr>
              <w:color w:val="000000" w:themeColor="text1"/>
              <w:sz w:val="21"/>
              <w:szCs w:val="21"/>
            </w:rPr>
          </w:rPrChange>
        </w:rPr>
        <w:t xml:space="preserve"> </w:t>
      </w:r>
      <w:r w:rsidRPr="00CF6C44">
        <w:rPr>
          <w:strike/>
          <w:color w:val="000000" w:themeColor="text1"/>
          <w:sz w:val="21"/>
          <w:szCs w:val="21"/>
          <w:rPrChange w:id="75" w:author="Tomasz  Więckowski" w:date="2026-02-26T08:29:00Z" w16du:dateUtc="2026-02-26T07:29:00Z">
            <w:rPr>
              <w:color w:val="000000" w:themeColor="text1"/>
              <w:sz w:val="21"/>
              <w:szCs w:val="21"/>
            </w:rPr>
          </w:rPrChange>
        </w:rPr>
        <w:t>from SELLER.</w:t>
      </w:r>
      <w:r w:rsidR="003F5E70" w:rsidRPr="00CF6C44">
        <w:rPr>
          <w:strike/>
          <w:color w:val="000000" w:themeColor="text1"/>
          <w:sz w:val="21"/>
          <w:szCs w:val="21"/>
          <w:rPrChange w:id="76" w:author="Tomasz  Więckowski" w:date="2026-02-26T08:29:00Z" w16du:dateUtc="2026-02-26T07:29:00Z">
            <w:rPr>
              <w:color w:val="000000" w:themeColor="text1"/>
              <w:sz w:val="21"/>
              <w:szCs w:val="21"/>
            </w:rPr>
          </w:rPrChange>
        </w:rPr>
        <w:t xml:space="preserve"> </w:t>
      </w:r>
    </w:p>
    <w:p w14:paraId="48E06BF3" w14:textId="78CBF859" w:rsidR="00552DAC" w:rsidRPr="00BD3D34" w:rsidRDefault="00FD4D3A" w:rsidP="00FD4D3A">
      <w:pPr>
        <w:pStyle w:val="2"/>
        <w:numPr>
          <w:ilvl w:val="0"/>
          <w:numId w:val="0"/>
        </w:numPr>
        <w:spacing w:before="156" w:after="156"/>
        <w:ind w:left="1247"/>
        <w:rPr>
          <w:ins w:id="77" w:author="Tomasz  Więckowski" w:date="2026-02-17T16:09:00Z" w16du:dateUtc="2026-02-17T15:09:00Z"/>
          <w:strike/>
          <w:lang w:val="en-US"/>
          <w:rPrChange w:id="78" w:author="Klaudia Samul" w:date="2026-02-27T12:03:00Z" w16du:dateUtc="2026-02-27T11:03:00Z">
            <w:rPr>
              <w:ins w:id="79" w:author="Tomasz  Więckowski" w:date="2026-02-17T16:09:00Z" w16du:dateUtc="2026-02-17T15:09:00Z"/>
              <w:lang w:val="pl-PL"/>
            </w:rPr>
          </w:rPrChange>
        </w:rPr>
      </w:pPr>
      <w:r w:rsidRPr="00F6004D">
        <w:rPr>
          <w:lang w:val="en-US"/>
        </w:rPr>
        <w:tab/>
      </w:r>
    </w:p>
    <w:p w14:paraId="6ECF3AF7" w14:textId="3AF22CCE" w:rsidR="00FD4D3A" w:rsidRPr="00552DAC" w:rsidRDefault="00552DAC">
      <w:pPr>
        <w:pStyle w:val="1"/>
        <w:numPr>
          <w:ilvl w:val="0"/>
          <w:numId w:val="0"/>
        </w:numPr>
        <w:spacing w:before="156" w:after="156"/>
        <w:ind w:left="425" w:hanging="425"/>
        <w:rPr>
          <w:color w:val="000000" w:themeColor="text1"/>
          <w:sz w:val="21"/>
          <w:rPrChange w:id="80" w:author="Tomasz  Więckowski" w:date="2026-02-17T16:10:00Z" w16du:dateUtc="2026-02-17T15:10:00Z">
            <w:rPr>
              <w:lang w:val="pl-PL"/>
            </w:rPr>
          </w:rPrChange>
        </w:rPr>
        <w:pPrChange w:id="81" w:author="Tomasz  Więckowski" w:date="2026-02-17T16:11:00Z" w16du:dateUtc="2026-02-17T15:11:00Z">
          <w:pPr>
            <w:pStyle w:val="2"/>
            <w:numPr>
              <w:ilvl w:val="0"/>
              <w:numId w:val="0"/>
            </w:numPr>
            <w:tabs>
              <w:tab w:val="clear" w:pos="1560"/>
            </w:tabs>
            <w:spacing w:before="156" w:after="156"/>
            <w:ind w:left="1247" w:firstLine="0"/>
          </w:pPr>
        </w:pPrChange>
      </w:pPr>
      <w:ins w:id="82" w:author="Tomasz  Więckowski" w:date="2026-02-17T16:09:00Z" w16du:dateUtc="2026-02-17T15:09:00Z">
        <w:r w:rsidRPr="00552DAC">
          <w:rPr>
            <w:color w:val="000000" w:themeColor="text1"/>
            <w:sz w:val="21"/>
            <w:rPrChange w:id="83" w:author="Tomasz  Więckowski" w:date="2026-02-17T16:10:00Z" w16du:dateUtc="2026-02-17T15:10:00Z">
              <w:rPr>
                <w:bCs/>
                <w:i/>
                <w:iCs/>
                <w:lang w:val="en-US"/>
              </w:rPr>
            </w:rPrChange>
          </w:rPr>
          <w:t>5a I</w:t>
        </w:r>
      </w:ins>
      <w:ins w:id="84" w:author="Tomasz  Więckowski" w:date="2026-02-17T16:09:00Z">
        <w:r w:rsidRPr="00552DAC">
          <w:rPr>
            <w:color w:val="000000" w:themeColor="text1"/>
            <w:sz w:val="21"/>
            <w:rPrChange w:id="85" w:author="Tomasz  Więckowski" w:date="2026-02-17T16:10:00Z" w16du:dateUtc="2026-02-17T15:10:00Z">
              <w:rPr>
                <w:bCs/>
                <w:i/>
                <w:iCs/>
                <w:lang w:val="en-US"/>
              </w:rPr>
            </w:rPrChange>
          </w:rPr>
          <w:t xml:space="preserve">NSTALLATION AND COMMISSIONING </w:t>
        </w:r>
        <w:commentRangeStart w:id="86"/>
        <w:r w:rsidRPr="00552DAC">
          <w:rPr>
            <w:color w:val="000000" w:themeColor="text1"/>
            <w:sz w:val="21"/>
            <w:rPrChange w:id="87" w:author="Tomasz  Więckowski" w:date="2026-02-17T16:10:00Z" w16du:dateUtc="2026-02-17T15:10:00Z">
              <w:rPr>
                <w:bCs/>
                <w:i/>
                <w:iCs/>
                <w:lang w:val="en-US"/>
              </w:rPr>
            </w:rPrChange>
          </w:rPr>
          <w:t>RESPONSIBILITIES</w:t>
        </w:r>
      </w:ins>
      <w:commentRangeEnd w:id="86"/>
      <w:r w:rsidR="009033F6" w:rsidRPr="00552DAC">
        <w:rPr>
          <w:rStyle w:val="Odwoaniedokomentarza"/>
          <w:color w:val="000000" w:themeColor="text1"/>
          <w:rPrChange w:id="88" w:author="Tomasz  Więckowski" w:date="2026-02-17T16:10:00Z" w16du:dateUtc="2026-02-17T15:10:00Z">
            <w:rPr>
              <w:rStyle w:val="Odwoaniedokomentarza"/>
              <w:b/>
              <w:sz w:val="22"/>
              <w:szCs w:val="22"/>
              <w:lang w:val="pl-PL"/>
            </w:rPr>
          </w:rPrChange>
        </w:rPr>
        <w:commentReference w:id="86"/>
      </w:r>
      <w:del w:id="89" w:author="Tomasz  Więckowski" w:date="2026-02-17T16:09:00Z" w16du:dateUtc="2026-02-17T15:09:00Z">
        <w:r w:rsidR="00FD4D3A" w:rsidRPr="00552DAC" w:rsidDel="00552DAC">
          <w:rPr>
            <w:color w:val="000000" w:themeColor="text1"/>
            <w:sz w:val="21"/>
            <w:rPrChange w:id="90" w:author="Tomasz  Więckowski" w:date="2026-02-17T16:10:00Z" w16du:dateUtc="2026-02-17T15:10:00Z">
              <w:rPr>
                <w:b/>
                <w:lang w:val="pl-PL"/>
              </w:rPr>
            </w:rPrChange>
          </w:rPr>
          <w:delText xml:space="preserve"> </w:delText>
        </w:r>
      </w:del>
    </w:p>
    <w:p w14:paraId="74E7E60A" w14:textId="45A4D2E8" w:rsidR="006B4E2C" w:rsidRPr="00552DAC" w:rsidRDefault="00552DAC">
      <w:pPr>
        <w:pStyle w:val="2"/>
        <w:numPr>
          <w:ilvl w:val="1"/>
          <w:numId w:val="22"/>
        </w:numPr>
        <w:spacing w:before="156" w:after="156"/>
        <w:ind w:left="1276"/>
        <w:rPr>
          <w:color w:val="000000" w:themeColor="text1"/>
          <w:szCs w:val="21"/>
          <w:lang w:val="en-US"/>
          <w:rPrChange w:id="91" w:author="Tomasz  Więckowski" w:date="2026-02-17T16:11:00Z" w16du:dateUtc="2026-02-17T15:11:00Z">
            <w:rPr/>
          </w:rPrChange>
        </w:rPr>
        <w:pPrChange w:id="92" w:author="Tomasz  Więckowski" w:date="2026-02-26T15:37:00Z" w16du:dateUtc="2026-02-26T14:37:00Z">
          <w:pPr>
            <w:pStyle w:val="2"/>
            <w:spacing w:before="156" w:after="156"/>
          </w:pPr>
        </w:pPrChange>
      </w:pPr>
      <w:ins w:id="93" w:author="Tomasz  Więckowski" w:date="2026-02-17T16:11:00Z" w16du:dateUtc="2026-02-17T15:11:00Z">
        <w:r>
          <w:rPr>
            <w:color w:val="000000" w:themeColor="text1"/>
            <w:szCs w:val="21"/>
            <w:lang w:val="en-US"/>
          </w:rPr>
          <w:t xml:space="preserve">A </w:t>
        </w:r>
      </w:ins>
      <w:r w:rsidR="006B4E2C" w:rsidRPr="00552DAC">
        <w:rPr>
          <w:color w:val="000000" w:themeColor="text1"/>
          <w:szCs w:val="21"/>
          <w:lang w:val="en-US"/>
          <w:rPrChange w:id="94" w:author="Tomasz  Więckowski" w:date="2026-02-17T16:11:00Z" w16du:dateUtc="2026-02-17T15:11:00Z">
            <w:rPr/>
          </w:rPrChange>
        </w:rPr>
        <w:t xml:space="preserve">Seller </w:t>
      </w:r>
      <w:del w:id="95" w:author="Tomasz  Więckowski" w:date="2026-02-17T16:12:00Z" w16du:dateUtc="2026-02-17T15:12:00Z">
        <w:r w:rsidR="006B4E2C" w:rsidRPr="00552DAC" w:rsidDel="00552DAC">
          <w:rPr>
            <w:color w:val="000000" w:themeColor="text1"/>
            <w:szCs w:val="21"/>
            <w:lang w:val="en-US"/>
            <w:rPrChange w:id="96" w:author="Tomasz  Więckowski" w:date="2026-02-17T16:11:00Z" w16du:dateUtc="2026-02-17T15:11:00Z">
              <w:rPr/>
            </w:rPrChange>
          </w:rPr>
          <w:delText xml:space="preserve">(Linyang) </w:delText>
        </w:r>
      </w:del>
      <w:r w:rsidR="006B4E2C" w:rsidRPr="00552DAC">
        <w:rPr>
          <w:color w:val="000000" w:themeColor="text1"/>
          <w:szCs w:val="21"/>
          <w:lang w:val="en-US"/>
          <w:rPrChange w:id="97" w:author="Tomasz  Więckowski" w:date="2026-02-17T16:11:00Z" w16du:dateUtc="2026-02-17T15:11:00Z">
            <w:rPr/>
          </w:rPrChange>
        </w:rPr>
        <w:t>Scope — Installation and Commissioning:</w:t>
      </w:r>
    </w:p>
    <w:p w14:paraId="7F7110D4"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The Seller shall be responsible for:</w:t>
      </w:r>
    </w:p>
    <w:p w14:paraId="2F9F9751"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(a) Equipment installation and assembly by factory-trained technicians;</w:t>
      </w:r>
    </w:p>
    <w:p w14:paraId="187CD379"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(b) OEM commissioning and system configuration;</w:t>
      </w:r>
    </w:p>
    <w:p w14:paraId="07C982A8"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lastRenderedPageBreak/>
        <w:t>(c) Connection of battery modules, PCS, BMS, and cooling systems;</w:t>
      </w:r>
    </w:p>
    <w:p w14:paraId="58A61543" w14:textId="77777777" w:rsidR="006B4E2C" w:rsidRPr="006B4E2C" w:rsidRDefault="006B4E2C" w:rsidP="006B4E2C">
      <w:pPr>
        <w:pStyle w:val="2"/>
        <w:numPr>
          <w:ilvl w:val="0"/>
          <w:numId w:val="0"/>
        </w:numPr>
        <w:spacing w:before="156" w:after="156"/>
        <w:ind w:left="992"/>
        <w:rPr>
          <w:color w:val="000000" w:themeColor="text1"/>
          <w:szCs w:val="21"/>
          <w:lang w:val="en-US"/>
        </w:rPr>
      </w:pPr>
      <w:r w:rsidRPr="006B4E2C">
        <w:rPr>
          <w:color w:val="000000" w:themeColor="text1"/>
          <w:szCs w:val="21"/>
          <w:lang w:val="en-US"/>
        </w:rPr>
        <w:t>(d) OEM testing protocols and verification;</w:t>
      </w:r>
    </w:p>
    <w:p w14:paraId="768A87F3" w14:textId="77777777" w:rsidR="006B4E2C" w:rsidRPr="00CE66EC" w:rsidRDefault="006B4E2C" w:rsidP="006B4E2C">
      <w:pPr>
        <w:pStyle w:val="2"/>
        <w:numPr>
          <w:ilvl w:val="0"/>
          <w:numId w:val="0"/>
        </w:numPr>
        <w:spacing w:before="156" w:after="156"/>
        <w:ind w:left="992"/>
        <w:rPr>
          <w:color w:val="000000" w:themeColor="text1"/>
          <w:szCs w:val="21"/>
          <w:lang w:val="en-US"/>
        </w:rPr>
      </w:pPr>
      <w:r w:rsidRPr="00CE66EC">
        <w:rPr>
          <w:color w:val="000000" w:themeColor="text1"/>
          <w:szCs w:val="21"/>
          <w:lang w:val="en-US"/>
        </w:rPr>
        <w:t>(e) Installation supervision and quality assurance;</w:t>
      </w:r>
    </w:p>
    <w:p w14:paraId="3B8E6299" w14:textId="77777777" w:rsidR="006B4E2C" w:rsidRPr="00CE66EC" w:rsidRDefault="006B4E2C" w:rsidP="006B4E2C">
      <w:pPr>
        <w:pStyle w:val="2"/>
        <w:numPr>
          <w:ilvl w:val="0"/>
          <w:numId w:val="0"/>
        </w:numPr>
        <w:spacing w:before="156" w:after="156"/>
        <w:ind w:left="992"/>
        <w:rPr>
          <w:color w:val="000000" w:themeColor="text1"/>
          <w:szCs w:val="21"/>
          <w:lang w:val="en-US"/>
        </w:rPr>
      </w:pPr>
      <w:r w:rsidRPr="00CE66EC">
        <w:rPr>
          <w:color w:val="000000" w:themeColor="text1"/>
          <w:szCs w:val="21"/>
          <w:lang w:val="en-US"/>
        </w:rPr>
        <w:t>(f) Installation workmanship warranty (5 years from PAC).</w:t>
      </w:r>
    </w:p>
    <w:p w14:paraId="60696205" w14:textId="06291787" w:rsidR="006B4E2C" w:rsidRPr="006B4E2C" w:rsidRDefault="00634C7B">
      <w:pPr>
        <w:pStyle w:val="2"/>
        <w:spacing w:before="156" w:after="156"/>
        <w:ind w:left="1276"/>
        <w:rPr>
          <w:color w:val="000000" w:themeColor="text1"/>
          <w:szCs w:val="21"/>
          <w:lang w:val="en-US"/>
        </w:rPr>
        <w:pPrChange w:id="98" w:author="Tomasz  Więckowski" w:date="2026-02-26T15:37:00Z" w16du:dateUtc="2026-02-26T14:37:00Z">
          <w:pPr>
            <w:pStyle w:val="2"/>
            <w:spacing w:before="156" w:after="156"/>
          </w:pPr>
        </w:pPrChange>
      </w:pPr>
      <w:ins w:id="99" w:author="Klaudia Samul" w:date="2026-02-27T12:40:00Z" w16du:dateUtc="2026-02-27T11:40:00Z">
        <w:r>
          <w:rPr>
            <w:color w:val="000000" w:themeColor="text1"/>
            <w:szCs w:val="21"/>
            <w:lang w:val="en-US"/>
          </w:rPr>
          <w:t>A</w:t>
        </w:r>
      </w:ins>
      <w:ins w:id="100" w:author="Tomasz  Więckowski" w:date="2026-02-26T15:37:00Z" w16du:dateUtc="2026-02-26T14:37:00Z">
        <w:r w:rsidR="009A7172">
          <w:rPr>
            <w:color w:val="000000" w:themeColor="text1"/>
            <w:szCs w:val="21"/>
            <w:lang w:val="en-US"/>
          </w:rPr>
          <w:t xml:space="preserve">The </w:t>
        </w:r>
      </w:ins>
      <w:r w:rsidR="006B4E2C" w:rsidRPr="006B4E2C">
        <w:rPr>
          <w:color w:val="000000" w:themeColor="text1"/>
          <w:szCs w:val="21"/>
          <w:lang w:val="en-US"/>
        </w:rPr>
        <w:t xml:space="preserve">Buyer </w:t>
      </w:r>
      <w:del w:id="101" w:author="Tomasz  Więckowski" w:date="2026-02-17T16:13:00Z" w16du:dateUtc="2026-02-17T15:13:00Z">
        <w:r w:rsidR="006B4E2C" w:rsidRPr="006B4E2C" w:rsidDel="00552DAC">
          <w:rPr>
            <w:color w:val="000000" w:themeColor="text1"/>
            <w:szCs w:val="21"/>
            <w:lang w:val="en-US"/>
          </w:rPr>
          <w:delText xml:space="preserve">(Lighthief) </w:delText>
        </w:r>
      </w:del>
      <w:r w:rsidR="006B4E2C" w:rsidRPr="006B4E2C">
        <w:rPr>
          <w:color w:val="000000" w:themeColor="text1"/>
          <w:szCs w:val="21"/>
          <w:lang w:val="en-US"/>
        </w:rPr>
        <w:t>Scope — EPC Works:</w:t>
      </w:r>
    </w:p>
    <w:p w14:paraId="45E23CDF"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The Buyer shall be responsible for:</w:t>
      </w:r>
    </w:p>
    <w:p w14:paraId="134615CD"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(a) Civil works, foundations, and site preparation;</w:t>
      </w:r>
    </w:p>
    <w:p w14:paraId="02BF0456"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(b) AC/DC cabling from BESS to grid connection point;</w:t>
      </w:r>
    </w:p>
    <w:p w14:paraId="751606D2"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(c) Grounding and earthing systems;</w:t>
      </w:r>
    </w:p>
    <w:p w14:paraId="69108D3E" w14:textId="77777777" w:rsidR="006B4E2C" w:rsidRPr="00FB02DF" w:rsidRDefault="006B4E2C" w:rsidP="00CE66EC">
      <w:pPr>
        <w:pStyle w:val="2"/>
        <w:numPr>
          <w:ilvl w:val="0"/>
          <w:numId w:val="0"/>
        </w:numPr>
        <w:spacing w:before="156" w:after="156"/>
        <w:ind w:left="992"/>
        <w:jc w:val="left"/>
        <w:rPr>
          <w:color w:val="000000" w:themeColor="text1"/>
          <w:szCs w:val="21"/>
          <w:lang w:val="en-US"/>
        </w:rPr>
      </w:pPr>
      <w:r w:rsidRPr="00FB02DF">
        <w:rPr>
          <w:color w:val="000000" w:themeColor="text1"/>
          <w:szCs w:val="21"/>
          <w:lang w:val="en-US"/>
        </w:rPr>
        <w:t>(d) Auxiliary electrical systems;</w:t>
      </w:r>
    </w:p>
    <w:p w14:paraId="3B07641B" w14:textId="77777777"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(e) Site access and security;</w:t>
      </w:r>
    </w:p>
    <w:p w14:paraId="25983ED2" w14:textId="77777777" w:rsid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(f) Coordination with local authorities and grid operator.</w:t>
      </w:r>
    </w:p>
    <w:p w14:paraId="5CAEBE0D" w14:textId="6A9E88E0" w:rsidR="006B4E2C" w:rsidRPr="006B4E2C" w:rsidRDefault="00C12042">
      <w:pPr>
        <w:pStyle w:val="2"/>
        <w:spacing w:before="156" w:after="156"/>
        <w:ind w:left="1418"/>
        <w:jc w:val="left"/>
        <w:rPr>
          <w:color w:val="000000" w:themeColor="text1"/>
          <w:szCs w:val="21"/>
          <w:lang w:val="pl-PL"/>
        </w:rPr>
        <w:pPrChange w:id="102" w:author="Tomasz  Więckowski" w:date="2026-02-26T15:37:00Z" w16du:dateUtc="2026-02-26T14:37:00Z">
          <w:pPr>
            <w:pStyle w:val="2"/>
            <w:spacing w:before="156" w:after="156"/>
            <w:jc w:val="left"/>
          </w:pPr>
        </w:pPrChange>
      </w:pPr>
      <w:ins w:id="103" w:author="Tomasz  Więckowski" w:date="2026-02-26T08:33:00Z" w16du:dateUtc="2026-02-26T07:33:00Z">
        <w:r>
          <w:rPr>
            <w:color w:val="000000" w:themeColor="text1"/>
            <w:szCs w:val="21"/>
            <w:lang w:val="pl-PL"/>
          </w:rPr>
          <w:t xml:space="preserve">A </w:t>
        </w:r>
      </w:ins>
      <w:r w:rsidR="006B4E2C" w:rsidRPr="006B4E2C">
        <w:rPr>
          <w:color w:val="000000" w:themeColor="text1"/>
          <w:szCs w:val="21"/>
          <w:lang w:val="pl-PL"/>
        </w:rPr>
        <w:t>No Cross-Liability:</w:t>
      </w:r>
    </w:p>
    <w:p w14:paraId="36BDE8AB" w14:textId="08D77F8B" w:rsidR="006B4E2C" w:rsidRPr="006B4E2C" w:rsidRDefault="006B4E2C" w:rsidP="00CE66EC">
      <w:pPr>
        <w:pStyle w:val="2"/>
        <w:numPr>
          <w:ilvl w:val="0"/>
          <w:numId w:val="0"/>
        </w:numPr>
        <w:spacing w:before="156" w:after="156"/>
        <w:ind w:left="992"/>
        <w:jc w:val="left"/>
        <w:rPr>
          <w:color w:val="000000" w:themeColor="text1"/>
          <w:szCs w:val="21"/>
          <w:lang w:val="en-US"/>
        </w:rPr>
      </w:pPr>
      <w:r w:rsidRPr="006B4E2C">
        <w:rPr>
          <w:color w:val="000000" w:themeColor="text1"/>
          <w:szCs w:val="21"/>
          <w:lang w:val="en-US"/>
        </w:rPr>
        <w:t>(a) The Seller is NOT liable for defects in the Buyer's E</w:t>
      </w:r>
      <w:ins w:id="104" w:author="Tomasz  Więckowski" w:date="2026-02-17T16:16:00Z" w16du:dateUtc="2026-02-17T15:16:00Z">
        <w:r w:rsidR="00552DAC">
          <w:rPr>
            <w:color w:val="000000" w:themeColor="text1"/>
            <w:szCs w:val="21"/>
            <w:lang w:val="en-US"/>
          </w:rPr>
          <w:t xml:space="preserve">ngineering, </w:t>
        </w:r>
      </w:ins>
      <w:del w:id="105" w:author="Tomasz  Więckowski" w:date="2026-02-17T16:17:00Z" w16du:dateUtc="2026-02-17T15:17:00Z">
        <w:r w:rsidRPr="006B4E2C" w:rsidDel="00552DAC">
          <w:rPr>
            <w:color w:val="000000" w:themeColor="text1"/>
            <w:szCs w:val="21"/>
            <w:lang w:val="en-US"/>
          </w:rPr>
          <w:delText>P</w:delText>
        </w:r>
      </w:del>
      <w:ins w:id="106" w:author="Tomasz  Więckowski" w:date="2026-02-17T16:17:00Z" w16du:dateUtc="2026-02-17T15:17:00Z">
        <w:r w:rsidR="00552DAC" w:rsidRPr="006B4E2C">
          <w:rPr>
            <w:color w:val="000000" w:themeColor="text1"/>
            <w:szCs w:val="21"/>
            <w:lang w:val="en-US"/>
          </w:rPr>
          <w:t>P</w:t>
        </w:r>
        <w:r w:rsidR="00552DAC">
          <w:rPr>
            <w:color w:val="000000" w:themeColor="text1"/>
            <w:szCs w:val="21"/>
            <w:lang w:val="en-US"/>
          </w:rPr>
          <w:t>rocurement</w:t>
        </w:r>
      </w:ins>
      <w:ins w:id="107" w:author="Tomasz  Więckowski" w:date="2026-02-17T16:16:00Z" w16du:dateUtc="2026-02-17T15:16:00Z">
        <w:r w:rsidR="00552DAC">
          <w:rPr>
            <w:color w:val="000000" w:themeColor="text1"/>
            <w:szCs w:val="21"/>
            <w:lang w:val="en-US"/>
          </w:rPr>
          <w:t xml:space="preserve">, and </w:t>
        </w:r>
      </w:ins>
      <w:r w:rsidRPr="006B4E2C">
        <w:rPr>
          <w:color w:val="000000" w:themeColor="text1"/>
          <w:szCs w:val="21"/>
          <w:lang w:val="en-US"/>
        </w:rPr>
        <w:t>C</w:t>
      </w:r>
      <w:ins w:id="108" w:author="Tomasz  Więckowski" w:date="2026-02-17T16:17:00Z" w16du:dateUtc="2026-02-17T15:17:00Z">
        <w:r w:rsidR="00552DAC">
          <w:rPr>
            <w:color w:val="000000" w:themeColor="text1"/>
            <w:szCs w:val="21"/>
            <w:lang w:val="en-US"/>
          </w:rPr>
          <w:t>onstruction</w:t>
        </w:r>
      </w:ins>
      <w:r w:rsidRPr="006B4E2C">
        <w:rPr>
          <w:color w:val="000000" w:themeColor="text1"/>
          <w:szCs w:val="21"/>
          <w:lang w:val="en-US"/>
        </w:rPr>
        <w:t xml:space="preserve"> works</w:t>
      </w:r>
      <w:ins w:id="109" w:author="Tomasz  Więckowski" w:date="2026-02-17T16:17:00Z" w16du:dateUtc="2026-02-17T15:17:00Z">
        <w:r w:rsidR="00552DAC">
          <w:rPr>
            <w:color w:val="000000" w:themeColor="text1"/>
            <w:szCs w:val="21"/>
            <w:lang w:val="en-US"/>
          </w:rPr>
          <w:t xml:space="preserve"> “EPC”</w:t>
        </w:r>
      </w:ins>
      <w:r w:rsidRPr="006B4E2C">
        <w:rPr>
          <w:color w:val="000000" w:themeColor="text1"/>
          <w:szCs w:val="21"/>
          <w:lang w:val="en-US"/>
        </w:rPr>
        <w:t>;</w:t>
      </w:r>
    </w:p>
    <w:p w14:paraId="0909B34A" w14:textId="146B29E7" w:rsidR="006B4E2C" w:rsidRPr="002F690A" w:rsidRDefault="006B4E2C" w:rsidP="00CE66EC">
      <w:pPr>
        <w:pStyle w:val="2"/>
        <w:numPr>
          <w:ilvl w:val="0"/>
          <w:numId w:val="0"/>
        </w:numPr>
        <w:spacing w:before="156" w:after="156"/>
        <w:ind w:left="992" w:hanging="567"/>
        <w:jc w:val="left"/>
        <w:rPr>
          <w:color w:val="000000" w:themeColor="text1"/>
          <w:szCs w:val="21"/>
          <w:lang w:val="en-US"/>
        </w:rPr>
      </w:pPr>
      <w:r w:rsidRPr="002F690A">
        <w:rPr>
          <w:color w:val="000000" w:themeColor="text1"/>
          <w:szCs w:val="21"/>
          <w:lang w:val="en-US"/>
        </w:rPr>
        <w:t xml:space="preserve">          (b) The Buyer is NOT liable for defects in the Seller's installation and commissioning.</w:t>
      </w:r>
    </w:p>
    <w:p w14:paraId="38171679" w14:textId="17CF951D" w:rsidR="00D431CA" w:rsidRPr="00BD3D34" w:rsidRDefault="00CE66EC">
      <w:pPr>
        <w:pStyle w:val="2"/>
        <w:numPr>
          <w:ilvl w:val="0"/>
          <w:numId w:val="0"/>
        </w:numPr>
        <w:spacing w:before="156" w:after="156"/>
        <w:jc w:val="left"/>
        <w:rPr>
          <w:color w:val="000000" w:themeColor="text1"/>
          <w:szCs w:val="21"/>
          <w:lang w:val="en-US"/>
          <w:rPrChange w:id="110" w:author="Klaudia Samul" w:date="2026-02-27T12:03:00Z" w16du:dateUtc="2026-02-27T11:03:00Z">
            <w:rPr>
              <w:color w:val="000000" w:themeColor="text1"/>
              <w:szCs w:val="21"/>
              <w:lang w:val="pl-PL"/>
            </w:rPr>
          </w:rPrChange>
        </w:rPr>
        <w:pPrChange w:id="111" w:author="Tomasz  Więckowski" w:date="2026-02-26T15:37:00Z" w16du:dateUtc="2026-02-26T14:37:00Z">
          <w:pPr>
            <w:pStyle w:val="2"/>
            <w:numPr>
              <w:ilvl w:val="0"/>
              <w:numId w:val="0"/>
            </w:numPr>
            <w:tabs>
              <w:tab w:val="clear" w:pos="1560"/>
            </w:tabs>
            <w:spacing w:beforeLines="50" w:before="156" w:afterLines="50" w:after="156"/>
            <w:ind w:left="1247" w:firstLine="0"/>
          </w:pPr>
        </w:pPrChange>
      </w:pPr>
      <w:r w:rsidRPr="00C45EFB">
        <w:rPr>
          <w:color w:val="000000" w:themeColor="text1"/>
          <w:szCs w:val="21"/>
          <w:lang w:val="en-US"/>
        </w:rPr>
        <w:tab/>
      </w:r>
      <w:r w:rsidRPr="00BD3D34">
        <w:rPr>
          <w:color w:val="000000" w:themeColor="text1"/>
          <w:szCs w:val="21"/>
          <w:lang w:val="en-US"/>
          <w:rPrChange w:id="112" w:author="Klaudia Samul" w:date="2026-02-27T12:03:00Z" w16du:dateUtc="2026-02-27T11:03:00Z">
            <w:rPr>
              <w:color w:val="000000" w:themeColor="text1"/>
              <w:szCs w:val="21"/>
            </w:rPr>
          </w:rPrChange>
        </w:rPr>
        <w:tab/>
      </w:r>
    </w:p>
    <w:p w14:paraId="10EF8C7E" w14:textId="77777777" w:rsidR="004C76DF" w:rsidRDefault="00B850DB">
      <w:pPr>
        <w:pStyle w:val="2"/>
        <w:numPr>
          <w:ilvl w:val="0"/>
          <w:numId w:val="1"/>
        </w:numPr>
        <w:spacing w:before="156" w:after="156"/>
        <w:rPr>
          <w:color w:val="000000" w:themeColor="text1"/>
          <w:kern w:val="0"/>
          <w:sz w:val="21"/>
        </w:rPr>
      </w:pPr>
      <w:r>
        <w:rPr>
          <w:color w:val="000000" w:themeColor="text1"/>
          <w:sz w:val="21"/>
        </w:rPr>
        <w:t xml:space="preserve">Terms of Payment: </w:t>
      </w:r>
      <w:r>
        <w:rPr>
          <w:color w:val="000000" w:themeColor="text1"/>
          <w:kern w:val="0"/>
          <w:sz w:val="21"/>
        </w:rPr>
        <w:t xml:space="preserve"> </w:t>
      </w:r>
    </w:p>
    <w:p w14:paraId="4C0912A7" w14:textId="33CC05F4" w:rsidR="002F690A" w:rsidRPr="002F690A" w:rsidRDefault="00634C7B">
      <w:pPr>
        <w:pStyle w:val="2"/>
        <w:numPr>
          <w:ilvl w:val="0"/>
          <w:numId w:val="0"/>
        </w:numPr>
        <w:spacing w:before="156" w:after="156"/>
        <w:rPr>
          <w:color w:val="000000" w:themeColor="text1"/>
          <w:sz w:val="21"/>
          <w:szCs w:val="21"/>
        </w:rPr>
        <w:pPrChange w:id="113" w:author="Klaudia Samul" w:date="2026-02-27T12:40:00Z" w16du:dateUtc="2026-02-27T11:40:00Z">
          <w:pPr>
            <w:pStyle w:val="2"/>
            <w:spacing w:before="156" w:after="156"/>
            <w:ind w:left="1247"/>
          </w:pPr>
        </w:pPrChange>
      </w:pPr>
      <w:ins w:id="114" w:author="Klaudia Samul" w:date="2026-02-27T12:40:00Z" w16du:dateUtc="2026-02-27T11:40:00Z">
        <w:r>
          <w:rPr>
            <w:color w:val="000000" w:themeColor="text1"/>
            <w:sz w:val="21"/>
            <w:szCs w:val="21"/>
          </w:rPr>
          <w:t xml:space="preserve">6.1. </w:t>
        </w:r>
      </w:ins>
      <w:r w:rsidR="002F690A" w:rsidRPr="002F690A">
        <w:rPr>
          <w:color w:val="000000" w:themeColor="text1"/>
          <w:sz w:val="21"/>
          <w:szCs w:val="21"/>
        </w:rPr>
        <w:t>The payment structure should be aligned with the Distribution Agreement standard milestones:</w:t>
      </w:r>
    </w:p>
    <w:p w14:paraId="131D78D2" w14:textId="5E257CBC" w:rsidR="002F690A" w:rsidRPr="002F690A" w:rsidRDefault="002F690A" w:rsidP="002F690A">
      <w:pPr>
        <w:pStyle w:val="2"/>
        <w:numPr>
          <w:ilvl w:val="0"/>
          <w:numId w:val="0"/>
        </w:numPr>
        <w:spacing w:before="156" w:after="156"/>
        <w:ind w:left="1247"/>
        <w:rPr>
          <w:color w:val="000000" w:themeColor="text1"/>
          <w:sz w:val="21"/>
          <w:szCs w:val="21"/>
        </w:rPr>
      </w:pPr>
      <w:r w:rsidRPr="002F690A">
        <w:rPr>
          <w:color w:val="000000" w:themeColor="text1"/>
          <w:sz w:val="21"/>
          <w:szCs w:val="21"/>
        </w:rPr>
        <w:t xml:space="preserve">(a) </w:t>
      </w:r>
      <w:ins w:id="115" w:author="Tomasz  Więckowski" w:date="2026-02-26T09:03:00Z" w16du:dateUtc="2026-02-26T08:03:00Z">
        <w:r w:rsidR="004D5961">
          <w:rPr>
            <w:color w:val="000000" w:themeColor="text1"/>
            <w:sz w:val="21"/>
            <w:szCs w:val="21"/>
          </w:rPr>
          <w:t>20</w:t>
        </w:r>
      </w:ins>
      <w:del w:id="116" w:author="Tomasz  Więckowski" w:date="2026-02-17T16:23:00Z" w16du:dateUtc="2026-02-17T15:23:00Z">
        <w:r w:rsidRPr="002F690A" w:rsidDel="00BC2B03">
          <w:rPr>
            <w:color w:val="000000" w:themeColor="text1"/>
            <w:sz w:val="21"/>
            <w:szCs w:val="21"/>
          </w:rPr>
          <w:delText>30</w:delText>
        </w:r>
      </w:del>
      <w:r w:rsidRPr="002F690A">
        <w:rPr>
          <w:color w:val="000000" w:themeColor="text1"/>
          <w:sz w:val="21"/>
          <w:szCs w:val="21"/>
        </w:rPr>
        <w:t>% advance payment by T/T within seven (7) days of contract effectiveness;</w:t>
      </w:r>
    </w:p>
    <w:p w14:paraId="35112043" w14:textId="4625308C" w:rsidR="00233D46" w:rsidRDefault="00AD15BB" w:rsidP="002F690A">
      <w:pPr>
        <w:pStyle w:val="2"/>
        <w:numPr>
          <w:ilvl w:val="0"/>
          <w:numId w:val="0"/>
        </w:numPr>
        <w:spacing w:before="156" w:after="156"/>
        <w:ind w:left="1247"/>
        <w:rPr>
          <w:ins w:id="117" w:author="Tomasz  Więckowski" w:date="2026-02-26T09:09:00Z" w16du:dateUtc="2026-02-26T08:09:00Z"/>
          <w:color w:val="000000" w:themeColor="text1"/>
          <w:sz w:val="21"/>
          <w:szCs w:val="21"/>
        </w:rPr>
      </w:pPr>
      <w:ins w:id="118" w:author="Tomasz  Więckowski" w:date="2026-02-26T09:13:00Z" w16du:dateUtc="2026-02-26T08:13:00Z">
        <w:r>
          <w:rPr>
            <w:color w:val="000000" w:themeColor="text1"/>
            <w:sz w:val="21"/>
            <w:szCs w:val="21"/>
          </w:rPr>
          <w:t xml:space="preserve">(b) </w:t>
        </w:r>
        <w:r w:rsidR="000B4012">
          <w:rPr>
            <w:color w:val="000000" w:themeColor="text1"/>
            <w:sz w:val="21"/>
            <w:szCs w:val="21"/>
          </w:rPr>
          <w:t xml:space="preserve">30% advance payment </w:t>
        </w:r>
      </w:ins>
      <w:ins w:id="119" w:author="Tomasz  Więckowski" w:date="2026-02-26T09:14:00Z" w16du:dateUtc="2026-02-26T08:14:00Z">
        <w:r w:rsidR="00A734D8">
          <w:rPr>
            <w:color w:val="000000" w:themeColor="text1"/>
            <w:sz w:val="21"/>
            <w:szCs w:val="21"/>
          </w:rPr>
          <w:t xml:space="preserve">by T/T </w:t>
        </w:r>
        <w:r w:rsidR="00782345">
          <w:rPr>
            <w:color w:val="000000" w:themeColor="text1"/>
            <w:sz w:val="21"/>
            <w:szCs w:val="21"/>
          </w:rPr>
          <w:t xml:space="preserve">within (3) days </w:t>
        </w:r>
        <w:r w:rsidR="0067759E">
          <w:rPr>
            <w:color w:val="000000" w:themeColor="text1"/>
            <w:sz w:val="21"/>
            <w:szCs w:val="21"/>
          </w:rPr>
          <w:t>af</w:t>
        </w:r>
      </w:ins>
      <w:ins w:id="120" w:author="Tomasz  Więckowski" w:date="2026-02-26T09:15:00Z" w16du:dateUtc="2026-02-26T08:15:00Z">
        <w:r w:rsidR="0067759E">
          <w:rPr>
            <w:color w:val="000000" w:themeColor="text1"/>
            <w:sz w:val="21"/>
            <w:szCs w:val="21"/>
          </w:rPr>
          <w:t xml:space="preserve">ter </w:t>
        </w:r>
        <w:r w:rsidR="00AB1B22">
          <w:rPr>
            <w:color w:val="000000" w:themeColor="text1"/>
            <w:sz w:val="21"/>
            <w:szCs w:val="21"/>
          </w:rPr>
          <w:t xml:space="preserve">passing </w:t>
        </w:r>
        <w:r w:rsidR="0067759E">
          <w:rPr>
            <w:color w:val="000000" w:themeColor="text1"/>
            <w:sz w:val="21"/>
            <w:szCs w:val="21"/>
          </w:rPr>
          <w:t>Factory A</w:t>
        </w:r>
        <w:r w:rsidR="00AB1B22">
          <w:rPr>
            <w:color w:val="000000" w:themeColor="text1"/>
            <w:sz w:val="21"/>
            <w:szCs w:val="21"/>
          </w:rPr>
          <w:t xml:space="preserve">cceptance </w:t>
        </w:r>
        <w:r w:rsidR="0067759E">
          <w:rPr>
            <w:color w:val="000000" w:themeColor="text1"/>
            <w:sz w:val="21"/>
            <w:szCs w:val="21"/>
          </w:rPr>
          <w:t>T</w:t>
        </w:r>
        <w:r w:rsidR="00AB1B22">
          <w:rPr>
            <w:color w:val="000000" w:themeColor="text1"/>
            <w:sz w:val="21"/>
            <w:szCs w:val="21"/>
          </w:rPr>
          <w:t xml:space="preserve">est </w:t>
        </w:r>
      </w:ins>
    </w:p>
    <w:p w14:paraId="6CB0D632" w14:textId="62F29234" w:rsidR="002F690A" w:rsidRDefault="002F690A" w:rsidP="002F690A">
      <w:pPr>
        <w:pStyle w:val="2"/>
        <w:numPr>
          <w:ilvl w:val="0"/>
          <w:numId w:val="0"/>
        </w:numPr>
        <w:spacing w:before="156" w:after="156"/>
        <w:ind w:left="1247"/>
        <w:rPr>
          <w:ins w:id="121" w:author="Tomasz  Więckowski" w:date="2026-02-17T16:27:00Z" w16du:dateUtc="2026-02-17T15:27:00Z"/>
          <w:color w:val="000000" w:themeColor="text1"/>
          <w:sz w:val="21"/>
          <w:szCs w:val="21"/>
        </w:rPr>
      </w:pPr>
      <w:r w:rsidRPr="002F690A">
        <w:rPr>
          <w:color w:val="000000" w:themeColor="text1"/>
          <w:sz w:val="21"/>
          <w:szCs w:val="21"/>
        </w:rPr>
        <w:t>(</w:t>
      </w:r>
      <w:ins w:id="122" w:author="Tomasz  Więckowski" w:date="2026-02-26T09:21:00Z" w16du:dateUtc="2026-02-26T08:21:00Z">
        <w:r w:rsidR="00B40924">
          <w:rPr>
            <w:color w:val="000000" w:themeColor="text1"/>
            <w:sz w:val="21"/>
            <w:szCs w:val="21"/>
          </w:rPr>
          <w:t>c</w:t>
        </w:r>
      </w:ins>
      <w:del w:id="123" w:author="Tomasz  Więckowski" w:date="2026-02-26T09:21:00Z" w16du:dateUtc="2026-02-26T08:21:00Z">
        <w:r w:rsidRPr="002F690A" w:rsidDel="00B40924">
          <w:rPr>
            <w:color w:val="000000" w:themeColor="text1"/>
            <w:sz w:val="21"/>
            <w:szCs w:val="21"/>
          </w:rPr>
          <w:delText>b</w:delText>
        </w:r>
      </w:del>
      <w:r w:rsidRPr="002F690A">
        <w:rPr>
          <w:color w:val="000000" w:themeColor="text1"/>
          <w:sz w:val="21"/>
          <w:szCs w:val="21"/>
        </w:rPr>
        <w:t xml:space="preserve">) </w:t>
      </w:r>
      <w:ins w:id="124" w:author="Tomasz  Więckowski" w:date="2026-02-26T09:21:00Z" w16du:dateUtc="2026-02-26T08:21:00Z">
        <w:r w:rsidR="000F1487">
          <w:rPr>
            <w:color w:val="000000" w:themeColor="text1"/>
            <w:sz w:val="21"/>
            <w:szCs w:val="21"/>
          </w:rPr>
          <w:t>2</w:t>
        </w:r>
      </w:ins>
      <w:ins w:id="125" w:author="Tomasz  Więckowski" w:date="2026-02-26T09:20:00Z" w16du:dateUtc="2026-02-26T08:20:00Z">
        <w:r w:rsidR="00AA553E">
          <w:rPr>
            <w:color w:val="000000" w:themeColor="text1"/>
            <w:sz w:val="21"/>
            <w:szCs w:val="21"/>
          </w:rPr>
          <w:t>0</w:t>
        </w:r>
      </w:ins>
      <w:del w:id="126" w:author="Tomasz  Więckowski" w:date="2026-02-17T16:24:00Z" w16du:dateUtc="2026-02-17T15:24:00Z">
        <w:r w:rsidRPr="002F690A" w:rsidDel="00BC2B03">
          <w:rPr>
            <w:color w:val="000000" w:themeColor="text1"/>
            <w:sz w:val="21"/>
            <w:szCs w:val="21"/>
          </w:rPr>
          <w:delText>60</w:delText>
        </w:r>
      </w:del>
      <w:r w:rsidRPr="002F690A">
        <w:rPr>
          <w:color w:val="000000" w:themeColor="text1"/>
          <w:sz w:val="21"/>
          <w:szCs w:val="21"/>
        </w:rPr>
        <w:t>% payment by T/T prior to shipment of the Commodities from the</w:t>
      </w:r>
      <w:r>
        <w:rPr>
          <w:color w:val="000000" w:themeColor="text1"/>
          <w:sz w:val="21"/>
          <w:szCs w:val="21"/>
        </w:rPr>
        <w:t xml:space="preserve"> </w:t>
      </w:r>
      <w:r w:rsidRPr="002F690A">
        <w:rPr>
          <w:color w:val="000000" w:themeColor="text1"/>
          <w:sz w:val="21"/>
          <w:szCs w:val="21"/>
        </w:rPr>
        <w:t>manufacturing facility</w:t>
      </w:r>
      <w:ins w:id="127" w:author="Tomasz  Więckowski" w:date="2026-02-17T16:25:00Z" w16du:dateUtc="2026-02-17T15:25:00Z">
        <w:r w:rsidR="00BC2B03">
          <w:rPr>
            <w:color w:val="000000" w:themeColor="text1"/>
            <w:sz w:val="21"/>
            <w:szCs w:val="21"/>
          </w:rPr>
          <w:t xml:space="preserve"> (Ex-Works)</w:t>
        </w:r>
      </w:ins>
      <w:r w:rsidRPr="002F690A">
        <w:rPr>
          <w:color w:val="000000" w:themeColor="text1"/>
          <w:sz w:val="21"/>
          <w:szCs w:val="21"/>
        </w:rPr>
        <w:t>;</w:t>
      </w:r>
    </w:p>
    <w:p w14:paraId="0A7832DD" w14:textId="35652EE3" w:rsidR="00BC2B03" w:rsidRDefault="00BC2B03" w:rsidP="002F690A">
      <w:pPr>
        <w:pStyle w:val="2"/>
        <w:numPr>
          <w:ilvl w:val="0"/>
          <w:numId w:val="0"/>
        </w:numPr>
        <w:spacing w:before="156" w:after="156"/>
        <w:ind w:left="1247"/>
        <w:rPr>
          <w:ins w:id="128" w:author="Tomasz  Więckowski" w:date="2026-02-17T16:27:00Z" w16du:dateUtc="2026-02-17T15:27:00Z"/>
          <w:color w:val="000000" w:themeColor="text1"/>
          <w:sz w:val="21"/>
          <w:szCs w:val="21"/>
        </w:rPr>
      </w:pPr>
      <w:ins w:id="129" w:author="Tomasz  Więckowski" w:date="2026-02-17T16:27:00Z" w16du:dateUtc="2026-02-17T15:27:00Z">
        <w:r>
          <w:rPr>
            <w:color w:val="000000" w:themeColor="text1"/>
            <w:sz w:val="21"/>
            <w:szCs w:val="21"/>
          </w:rPr>
          <w:t>(</w:t>
        </w:r>
      </w:ins>
      <w:ins w:id="130" w:author="Tomasz  Więckowski" w:date="2026-02-26T09:21:00Z" w16du:dateUtc="2026-02-26T08:21:00Z">
        <w:r w:rsidR="00B40924">
          <w:rPr>
            <w:color w:val="000000" w:themeColor="text1"/>
            <w:sz w:val="21"/>
            <w:szCs w:val="21"/>
          </w:rPr>
          <w:t>d</w:t>
        </w:r>
      </w:ins>
      <w:ins w:id="131" w:author="Tomasz  Więckowski" w:date="2026-02-17T16:27:00Z" w16du:dateUtc="2026-02-17T15:27:00Z">
        <w:r>
          <w:rPr>
            <w:color w:val="000000" w:themeColor="text1"/>
            <w:sz w:val="21"/>
            <w:szCs w:val="21"/>
          </w:rPr>
          <w:t>) 20%</w:t>
        </w:r>
      </w:ins>
      <w:ins w:id="132" w:author="Tomasz  Więckowski" w:date="2026-02-17T16:28:00Z" w16du:dateUtc="2026-02-17T15:28:00Z">
        <w:r>
          <w:rPr>
            <w:color w:val="000000" w:themeColor="text1"/>
            <w:sz w:val="21"/>
            <w:szCs w:val="21"/>
          </w:rPr>
          <w:t xml:space="preserve"> </w:t>
        </w:r>
        <w:r w:rsidRPr="002F690A">
          <w:rPr>
            <w:color w:val="000000" w:themeColor="text1"/>
            <w:sz w:val="21"/>
            <w:szCs w:val="21"/>
          </w:rPr>
          <w:t>payment by T/T</w:t>
        </w:r>
        <w:r>
          <w:rPr>
            <w:color w:val="000000" w:themeColor="text1"/>
            <w:sz w:val="21"/>
            <w:szCs w:val="21"/>
          </w:rPr>
          <w:t xml:space="preserve"> </w:t>
        </w:r>
      </w:ins>
      <w:ins w:id="133" w:author="Tomasz  Więckowski" w:date="2026-02-17T16:28:00Z">
        <w:r w:rsidRPr="008D56DD">
          <w:rPr>
            <w:color w:val="000000" w:themeColor="text1"/>
            <w:sz w:val="21"/>
            <w:szCs w:val="21"/>
            <w:rPrChange w:id="134" w:author="Tomasz  Więckowski" w:date="2026-02-17T16:33:00Z" w16du:dateUtc="2026-02-17T15:33:00Z">
              <w:rPr>
                <w:i/>
                <w:iCs/>
                <w:color w:val="000000" w:themeColor="text1"/>
                <w:sz w:val="21"/>
                <w:szCs w:val="21"/>
                <w:lang w:val="en-US"/>
              </w:rPr>
            </w:rPrChange>
          </w:rPr>
          <w:t>upon arrival of Commodities on site (D</w:t>
        </w:r>
      </w:ins>
      <w:ins w:id="135" w:author="Tomasz  Więckowski" w:date="2026-02-17T16:29:00Z" w16du:dateUtc="2026-02-17T15:29:00Z">
        <w:r w:rsidRPr="008D56DD">
          <w:rPr>
            <w:color w:val="000000" w:themeColor="text1"/>
            <w:sz w:val="21"/>
            <w:szCs w:val="21"/>
            <w:rPrChange w:id="136" w:author="Tomasz  Więckowski" w:date="2026-02-17T16:33:00Z" w16du:dateUtc="2026-02-17T15:33:00Z">
              <w:rPr>
                <w:i/>
                <w:iCs/>
                <w:color w:val="000000" w:themeColor="text1"/>
                <w:sz w:val="21"/>
                <w:szCs w:val="21"/>
                <w:lang w:val="en-US"/>
              </w:rPr>
            </w:rPrChange>
          </w:rPr>
          <w:t xml:space="preserve">eliver </w:t>
        </w:r>
      </w:ins>
      <w:ins w:id="137" w:author="Tomasz  Więckowski" w:date="2026-02-17T16:34:00Z" w16du:dateUtc="2026-02-17T15:34:00Z">
        <w:r w:rsidR="008D56DD">
          <w:rPr>
            <w:color w:val="000000" w:themeColor="text1"/>
            <w:sz w:val="21"/>
            <w:szCs w:val="21"/>
          </w:rPr>
          <w:t>a</w:t>
        </w:r>
      </w:ins>
      <w:ins w:id="138" w:author="Tomasz  Więckowski" w:date="2026-02-17T16:29:00Z" w16du:dateUtc="2026-02-17T15:29:00Z">
        <w:r w:rsidRPr="008D56DD">
          <w:rPr>
            <w:color w:val="000000" w:themeColor="text1"/>
            <w:sz w:val="21"/>
            <w:szCs w:val="21"/>
            <w:rPrChange w:id="139" w:author="Tomasz  Więckowski" w:date="2026-02-17T16:33:00Z" w16du:dateUtc="2026-02-17T15:33:00Z">
              <w:rPr>
                <w:i/>
                <w:iCs/>
                <w:color w:val="000000" w:themeColor="text1"/>
                <w:sz w:val="21"/>
                <w:szCs w:val="21"/>
                <w:lang w:val="en-US"/>
              </w:rPr>
            </w:rPrChange>
          </w:rPr>
          <w:t xml:space="preserve">t </w:t>
        </w:r>
      </w:ins>
      <w:ins w:id="140" w:author="Tomasz  Więckowski" w:date="2026-02-17T16:28:00Z">
        <w:r w:rsidRPr="008D56DD">
          <w:rPr>
            <w:color w:val="000000" w:themeColor="text1"/>
            <w:sz w:val="21"/>
            <w:szCs w:val="21"/>
            <w:rPrChange w:id="141" w:author="Tomasz  Więckowski" w:date="2026-02-17T16:33:00Z" w16du:dateUtc="2026-02-17T15:33:00Z">
              <w:rPr>
                <w:i/>
                <w:iCs/>
                <w:color w:val="000000" w:themeColor="text1"/>
                <w:sz w:val="21"/>
                <w:szCs w:val="21"/>
                <w:lang w:val="en-US"/>
              </w:rPr>
            </w:rPrChange>
          </w:rPr>
          <w:t>P</w:t>
        </w:r>
      </w:ins>
      <w:ins w:id="142" w:author="Tomasz  Więckowski" w:date="2026-02-17T16:29:00Z" w16du:dateUtc="2026-02-17T15:29:00Z">
        <w:r w:rsidRPr="008D56DD">
          <w:rPr>
            <w:color w:val="000000" w:themeColor="text1"/>
            <w:sz w:val="21"/>
            <w:szCs w:val="21"/>
            <w:rPrChange w:id="143" w:author="Tomasz  Więckowski" w:date="2026-02-17T16:33:00Z" w16du:dateUtc="2026-02-17T15:33:00Z">
              <w:rPr>
                <w:i/>
                <w:iCs/>
                <w:color w:val="000000" w:themeColor="text1"/>
                <w:sz w:val="21"/>
                <w:szCs w:val="21"/>
                <w:lang w:val="en-US"/>
              </w:rPr>
            </w:rPrChange>
          </w:rPr>
          <w:t>lace</w:t>
        </w:r>
      </w:ins>
      <w:ins w:id="144" w:author="Tomasz  Więckowski" w:date="2026-02-17T16:28:00Z">
        <w:r w:rsidRPr="008D56DD">
          <w:rPr>
            <w:color w:val="000000" w:themeColor="text1"/>
            <w:sz w:val="21"/>
            <w:szCs w:val="21"/>
            <w:rPrChange w:id="145" w:author="Tomasz  Więckowski" w:date="2026-02-17T16:33:00Z" w16du:dateUtc="2026-02-17T15:33:00Z">
              <w:rPr>
                <w:i/>
                <w:iCs/>
                <w:color w:val="000000" w:themeColor="text1"/>
                <w:sz w:val="21"/>
                <w:szCs w:val="21"/>
                <w:lang w:val="en-US"/>
              </w:rPr>
            </w:rPrChange>
          </w:rPr>
          <w:t>)</w:t>
        </w:r>
      </w:ins>
      <w:ins w:id="146" w:author="Tomasz  Więckowski" w:date="2026-02-17T16:29:00Z" w16du:dateUtc="2026-02-17T15:29:00Z">
        <w:r w:rsidR="008D56DD" w:rsidRPr="008D56DD">
          <w:rPr>
            <w:color w:val="000000" w:themeColor="text1"/>
            <w:sz w:val="21"/>
            <w:szCs w:val="21"/>
            <w:rPrChange w:id="147" w:author="Tomasz  Więckowski" w:date="2026-02-17T16:33:00Z" w16du:dateUtc="2026-02-17T15:33:00Z">
              <w:rPr>
                <w:i/>
                <w:iCs/>
                <w:color w:val="000000" w:themeColor="text1"/>
                <w:sz w:val="21"/>
                <w:szCs w:val="21"/>
                <w:lang w:val="en-US"/>
              </w:rPr>
            </w:rPrChange>
          </w:rPr>
          <w:t>;</w:t>
        </w:r>
        <w:r w:rsidR="008D56DD">
          <w:rPr>
            <w:i/>
            <w:iCs/>
            <w:color w:val="000000" w:themeColor="text1"/>
            <w:sz w:val="21"/>
            <w:szCs w:val="21"/>
            <w:lang w:val="en-US"/>
          </w:rPr>
          <w:br/>
        </w:r>
        <w:r w:rsidR="008D56DD" w:rsidRPr="008D56DD">
          <w:rPr>
            <w:color w:val="000000" w:themeColor="text1"/>
            <w:sz w:val="21"/>
            <w:szCs w:val="21"/>
            <w:rPrChange w:id="148" w:author="Tomasz  Więckowski" w:date="2026-02-17T16:33:00Z" w16du:dateUtc="2026-02-17T15:33:00Z">
              <w:rPr>
                <w:i/>
                <w:iCs/>
                <w:color w:val="000000" w:themeColor="text1"/>
                <w:sz w:val="21"/>
                <w:szCs w:val="21"/>
                <w:lang w:val="en-US"/>
              </w:rPr>
            </w:rPrChange>
          </w:rPr>
          <w:t>(</w:t>
        </w:r>
      </w:ins>
      <w:ins w:id="149" w:author="Tomasz  Więckowski" w:date="2026-02-26T09:21:00Z" w16du:dateUtc="2026-02-26T08:21:00Z">
        <w:r w:rsidR="00B40924">
          <w:rPr>
            <w:color w:val="000000" w:themeColor="text1"/>
            <w:sz w:val="21"/>
            <w:szCs w:val="21"/>
          </w:rPr>
          <w:t>e</w:t>
        </w:r>
      </w:ins>
      <w:ins w:id="150" w:author="Tomasz  Więckowski" w:date="2026-02-17T16:29:00Z" w16du:dateUtc="2026-02-17T15:29:00Z">
        <w:r w:rsidR="008D56DD" w:rsidRPr="008D56DD">
          <w:rPr>
            <w:color w:val="000000" w:themeColor="text1"/>
            <w:sz w:val="21"/>
            <w:szCs w:val="21"/>
            <w:rPrChange w:id="151" w:author="Tomasz  Więckowski" w:date="2026-02-17T16:33:00Z" w16du:dateUtc="2026-02-17T15:33:00Z">
              <w:rPr>
                <w:i/>
                <w:iCs/>
                <w:color w:val="000000" w:themeColor="text1"/>
                <w:sz w:val="21"/>
                <w:szCs w:val="21"/>
                <w:lang w:val="en-US"/>
              </w:rPr>
            </w:rPrChange>
          </w:rPr>
          <w:t xml:space="preserve">) </w:t>
        </w:r>
      </w:ins>
      <w:ins w:id="152" w:author="Tomasz  Więckowski" w:date="2026-02-26T09:03:00Z" w16du:dateUtc="2026-02-26T08:03:00Z">
        <w:r w:rsidR="008C0B07">
          <w:rPr>
            <w:color w:val="000000" w:themeColor="text1"/>
            <w:sz w:val="21"/>
            <w:szCs w:val="21"/>
          </w:rPr>
          <w:t>10</w:t>
        </w:r>
      </w:ins>
      <w:ins w:id="153" w:author="Tomasz  Więckowski" w:date="2026-02-17T16:29:00Z" w16du:dateUtc="2026-02-17T15:29:00Z">
        <w:r w:rsidR="008D56DD" w:rsidRPr="008D56DD">
          <w:rPr>
            <w:color w:val="000000" w:themeColor="text1"/>
            <w:sz w:val="21"/>
            <w:szCs w:val="21"/>
            <w:rPrChange w:id="154" w:author="Tomasz  Więckowski" w:date="2026-02-17T16:33:00Z" w16du:dateUtc="2026-02-17T15:33:00Z">
              <w:rPr>
                <w:i/>
                <w:iCs/>
                <w:color w:val="000000" w:themeColor="text1"/>
                <w:sz w:val="21"/>
                <w:szCs w:val="21"/>
                <w:lang w:val="en-US"/>
              </w:rPr>
            </w:rPrChange>
          </w:rPr>
          <w:t xml:space="preserve"> %</w:t>
        </w:r>
      </w:ins>
      <w:ins w:id="155" w:author="Tomasz  Więckowski" w:date="2026-02-18T11:50:00Z" w16du:dateUtc="2026-02-18T10:50:00Z">
        <w:r w:rsidR="00873DF1">
          <w:rPr>
            <w:color w:val="000000" w:themeColor="text1"/>
            <w:sz w:val="21"/>
            <w:szCs w:val="21"/>
          </w:rPr>
          <w:t xml:space="preserve"> payment from</w:t>
        </w:r>
      </w:ins>
      <w:ins w:id="156" w:author="Tomasz  Więckowski" w:date="2026-02-17T16:30:00Z" w16du:dateUtc="2026-02-17T15:30:00Z">
        <w:r w:rsidR="008D56DD" w:rsidRPr="008D56DD">
          <w:rPr>
            <w:color w:val="000000" w:themeColor="text1"/>
            <w:sz w:val="21"/>
            <w:szCs w:val="21"/>
            <w:rPrChange w:id="157" w:author="Tomasz  Więckowski" w:date="2026-02-17T16:33:00Z" w16du:dateUtc="2026-02-17T15:33:00Z">
              <w:rPr>
                <w:i/>
                <w:iCs/>
                <w:color w:val="000000" w:themeColor="text1"/>
                <w:sz w:val="21"/>
                <w:szCs w:val="21"/>
                <w:lang w:val="en-US"/>
              </w:rPr>
            </w:rPrChange>
          </w:rPr>
          <w:t xml:space="preserve"> </w:t>
        </w:r>
      </w:ins>
      <w:ins w:id="158" w:author="Tomasz  Więckowski" w:date="2026-02-18T11:53:00Z" w16du:dateUtc="2026-02-18T10:53:00Z">
        <w:r w:rsidR="00DD5F95">
          <w:rPr>
            <w:color w:val="000000" w:themeColor="text1"/>
            <w:sz w:val="21"/>
            <w:szCs w:val="21"/>
          </w:rPr>
          <w:t xml:space="preserve">proper </w:t>
        </w:r>
      </w:ins>
      <w:ins w:id="159" w:author="Tomasz  Więckowski" w:date="2026-02-17T16:30:00Z" w16du:dateUtc="2026-02-17T15:30:00Z">
        <w:r w:rsidR="008D56DD" w:rsidRPr="008D56DD">
          <w:rPr>
            <w:color w:val="000000" w:themeColor="text1"/>
            <w:sz w:val="21"/>
            <w:szCs w:val="21"/>
            <w:rPrChange w:id="160" w:author="Tomasz  Więckowski" w:date="2026-02-17T16:33:00Z" w16du:dateUtc="2026-02-17T15:33:00Z">
              <w:rPr>
                <w:i/>
                <w:iCs/>
                <w:color w:val="000000" w:themeColor="text1"/>
                <w:sz w:val="21"/>
                <w:szCs w:val="21"/>
                <w:lang w:val="en-US"/>
              </w:rPr>
            </w:rPrChange>
          </w:rPr>
          <w:t>performance holdback by T/T u</w:t>
        </w:r>
      </w:ins>
      <w:ins w:id="161" w:author="Tomasz  Więckowski" w:date="2026-02-17T16:33:00Z" w16du:dateUtc="2026-02-17T15:33:00Z">
        <w:r w:rsidR="008D56DD">
          <w:rPr>
            <w:color w:val="000000" w:themeColor="text1"/>
            <w:sz w:val="21"/>
            <w:szCs w:val="21"/>
          </w:rPr>
          <w:t>p</w:t>
        </w:r>
      </w:ins>
      <w:ins w:id="162" w:author="Tomasz  Więckowski" w:date="2026-02-17T16:30:00Z" w16du:dateUtc="2026-02-17T15:30:00Z">
        <w:r w:rsidR="008D56DD" w:rsidRPr="008D56DD">
          <w:rPr>
            <w:color w:val="000000" w:themeColor="text1"/>
            <w:sz w:val="21"/>
            <w:szCs w:val="21"/>
            <w:rPrChange w:id="163" w:author="Tomasz  Więckowski" w:date="2026-02-17T16:33:00Z" w16du:dateUtc="2026-02-17T15:33:00Z">
              <w:rPr>
                <w:i/>
                <w:iCs/>
                <w:color w:val="000000" w:themeColor="text1"/>
                <w:sz w:val="21"/>
                <w:szCs w:val="21"/>
                <w:lang w:val="en-US"/>
              </w:rPr>
            </w:rPrChange>
          </w:rPr>
          <w:t>on successful completion of S</w:t>
        </w:r>
      </w:ins>
      <w:ins w:id="164" w:author="Tomasz  Więckowski" w:date="2026-02-17T16:35:00Z" w16du:dateUtc="2026-02-17T15:35:00Z">
        <w:r w:rsidR="008D56DD">
          <w:rPr>
            <w:color w:val="000000" w:themeColor="text1"/>
            <w:sz w:val="21"/>
            <w:szCs w:val="21"/>
          </w:rPr>
          <w:t xml:space="preserve">ite </w:t>
        </w:r>
      </w:ins>
      <w:ins w:id="165" w:author="Tomasz  Więckowski" w:date="2026-02-17T16:30:00Z" w16du:dateUtc="2026-02-17T15:30:00Z">
        <w:r w:rsidR="008D56DD" w:rsidRPr="008D56DD">
          <w:rPr>
            <w:color w:val="000000" w:themeColor="text1"/>
            <w:sz w:val="21"/>
            <w:szCs w:val="21"/>
            <w:rPrChange w:id="166" w:author="Tomasz  Więckowski" w:date="2026-02-17T16:33:00Z" w16du:dateUtc="2026-02-17T15:33:00Z">
              <w:rPr>
                <w:i/>
                <w:iCs/>
                <w:color w:val="000000" w:themeColor="text1"/>
                <w:sz w:val="21"/>
                <w:szCs w:val="21"/>
                <w:lang w:val="en-US"/>
              </w:rPr>
            </w:rPrChange>
          </w:rPr>
          <w:t>A</w:t>
        </w:r>
      </w:ins>
      <w:ins w:id="167" w:author="Tomasz  Więckowski" w:date="2026-02-17T16:35:00Z" w16du:dateUtc="2026-02-17T15:35:00Z">
        <w:r w:rsidR="008D56DD">
          <w:rPr>
            <w:color w:val="000000" w:themeColor="text1"/>
            <w:sz w:val="21"/>
            <w:szCs w:val="21"/>
          </w:rPr>
          <w:t xml:space="preserve">cceptance </w:t>
        </w:r>
      </w:ins>
      <w:ins w:id="168" w:author="Tomasz  Więckowski" w:date="2026-02-17T16:30:00Z" w16du:dateUtc="2026-02-17T15:30:00Z">
        <w:r w:rsidR="008D56DD" w:rsidRPr="008D56DD">
          <w:rPr>
            <w:color w:val="000000" w:themeColor="text1"/>
            <w:sz w:val="21"/>
            <w:szCs w:val="21"/>
            <w:rPrChange w:id="169" w:author="Tomasz  Więckowski" w:date="2026-02-17T16:33:00Z" w16du:dateUtc="2026-02-17T15:33:00Z">
              <w:rPr>
                <w:i/>
                <w:iCs/>
                <w:color w:val="000000" w:themeColor="text1"/>
                <w:sz w:val="21"/>
                <w:szCs w:val="21"/>
                <w:lang w:val="en-US"/>
              </w:rPr>
            </w:rPrChange>
          </w:rPr>
          <w:t>T</w:t>
        </w:r>
      </w:ins>
      <w:ins w:id="170" w:author="Tomasz  Więckowski" w:date="2026-02-17T16:35:00Z" w16du:dateUtc="2026-02-17T15:35:00Z">
        <w:r w:rsidR="008D56DD">
          <w:rPr>
            <w:color w:val="000000" w:themeColor="text1"/>
            <w:sz w:val="21"/>
            <w:szCs w:val="21"/>
          </w:rPr>
          <w:t>est</w:t>
        </w:r>
      </w:ins>
      <w:ins w:id="171" w:author="Tomasz  Więckowski" w:date="2026-02-17T16:30:00Z" w16du:dateUtc="2026-02-17T15:30:00Z">
        <w:r w:rsidR="008D56DD" w:rsidRPr="008D56DD">
          <w:rPr>
            <w:color w:val="000000" w:themeColor="text1"/>
            <w:sz w:val="21"/>
            <w:szCs w:val="21"/>
            <w:rPrChange w:id="172" w:author="Tomasz  Więckowski" w:date="2026-02-17T16:33:00Z" w16du:dateUtc="2026-02-17T15:33:00Z">
              <w:rPr>
                <w:i/>
                <w:iCs/>
                <w:color w:val="000000" w:themeColor="text1"/>
                <w:sz w:val="21"/>
                <w:szCs w:val="21"/>
                <w:lang w:val="en-US"/>
              </w:rPr>
            </w:rPrChange>
          </w:rPr>
          <w:t xml:space="preserve"> and provisional acceptance on </w:t>
        </w:r>
        <w:commentRangeStart w:id="173"/>
        <w:r w:rsidR="008D56DD" w:rsidRPr="008D56DD">
          <w:rPr>
            <w:color w:val="000000" w:themeColor="text1"/>
            <w:sz w:val="21"/>
            <w:szCs w:val="21"/>
            <w:rPrChange w:id="174" w:author="Tomasz  Więckowski" w:date="2026-02-17T16:33:00Z" w16du:dateUtc="2026-02-17T15:33:00Z">
              <w:rPr>
                <w:i/>
                <w:iCs/>
                <w:color w:val="000000" w:themeColor="text1"/>
                <w:sz w:val="21"/>
                <w:szCs w:val="21"/>
                <w:lang w:val="en-US"/>
              </w:rPr>
            </w:rPrChange>
          </w:rPr>
          <w:t>site</w:t>
        </w:r>
      </w:ins>
      <w:commentRangeEnd w:id="173"/>
      <w:r w:rsidR="00B326F9">
        <w:rPr>
          <w:rStyle w:val="Odwoaniedokomentarza"/>
          <w:color w:val="000000" w:themeColor="text1"/>
        </w:rPr>
        <w:commentReference w:id="173"/>
      </w:r>
    </w:p>
    <w:p w14:paraId="180493D0" w14:textId="00BA4A43" w:rsidR="00BC2B03" w:rsidRPr="002F690A" w:rsidRDefault="00BC2B03">
      <w:pPr>
        <w:pStyle w:val="2"/>
        <w:numPr>
          <w:ilvl w:val="0"/>
          <w:numId w:val="0"/>
        </w:numPr>
        <w:spacing w:before="156" w:after="156"/>
        <w:ind w:left="992" w:hanging="567"/>
        <w:rPr>
          <w:color w:val="000000" w:themeColor="text1"/>
          <w:sz w:val="21"/>
          <w:szCs w:val="21"/>
        </w:rPr>
        <w:pPrChange w:id="175" w:author="Tomasz  Więckowski" w:date="2026-02-17T16:27:00Z" w16du:dateUtc="2026-02-17T15:27:00Z">
          <w:pPr>
            <w:pStyle w:val="2"/>
            <w:numPr>
              <w:ilvl w:val="0"/>
              <w:numId w:val="0"/>
            </w:numPr>
            <w:tabs>
              <w:tab w:val="clear" w:pos="1560"/>
            </w:tabs>
            <w:spacing w:before="156" w:after="156"/>
            <w:ind w:left="1247" w:firstLine="0"/>
          </w:pPr>
        </w:pPrChange>
      </w:pPr>
    </w:p>
    <w:p w14:paraId="02F4D586" w14:textId="5BCDA647" w:rsidR="004C76DF" w:rsidRDefault="00B850DB">
      <w:pPr>
        <w:pStyle w:val="2"/>
        <w:numPr>
          <w:ilvl w:val="0"/>
          <w:numId w:val="0"/>
        </w:numPr>
        <w:spacing w:before="156" w:after="156"/>
        <w:ind w:left="1276"/>
        <w:rPr>
          <w:color w:val="000000" w:themeColor="text1"/>
          <w:szCs w:val="21"/>
        </w:rPr>
        <w:pPrChange w:id="176" w:author="Tomasz  Więckowski" w:date="2026-02-26T15:38:00Z" w16du:dateUtc="2026-02-26T14:38:00Z">
          <w:pPr>
            <w:pStyle w:val="2"/>
            <w:numPr>
              <w:ilvl w:val="0"/>
              <w:numId w:val="0"/>
            </w:numPr>
            <w:tabs>
              <w:tab w:val="clear" w:pos="1560"/>
            </w:tabs>
            <w:spacing w:before="156" w:after="156"/>
            <w:ind w:left="1247" w:firstLine="0"/>
          </w:pPr>
        </w:pPrChange>
      </w:pPr>
      <w:r>
        <w:rPr>
          <w:color w:val="000000" w:themeColor="text1"/>
          <w:sz w:val="21"/>
          <w:szCs w:val="21"/>
        </w:rPr>
        <w:t>In addition to all other remedies available under this Contract or at law</w:t>
      </w:r>
      <w:del w:id="177" w:author="Tomasz  Więckowski" w:date="2026-02-26T09:41:00Z" w16du:dateUtc="2026-02-26T08:41:00Z">
        <w:r w:rsidDel="00D85500">
          <w:rPr>
            <w:color w:val="000000" w:themeColor="text1"/>
            <w:sz w:val="21"/>
            <w:szCs w:val="21"/>
          </w:rPr>
          <w:delText xml:space="preserve"> (which SELLER does not waive by the exercise of any rights hereunder)</w:delText>
        </w:r>
      </w:del>
      <w:r>
        <w:rPr>
          <w:color w:val="000000" w:themeColor="text1"/>
          <w:sz w:val="21"/>
          <w:szCs w:val="21"/>
        </w:rPr>
        <w:t xml:space="preserve">, the SELLER is entitled to suspend or cancel future deliveries of Commodities, relevant Software or Documentation and provisioning of Services to the BUYER without notice where </w:t>
      </w:r>
      <w:r>
        <w:rPr>
          <w:color w:val="000000" w:themeColor="text1"/>
          <w:sz w:val="21"/>
          <w:szCs w:val="21"/>
        </w:rPr>
        <w:lastRenderedPageBreak/>
        <w:t>the BUYER has failed to make payments within [ten] business days after the due date in accordance with this A</w:t>
      </w:r>
      <w:ins w:id="178" w:author="Tomasz  Więckowski" w:date="2026-02-26T09:42:00Z" w16du:dateUtc="2026-02-26T08:42:00Z">
        <w:r w:rsidR="001A7340">
          <w:rPr>
            <w:color w:val="000000" w:themeColor="text1"/>
            <w:sz w:val="21"/>
            <w:szCs w:val="21"/>
          </w:rPr>
          <w:t>greement</w:t>
        </w:r>
      </w:ins>
      <w:del w:id="179" w:author="Tomasz  Więckowski" w:date="2026-02-26T09:42:00Z" w16du:dateUtc="2026-02-26T08:42:00Z">
        <w:r w:rsidDel="001A7340">
          <w:rPr>
            <w:color w:val="000000" w:themeColor="text1"/>
            <w:sz w:val="21"/>
            <w:szCs w:val="21"/>
          </w:rPr>
          <w:delText>ttachment</w:delText>
        </w:r>
      </w:del>
      <w:r>
        <w:rPr>
          <w:color w:val="000000" w:themeColor="text1"/>
          <w:sz w:val="21"/>
          <w:szCs w:val="21"/>
        </w:rPr>
        <w:t>.</w:t>
      </w:r>
    </w:p>
    <w:p w14:paraId="05B01EBF" w14:textId="671B6D07" w:rsidR="004C76DF" w:rsidRPr="00BD3D34" w:rsidRDefault="004C76DF">
      <w:pPr>
        <w:pStyle w:val="2"/>
        <w:numPr>
          <w:ilvl w:val="0"/>
          <w:numId w:val="0"/>
        </w:numPr>
        <w:spacing w:before="156" w:after="156"/>
        <w:ind w:left="1247"/>
        <w:rPr>
          <w:lang w:val="en-US"/>
          <w:rPrChange w:id="180" w:author="Klaudia Samul" w:date="2026-02-27T12:03:00Z" w16du:dateUtc="2026-02-27T11:03:00Z">
            <w:rPr>
              <w:lang w:val="pl-PL"/>
            </w:rPr>
          </w:rPrChange>
        </w:rPr>
      </w:pPr>
    </w:p>
    <w:p w14:paraId="2D6F4AD8" w14:textId="73432E87" w:rsidR="006C4032" w:rsidRPr="00BD3D34" w:rsidRDefault="006C4032">
      <w:pPr>
        <w:pStyle w:val="2"/>
        <w:tabs>
          <w:tab w:val="clear" w:pos="1560"/>
          <w:tab w:val="num" w:pos="0"/>
        </w:tabs>
        <w:spacing w:before="156" w:after="156"/>
        <w:ind w:left="1247" w:hanging="680"/>
        <w:rPr>
          <w:color w:val="000000" w:themeColor="text1"/>
          <w:sz w:val="21"/>
          <w:szCs w:val="21"/>
          <w:rPrChange w:id="181" w:author="Klaudia Samul" w:date="2026-02-27T12:12:00Z" w16du:dateUtc="2026-02-27T11:12:00Z">
            <w:rPr>
              <w:color w:val="000000" w:themeColor="text1"/>
              <w:szCs w:val="21"/>
              <w:lang w:val="en-US"/>
            </w:rPr>
          </w:rPrChange>
        </w:rPr>
        <w:pPrChange w:id="182" w:author="Tomasz  Więckowski" w:date="2026-02-26T09:46:00Z" w16du:dateUtc="2026-02-26T08:46:00Z">
          <w:pPr>
            <w:pStyle w:val="2"/>
            <w:spacing w:before="156" w:after="156"/>
            <w:ind w:left="1247"/>
          </w:pPr>
        </w:pPrChange>
      </w:pPr>
      <w:r w:rsidRPr="00090D5E">
        <w:rPr>
          <w:color w:val="000000" w:themeColor="text1"/>
          <w:sz w:val="21"/>
          <w:szCs w:val="21"/>
          <w:rPrChange w:id="183" w:author="Tomasz  Więckowski" w:date="2026-02-26T09:46:00Z" w16du:dateUtc="2026-02-26T08:46:00Z">
            <w:rPr>
              <w:color w:val="000000" w:themeColor="text1"/>
              <w:szCs w:val="21"/>
              <w:lang w:val="en-US"/>
            </w:rPr>
          </w:rPrChange>
        </w:rPr>
        <w:t xml:space="preserve">Where Buyer payments are contractually linked to end-customer milestone payments, any delay in end-customer payment shall automatically extend the Buyer's </w:t>
      </w:r>
      <w:r w:rsidRPr="00BD3D34">
        <w:rPr>
          <w:color w:val="000000" w:themeColor="text1"/>
          <w:sz w:val="21"/>
          <w:szCs w:val="21"/>
          <w:rPrChange w:id="184" w:author="Klaudia Samul" w:date="2026-02-27T12:12:00Z" w16du:dateUtc="2026-02-27T11:12:00Z">
            <w:rPr>
              <w:color w:val="000000" w:themeColor="text1"/>
              <w:szCs w:val="21"/>
              <w:lang w:val="en-US"/>
            </w:rPr>
          </w:rPrChange>
        </w:rPr>
        <w:t>corresponding payment deadline without penalty</w:t>
      </w:r>
      <w:ins w:id="185" w:author="Tomasz  Więckowski" w:date="2026-02-18T11:58:00Z" w16du:dateUtc="2026-02-18T10:58:00Z">
        <w:r w:rsidR="0006212A" w:rsidRPr="00BD3D34">
          <w:rPr>
            <w:color w:val="000000" w:themeColor="text1"/>
            <w:sz w:val="21"/>
            <w:szCs w:val="21"/>
            <w:rPrChange w:id="186" w:author="Klaudia Samul" w:date="2026-02-27T12:12:00Z" w16du:dateUtc="2026-02-27T11:12:00Z">
              <w:rPr>
                <w:color w:val="000000" w:themeColor="text1"/>
                <w:szCs w:val="21"/>
                <w:lang w:val="en-US"/>
              </w:rPr>
            </w:rPrChange>
          </w:rPr>
          <w:t xml:space="preserve"> </w:t>
        </w:r>
      </w:ins>
      <w:ins w:id="187" w:author="Tomasz  Więckowski" w:date="2026-02-18T12:00:00Z" w16du:dateUtc="2026-02-18T11:00:00Z">
        <w:r w:rsidR="00895069" w:rsidRPr="00BD3D34">
          <w:rPr>
            <w:color w:val="000000" w:themeColor="text1"/>
            <w:sz w:val="21"/>
            <w:szCs w:val="21"/>
            <w:rPrChange w:id="188" w:author="Klaudia Samul" w:date="2026-02-27T12:12:00Z" w16du:dateUtc="2026-02-27T11:12:00Z">
              <w:rPr>
                <w:color w:val="000000" w:themeColor="text1"/>
                <w:szCs w:val="21"/>
                <w:lang w:val="en-US"/>
              </w:rPr>
            </w:rPrChange>
          </w:rPr>
          <w:t>provided that the Buyer does not charge any penalties</w:t>
        </w:r>
        <w:r w:rsidR="004632F0" w:rsidRPr="00BD3D34">
          <w:rPr>
            <w:color w:val="000000" w:themeColor="text1"/>
            <w:sz w:val="21"/>
            <w:szCs w:val="21"/>
            <w:rPrChange w:id="189" w:author="Klaudia Samul" w:date="2026-02-27T12:12:00Z" w16du:dateUtc="2026-02-27T11:12:00Z">
              <w:rPr>
                <w:color w:val="000000" w:themeColor="text1"/>
                <w:szCs w:val="21"/>
                <w:lang w:val="en-US"/>
              </w:rPr>
            </w:rPrChange>
          </w:rPr>
          <w:t xml:space="preserve"> for delay</w:t>
        </w:r>
        <w:r w:rsidR="00895069" w:rsidRPr="00BD3D34">
          <w:rPr>
            <w:color w:val="000000" w:themeColor="text1"/>
            <w:sz w:val="21"/>
            <w:szCs w:val="21"/>
            <w:rPrChange w:id="190" w:author="Klaudia Samul" w:date="2026-02-27T12:12:00Z" w16du:dateUtc="2026-02-27T11:12:00Z">
              <w:rPr>
                <w:color w:val="000000" w:themeColor="text1"/>
                <w:szCs w:val="21"/>
                <w:lang w:val="en-US"/>
              </w:rPr>
            </w:rPrChange>
          </w:rPr>
          <w:t xml:space="preserve"> to the end customer either.</w:t>
        </w:r>
      </w:ins>
      <w:del w:id="191" w:author="Tomasz  Więckowski" w:date="2026-02-26T09:47:00Z" w16du:dateUtc="2026-02-26T08:47:00Z">
        <w:r w:rsidRPr="00BD3D34" w:rsidDel="00090D5E">
          <w:rPr>
            <w:color w:val="000000" w:themeColor="text1"/>
            <w:sz w:val="21"/>
            <w:szCs w:val="21"/>
            <w:rPrChange w:id="192" w:author="Klaudia Samul" w:date="2026-02-27T12:12:00Z" w16du:dateUtc="2026-02-27T11:12:00Z">
              <w:rPr>
                <w:color w:val="000000" w:themeColor="text1"/>
                <w:szCs w:val="21"/>
                <w:lang w:val="en-US"/>
              </w:rPr>
            </w:rPrChange>
          </w:rPr>
          <w:delText>.</w:delText>
        </w:r>
      </w:del>
    </w:p>
    <w:p w14:paraId="34549402" w14:textId="511129ED" w:rsidR="004F5F6D" w:rsidRPr="00BD3D34" w:rsidRDefault="004F5F6D" w:rsidP="004F5F6D">
      <w:pPr>
        <w:pStyle w:val="2"/>
        <w:numPr>
          <w:ilvl w:val="0"/>
          <w:numId w:val="0"/>
        </w:numPr>
        <w:spacing w:before="156" w:after="156"/>
        <w:ind w:left="1247"/>
        <w:rPr>
          <w:color w:val="000000" w:themeColor="text1"/>
          <w:szCs w:val="21"/>
          <w:lang w:val="en-US"/>
          <w:rPrChange w:id="193" w:author="Klaudia Samul" w:date="2026-02-27T12:03:00Z" w16du:dateUtc="2026-02-27T11:03:00Z">
            <w:rPr>
              <w:color w:val="000000" w:themeColor="text1"/>
              <w:szCs w:val="21"/>
              <w:lang w:val="pl-PL"/>
            </w:rPr>
          </w:rPrChange>
        </w:rPr>
      </w:pPr>
    </w:p>
    <w:p w14:paraId="33616EDF" w14:textId="0D25F840" w:rsidR="00CE66EC" w:rsidRPr="00AA6E05" w:rsidDel="00AA6E05" w:rsidRDefault="00CE66EC">
      <w:pPr>
        <w:pStyle w:val="2"/>
        <w:tabs>
          <w:tab w:val="clear" w:pos="1560"/>
          <w:tab w:val="num" w:pos="-851"/>
          <w:tab w:val="num" w:pos="0"/>
        </w:tabs>
        <w:spacing w:before="156" w:after="156"/>
        <w:ind w:left="1247" w:hanging="680"/>
        <w:rPr>
          <w:del w:id="194" w:author="Tomasz  Więckowski" w:date="2026-02-26T09:46:00Z" w16du:dateUtc="2026-02-26T08:46:00Z"/>
          <w:color w:val="000000" w:themeColor="text1"/>
          <w:sz w:val="21"/>
          <w:szCs w:val="21"/>
          <w:rPrChange w:id="195" w:author="Tomasz  Więckowski" w:date="2026-02-26T09:46:00Z" w16du:dateUtc="2026-02-26T08:46:00Z">
            <w:rPr>
              <w:del w:id="196" w:author="Tomasz  Więckowski" w:date="2026-02-26T09:46:00Z" w16du:dateUtc="2026-02-26T08:46:00Z"/>
              <w:color w:val="000000" w:themeColor="text1"/>
              <w:szCs w:val="21"/>
              <w:lang w:val="pl-PL"/>
            </w:rPr>
          </w:rPrChange>
        </w:rPr>
        <w:pPrChange w:id="197" w:author="Tomasz  Więckowski" w:date="2026-02-26T09:46:00Z" w16du:dateUtc="2026-02-26T08:46:00Z">
          <w:pPr>
            <w:pStyle w:val="2"/>
            <w:numPr>
              <w:ilvl w:val="0"/>
              <w:numId w:val="0"/>
            </w:numPr>
            <w:tabs>
              <w:tab w:val="clear" w:pos="1560"/>
            </w:tabs>
            <w:spacing w:before="156" w:after="156"/>
            <w:ind w:left="1247" w:firstLine="0"/>
          </w:pPr>
        </w:pPrChange>
      </w:pPr>
    </w:p>
    <w:p w14:paraId="2196FFDC" w14:textId="7B050F9C" w:rsidR="006C4032" w:rsidRPr="00AA6E05" w:rsidDel="00AA6E05" w:rsidRDefault="006C4032">
      <w:pPr>
        <w:pStyle w:val="2"/>
        <w:tabs>
          <w:tab w:val="clear" w:pos="1560"/>
          <w:tab w:val="num" w:pos="0"/>
        </w:tabs>
        <w:spacing w:before="156" w:after="156"/>
        <w:ind w:left="1247" w:hanging="680"/>
        <w:rPr>
          <w:del w:id="198" w:author="Tomasz  Więckowski" w:date="2026-02-26T09:46:00Z" w16du:dateUtc="2026-02-26T08:46:00Z"/>
          <w:color w:val="000000" w:themeColor="text1"/>
          <w:sz w:val="21"/>
          <w:szCs w:val="21"/>
          <w:rPrChange w:id="199" w:author="Tomasz  Więckowski" w:date="2026-02-26T09:46:00Z" w16du:dateUtc="2026-02-26T08:46:00Z">
            <w:rPr>
              <w:del w:id="200" w:author="Tomasz  Więckowski" w:date="2026-02-26T09:46:00Z" w16du:dateUtc="2026-02-26T08:46:00Z"/>
              <w:color w:val="000000" w:themeColor="text1"/>
              <w:szCs w:val="21"/>
              <w:lang w:val="pl-PL"/>
            </w:rPr>
          </w:rPrChange>
        </w:rPr>
        <w:pPrChange w:id="201" w:author="Tomasz  Więckowski" w:date="2026-02-26T09:46:00Z" w16du:dateUtc="2026-02-26T08:46:00Z">
          <w:pPr>
            <w:pStyle w:val="2"/>
            <w:spacing w:before="156" w:after="156"/>
            <w:ind w:left="1247"/>
          </w:pPr>
        </w:pPrChange>
      </w:pPr>
    </w:p>
    <w:p w14:paraId="0A892E23" w14:textId="2EFF47DA" w:rsidR="006C4032" w:rsidRPr="00AA6E05" w:rsidRDefault="006C4032">
      <w:pPr>
        <w:pStyle w:val="2"/>
        <w:tabs>
          <w:tab w:val="clear" w:pos="1560"/>
          <w:tab w:val="num" w:pos="-851"/>
          <w:tab w:val="num" w:pos="0"/>
        </w:tabs>
        <w:spacing w:before="156" w:after="156"/>
        <w:ind w:left="1247" w:hanging="680"/>
        <w:rPr>
          <w:color w:val="000000" w:themeColor="text1"/>
          <w:sz w:val="21"/>
          <w:szCs w:val="21"/>
          <w:rPrChange w:id="202" w:author="Tomasz  Więckowski" w:date="2026-02-26T09:46:00Z" w16du:dateUtc="2026-02-26T08:46:00Z">
            <w:rPr>
              <w:color w:val="000000" w:themeColor="text1"/>
              <w:szCs w:val="21"/>
              <w:lang w:val="en-US"/>
            </w:rPr>
          </w:rPrChange>
        </w:rPr>
        <w:pPrChange w:id="203" w:author="Tomasz  Więckowski" w:date="2026-02-26T09:46:00Z" w16du:dateUtc="2026-02-26T08:46:00Z">
          <w:pPr>
            <w:pStyle w:val="2"/>
            <w:numPr>
              <w:ilvl w:val="0"/>
              <w:numId w:val="0"/>
            </w:numPr>
            <w:tabs>
              <w:tab w:val="clear" w:pos="1560"/>
            </w:tabs>
            <w:spacing w:before="156" w:after="156"/>
            <w:ind w:left="1247" w:firstLine="0"/>
          </w:pPr>
        </w:pPrChange>
      </w:pPr>
      <w:r w:rsidRPr="00AA6E05">
        <w:rPr>
          <w:color w:val="000000" w:themeColor="text1"/>
          <w:sz w:val="21"/>
          <w:szCs w:val="21"/>
          <w:rPrChange w:id="204" w:author="Tomasz  Więckowski" w:date="2026-02-26T09:46:00Z" w16du:dateUtc="2026-02-26T08:46:00Z">
            <w:rPr>
              <w:color w:val="000000" w:themeColor="text1"/>
              <w:szCs w:val="21"/>
              <w:lang w:val="en-US"/>
            </w:rPr>
          </w:rPrChange>
        </w:rPr>
        <w:t>The Buyer shall not be deemed in default, nor shall shipment suspension, interest, penalties, or termination rights arise, due solely to delays in end-customer payment beyond the Buyer's reasonable control.</w:t>
      </w:r>
    </w:p>
    <w:p w14:paraId="424BD85A" w14:textId="58994555" w:rsidR="004F5F6D" w:rsidRPr="00BD3D34" w:rsidRDefault="004F5F6D" w:rsidP="006C4032">
      <w:pPr>
        <w:pStyle w:val="2"/>
        <w:numPr>
          <w:ilvl w:val="0"/>
          <w:numId w:val="0"/>
        </w:numPr>
        <w:spacing w:before="156" w:after="156"/>
        <w:ind w:left="1247"/>
        <w:rPr>
          <w:color w:val="000000" w:themeColor="text1"/>
          <w:szCs w:val="21"/>
          <w:lang w:val="en-US"/>
          <w:rPrChange w:id="205" w:author="Klaudia Samul" w:date="2026-02-27T12:03:00Z" w16du:dateUtc="2026-02-27T11:03:00Z">
            <w:rPr>
              <w:color w:val="000000" w:themeColor="text1"/>
              <w:szCs w:val="21"/>
              <w:lang w:val="pl-PL"/>
            </w:rPr>
          </w:rPrChange>
        </w:rPr>
      </w:pPr>
    </w:p>
    <w:p w14:paraId="5098272E" w14:textId="1397E829" w:rsidR="004C76DF" w:rsidRDefault="00B850DB">
      <w:pPr>
        <w:pStyle w:val="2"/>
        <w:spacing w:before="156" w:after="156"/>
        <w:ind w:left="1247" w:hanging="680"/>
        <w:rPr>
          <w:color w:val="000000" w:themeColor="text1"/>
          <w:szCs w:val="21"/>
        </w:rPr>
      </w:pPr>
      <w:r>
        <w:rPr>
          <w:color w:val="000000" w:themeColor="text1"/>
          <w:sz w:val="21"/>
          <w:szCs w:val="21"/>
        </w:rPr>
        <w:t xml:space="preserve">In the event that the BUYER fails to make payments by the due date, liquidated damage will be payable on any of the amounts due and payable but unpaid, from and including the day following the due date for payment to the date of actual payment. </w:t>
      </w:r>
      <w:r w:rsidR="004730DB" w:rsidRPr="00710BB2">
        <w:rPr>
          <w:color w:val="000000" w:themeColor="text1"/>
          <w:sz w:val="21"/>
          <w:szCs w:val="21"/>
        </w:rPr>
        <w:t xml:space="preserve">The rate of such interest shall correspond to the maximum statutory interest rate applicable under </w:t>
      </w:r>
      <w:del w:id="206" w:author="Tomasz  Więckowski" w:date="2026-02-26T09:55:00Z" w16du:dateUtc="2026-02-26T08:55:00Z">
        <w:r w:rsidR="004730DB" w:rsidRPr="00710BB2" w:rsidDel="009457F8">
          <w:rPr>
            <w:color w:val="000000" w:themeColor="text1"/>
            <w:sz w:val="21"/>
            <w:szCs w:val="21"/>
          </w:rPr>
          <w:delText>Polish</w:delText>
        </w:r>
      </w:del>
      <w:ins w:id="207" w:author="Tomasz  Więckowski" w:date="2026-02-26T09:55:00Z" w16du:dateUtc="2026-02-26T08:55:00Z">
        <w:r w:rsidR="009457F8">
          <w:rPr>
            <w:color w:val="000000" w:themeColor="text1"/>
            <w:sz w:val="21"/>
            <w:szCs w:val="21"/>
          </w:rPr>
          <w:t>Cyprus</w:t>
        </w:r>
      </w:ins>
      <w:r w:rsidR="004730DB" w:rsidRPr="00710BB2">
        <w:rPr>
          <w:color w:val="000000" w:themeColor="text1"/>
          <w:sz w:val="21"/>
          <w:szCs w:val="21"/>
        </w:rPr>
        <w:t xml:space="preserve"> law.</w:t>
      </w:r>
      <w:r w:rsidR="004730DB">
        <w:rPr>
          <w:color w:val="000000" w:themeColor="text1"/>
          <w:sz w:val="21"/>
          <w:szCs w:val="21"/>
        </w:rPr>
        <w:t xml:space="preserve"> </w:t>
      </w:r>
    </w:p>
    <w:p w14:paraId="7823FD78" w14:textId="59CF2F8C" w:rsidR="004C76DF" w:rsidRPr="00BD3D34" w:rsidRDefault="004C76DF">
      <w:pPr>
        <w:pStyle w:val="2"/>
        <w:numPr>
          <w:ilvl w:val="0"/>
          <w:numId w:val="0"/>
        </w:numPr>
        <w:spacing w:before="156" w:after="156"/>
        <w:ind w:left="1247"/>
        <w:rPr>
          <w:lang w:val="en-US"/>
          <w:rPrChange w:id="208" w:author="Klaudia Samul" w:date="2026-02-27T12:03:00Z" w16du:dateUtc="2026-02-27T11:03:00Z">
            <w:rPr>
              <w:lang w:val="pl-PL"/>
            </w:rPr>
          </w:rPrChange>
        </w:rPr>
      </w:pPr>
    </w:p>
    <w:p w14:paraId="7F512BDC" w14:textId="0A90C80D" w:rsidR="004F5F6D" w:rsidRPr="00A00361" w:rsidRDefault="004F5F6D">
      <w:pPr>
        <w:pStyle w:val="2"/>
        <w:tabs>
          <w:tab w:val="clear" w:pos="1560"/>
          <w:tab w:val="num" w:pos="-851"/>
        </w:tabs>
        <w:spacing w:before="156" w:after="156"/>
        <w:ind w:left="1247" w:hanging="680"/>
        <w:rPr>
          <w:color w:val="000000" w:themeColor="text1"/>
          <w:sz w:val="21"/>
          <w:szCs w:val="21"/>
          <w:rPrChange w:id="209" w:author="Tomasz  Więckowski" w:date="2026-02-26T09:56:00Z" w16du:dateUtc="2026-02-26T08:56:00Z">
            <w:rPr>
              <w:color w:val="000000" w:themeColor="text1"/>
              <w:szCs w:val="21"/>
              <w:lang w:val="en-US"/>
            </w:rPr>
          </w:rPrChange>
        </w:rPr>
        <w:pPrChange w:id="210" w:author="Tomasz  Więckowski" w:date="2026-02-26T09:56:00Z" w16du:dateUtc="2026-02-26T08:56:00Z">
          <w:pPr>
            <w:pStyle w:val="2"/>
            <w:numPr>
              <w:ilvl w:val="0"/>
              <w:numId w:val="0"/>
            </w:numPr>
            <w:tabs>
              <w:tab w:val="clear" w:pos="1560"/>
            </w:tabs>
            <w:spacing w:before="156" w:after="156"/>
            <w:ind w:left="1247" w:firstLine="0"/>
          </w:pPr>
        </w:pPrChange>
      </w:pPr>
      <w:commentRangeStart w:id="211"/>
      <w:r w:rsidRPr="00A00361">
        <w:rPr>
          <w:color w:val="000000" w:themeColor="text1"/>
          <w:sz w:val="21"/>
          <w:szCs w:val="21"/>
          <w:rPrChange w:id="212" w:author="Tomasz  Więckowski" w:date="2026-02-26T09:56:00Z" w16du:dateUtc="2026-02-26T08:56:00Z">
            <w:rPr>
              <w:color w:val="000000" w:themeColor="text1"/>
              <w:szCs w:val="21"/>
              <w:lang w:val="en-US"/>
            </w:rPr>
          </w:rPrChange>
        </w:rPr>
        <w:t>For contracts where the end destination is Cyprus, the interest rate shall be 2% per month, compounded monthly, as per Cyprus commercial practice.</w:t>
      </w:r>
      <w:commentRangeEnd w:id="211"/>
      <w:r w:rsidR="00D35A08" w:rsidRPr="00A00361">
        <w:rPr>
          <w:rStyle w:val="Odwoaniedokomentarza"/>
          <w:color w:val="000000" w:themeColor="text1"/>
          <w:rPrChange w:id="213" w:author="Tomasz  Więckowski" w:date="2026-02-26T09:56:00Z" w16du:dateUtc="2026-02-26T08:56:00Z">
            <w:rPr>
              <w:rStyle w:val="Odwoaniedokomentarza"/>
              <w:color w:val="000000" w:themeColor="text1"/>
              <w:sz w:val="22"/>
              <w:lang w:val="en-US"/>
            </w:rPr>
          </w:rPrChange>
        </w:rPr>
        <w:commentReference w:id="211"/>
      </w:r>
    </w:p>
    <w:p w14:paraId="3B3A2111" w14:textId="667968B7" w:rsidR="004F5F6D" w:rsidRPr="004F5F6D" w:rsidRDefault="004F5F6D">
      <w:pPr>
        <w:pStyle w:val="2"/>
        <w:numPr>
          <w:ilvl w:val="0"/>
          <w:numId w:val="0"/>
        </w:numPr>
        <w:spacing w:before="156" w:after="156"/>
        <w:ind w:left="1247"/>
        <w:rPr>
          <w:color w:val="000000" w:themeColor="text1"/>
          <w:szCs w:val="21"/>
          <w:lang w:val="pl-PL"/>
        </w:rPr>
      </w:pPr>
      <w:r w:rsidRPr="004F5F6D">
        <w:rPr>
          <w:color w:val="000000" w:themeColor="text1"/>
          <w:szCs w:val="21"/>
          <w:lang w:val="pl-PL"/>
        </w:rPr>
        <w:t>.</w:t>
      </w:r>
    </w:p>
    <w:p w14:paraId="4C9C799E" w14:textId="25F4C157" w:rsidR="006E2481" w:rsidRPr="006E2481" w:rsidRDefault="006E2481" w:rsidP="006E2481">
      <w:pPr>
        <w:pStyle w:val="2"/>
        <w:numPr>
          <w:ilvl w:val="1"/>
          <w:numId w:val="34"/>
        </w:numPr>
        <w:tabs>
          <w:tab w:val="clear" w:pos="567"/>
        </w:tabs>
        <w:suppressAutoHyphens w:val="0"/>
        <w:adjustRightInd w:val="0"/>
        <w:spacing w:beforeLines="50" w:before="156" w:afterLines="50" w:after="156"/>
        <w:ind w:firstLine="0"/>
        <w:rPr>
          <w:ins w:id="214" w:author="Tomasz  Więckowski" w:date="2026-02-27T13:13:00Z" w16du:dateUtc="2026-02-27T12:13:00Z"/>
          <w:color w:val="000000" w:themeColor="text1"/>
          <w:sz w:val="21"/>
          <w:szCs w:val="21"/>
          <w:rPrChange w:id="215" w:author="Tomasz  Więckowski" w:date="2026-02-27T13:13:00Z" w16du:dateUtc="2026-02-27T12:13:00Z">
            <w:rPr>
              <w:ins w:id="216" w:author="Tomasz  Więckowski" w:date="2026-02-27T13:13:00Z" w16du:dateUtc="2026-02-27T12:13:00Z"/>
              <w:color w:val="000000" w:themeColor="text1"/>
              <w:kern w:val="20"/>
              <w:szCs w:val="21"/>
            </w:rPr>
          </w:rPrChange>
        </w:rPr>
        <w:pPrChange w:id="217" w:author="Tomasz  Więckowski" w:date="2026-02-27T13:14:00Z" w16du:dateUtc="2026-02-27T12:14:00Z">
          <w:pPr>
            <w:pStyle w:val="2"/>
            <w:numPr>
              <w:numId w:val="34"/>
            </w:numPr>
            <w:tabs>
              <w:tab w:val="clear" w:pos="1560"/>
              <w:tab w:val="num" w:pos="-851"/>
            </w:tabs>
            <w:suppressAutoHyphens w:val="0"/>
            <w:adjustRightInd w:val="0"/>
            <w:spacing w:beforeLines="50" w:before="156" w:afterLines="50" w:after="156"/>
            <w:ind w:left="567"/>
          </w:pPr>
        </w:pPrChange>
      </w:pPr>
      <w:ins w:id="218" w:author="Tomasz  Więckowski" w:date="2026-02-27T13:13:00Z" w16du:dateUtc="2026-02-27T12:13:00Z">
        <w:r w:rsidRPr="006E2481">
          <w:rPr>
            <w:color w:val="000000" w:themeColor="text1"/>
            <w:sz w:val="21"/>
            <w:szCs w:val="21"/>
          </w:rPr>
          <w:t>SELLER’s Bank Info:</w:t>
        </w:r>
      </w:ins>
    </w:p>
    <w:p w14:paraId="29F28ED2" w14:textId="77777777" w:rsidR="006E2481" w:rsidRPr="006E2481" w:rsidRDefault="006E2481" w:rsidP="006E2481">
      <w:pPr>
        <w:pStyle w:val="2"/>
        <w:numPr>
          <w:ilvl w:val="0"/>
          <w:numId w:val="0"/>
        </w:numPr>
        <w:spacing w:beforeLines="50" w:before="156" w:afterLines="50" w:after="156"/>
        <w:ind w:leftChars="600" w:left="1260"/>
        <w:rPr>
          <w:ins w:id="219" w:author="Tomasz  Więckowski" w:date="2026-02-27T13:13:00Z" w16du:dateUtc="2026-02-27T12:13:00Z"/>
          <w:color w:val="000000" w:themeColor="text1"/>
          <w:sz w:val="21"/>
          <w:szCs w:val="21"/>
          <w:rPrChange w:id="220" w:author="Tomasz  Więckowski" w:date="2026-02-27T13:13:00Z" w16du:dateUtc="2026-02-27T12:13:00Z">
            <w:rPr>
              <w:ins w:id="221" w:author="Tomasz  Więckowski" w:date="2026-02-27T13:13:00Z" w16du:dateUtc="2026-02-27T12:13:00Z"/>
              <w:color w:val="000000" w:themeColor="text1"/>
              <w:szCs w:val="21"/>
            </w:rPr>
          </w:rPrChange>
        </w:rPr>
      </w:pPr>
      <w:ins w:id="222" w:author="Tomasz  Więckowski" w:date="2026-02-27T13:13:00Z" w16du:dateUtc="2026-02-27T12:13:00Z">
        <w:r>
          <w:rPr>
            <w:color w:val="000000" w:themeColor="text1"/>
            <w:sz w:val="21"/>
            <w:szCs w:val="21"/>
          </w:rPr>
          <w:t>Beneficiary: JIANGSU LINYANG ENERGY STORAGE TECHNOLOGY CO.,LTD</w:t>
        </w:r>
      </w:ins>
    </w:p>
    <w:p w14:paraId="595DE1C2" w14:textId="77777777" w:rsidR="006E2481" w:rsidRPr="006E2481" w:rsidRDefault="006E2481" w:rsidP="006E2481">
      <w:pPr>
        <w:pStyle w:val="2"/>
        <w:numPr>
          <w:ilvl w:val="0"/>
          <w:numId w:val="0"/>
        </w:numPr>
        <w:spacing w:beforeLines="50" w:before="156" w:afterLines="50" w:after="156"/>
        <w:ind w:firstLineChars="600" w:firstLine="1260"/>
        <w:rPr>
          <w:ins w:id="223" w:author="Tomasz  Więckowski" w:date="2026-02-27T13:13:00Z" w16du:dateUtc="2026-02-27T12:13:00Z"/>
          <w:color w:val="000000" w:themeColor="text1"/>
          <w:sz w:val="21"/>
          <w:szCs w:val="21"/>
          <w:rPrChange w:id="224" w:author="Tomasz  Więckowski" w:date="2026-02-27T13:13:00Z" w16du:dateUtc="2026-02-27T12:13:00Z">
            <w:rPr>
              <w:ins w:id="225" w:author="Tomasz  Więckowski" w:date="2026-02-27T13:13:00Z" w16du:dateUtc="2026-02-27T12:13:00Z"/>
              <w:color w:val="000000" w:themeColor="text1"/>
              <w:szCs w:val="21"/>
            </w:rPr>
          </w:rPrChange>
        </w:rPr>
      </w:pPr>
      <w:ins w:id="226" w:author="Tomasz  Więckowski" w:date="2026-02-27T13:13:00Z" w16du:dateUtc="2026-02-27T12:13:00Z">
        <w:r>
          <w:rPr>
            <w:color w:val="000000" w:themeColor="text1"/>
            <w:sz w:val="21"/>
            <w:szCs w:val="21"/>
          </w:rPr>
          <w:t>Bank Name</w:t>
        </w:r>
        <w:r>
          <w:rPr>
            <w:rFonts w:hint="eastAsia"/>
            <w:color w:val="000000" w:themeColor="text1"/>
            <w:sz w:val="21"/>
            <w:szCs w:val="21"/>
          </w:rPr>
          <w:t>：</w:t>
        </w:r>
        <w:r w:rsidRPr="006E2481">
          <w:rPr>
            <w:color w:val="000000" w:themeColor="text1"/>
            <w:sz w:val="21"/>
            <w:szCs w:val="21"/>
            <w:rPrChange w:id="227" w:author="Tomasz  Więckowski" w:date="2026-02-27T13:13:00Z" w16du:dateUtc="2026-02-27T12:13:00Z">
              <w:rPr>
                <w:color w:val="000000" w:themeColor="text1"/>
                <w:sz w:val="21"/>
                <w:szCs w:val="21"/>
                <w:lang w:val="en-US"/>
              </w:rPr>
            </w:rPrChange>
          </w:rPr>
          <w:t>PING AN BANK CO., LTD</w:t>
        </w:r>
      </w:ins>
    </w:p>
    <w:p w14:paraId="01AAB6A8" w14:textId="77777777" w:rsidR="006E2481" w:rsidRPr="006E2481" w:rsidRDefault="006E2481" w:rsidP="006E2481">
      <w:pPr>
        <w:pStyle w:val="2"/>
        <w:numPr>
          <w:ilvl w:val="0"/>
          <w:numId w:val="0"/>
        </w:numPr>
        <w:spacing w:beforeLines="50" w:before="156" w:afterLines="50" w:after="156"/>
        <w:ind w:left="1247"/>
        <w:rPr>
          <w:ins w:id="228" w:author="Tomasz  Więckowski" w:date="2026-02-27T13:13:00Z" w16du:dateUtc="2026-02-27T12:13:00Z"/>
          <w:color w:val="000000" w:themeColor="text1"/>
          <w:sz w:val="21"/>
          <w:szCs w:val="21"/>
          <w:rPrChange w:id="229" w:author="Tomasz  Więckowski" w:date="2026-02-27T13:13:00Z" w16du:dateUtc="2026-02-27T12:13:00Z">
            <w:rPr>
              <w:ins w:id="230" w:author="Tomasz  Więckowski" w:date="2026-02-27T13:13:00Z" w16du:dateUtc="2026-02-27T12:13:00Z"/>
              <w:color w:val="000000" w:themeColor="text1"/>
              <w:szCs w:val="21"/>
            </w:rPr>
          </w:rPrChange>
        </w:rPr>
      </w:pPr>
      <w:ins w:id="231" w:author="Tomasz  Więckowski" w:date="2026-02-27T13:13:00Z" w16du:dateUtc="2026-02-27T12:13:00Z">
        <w:r>
          <w:rPr>
            <w:color w:val="000000" w:themeColor="text1"/>
            <w:sz w:val="21"/>
            <w:szCs w:val="21"/>
          </w:rPr>
          <w:t>Bank Address</w:t>
        </w:r>
        <w:r>
          <w:rPr>
            <w:rFonts w:hint="eastAsia"/>
            <w:color w:val="000000" w:themeColor="text1"/>
            <w:sz w:val="21"/>
            <w:szCs w:val="21"/>
          </w:rPr>
          <w:t>：</w:t>
        </w:r>
        <w:r>
          <w:rPr>
            <w:color w:val="000000" w:themeColor="text1"/>
            <w:sz w:val="21"/>
            <w:szCs w:val="21"/>
          </w:rPr>
          <w:t>NO.2 YE CHENG ROAD</w:t>
        </w:r>
        <w:r>
          <w:rPr>
            <w:rFonts w:hint="eastAsia"/>
            <w:color w:val="000000" w:themeColor="text1"/>
            <w:sz w:val="21"/>
            <w:szCs w:val="21"/>
          </w:rPr>
          <w:t>，</w:t>
        </w:r>
        <w:r>
          <w:rPr>
            <w:color w:val="000000" w:themeColor="text1"/>
            <w:sz w:val="21"/>
            <w:szCs w:val="21"/>
          </w:rPr>
          <w:t>OFFICE BUILLDING J,</w:t>
        </w:r>
        <w:r w:rsidRPr="006E2481">
          <w:rPr>
            <w:color w:val="000000" w:themeColor="text1"/>
            <w:sz w:val="21"/>
            <w:szCs w:val="21"/>
            <w:rPrChange w:id="232" w:author="Tomasz  Więckowski" w:date="2026-02-27T13:13:00Z" w16du:dateUtc="2026-02-27T12:13:00Z">
              <w:rPr>
                <w:color w:val="000000" w:themeColor="text1"/>
                <w:sz w:val="21"/>
                <w:szCs w:val="21"/>
                <w:lang w:val="en-US"/>
              </w:rPr>
            </w:rPrChange>
          </w:rPr>
          <w:t xml:space="preserve"> </w:t>
        </w:r>
        <w:r>
          <w:rPr>
            <w:color w:val="000000" w:themeColor="text1"/>
            <w:sz w:val="21"/>
            <w:szCs w:val="21"/>
          </w:rPr>
          <w:t>NANJING INTERNATIONAL YOUTH CULTRUE CENTR</w:t>
        </w:r>
        <w:r>
          <w:rPr>
            <w:rFonts w:hint="eastAsia"/>
            <w:color w:val="000000" w:themeColor="text1"/>
            <w:sz w:val="21"/>
            <w:szCs w:val="21"/>
          </w:rPr>
          <w:t>，</w:t>
        </w:r>
        <w:r>
          <w:rPr>
            <w:color w:val="000000" w:themeColor="text1"/>
            <w:sz w:val="21"/>
            <w:szCs w:val="21"/>
          </w:rPr>
          <w:t>210019</w:t>
        </w:r>
        <w:r>
          <w:rPr>
            <w:rFonts w:hint="eastAsia"/>
            <w:color w:val="000000" w:themeColor="text1"/>
            <w:sz w:val="21"/>
            <w:szCs w:val="21"/>
          </w:rPr>
          <w:t>，</w:t>
        </w:r>
        <w:r>
          <w:rPr>
            <w:color w:val="000000" w:themeColor="text1"/>
            <w:sz w:val="21"/>
            <w:szCs w:val="21"/>
          </w:rPr>
          <w:t>NANJING</w:t>
        </w:r>
        <w:r>
          <w:rPr>
            <w:rFonts w:hint="eastAsia"/>
            <w:color w:val="000000" w:themeColor="text1"/>
            <w:sz w:val="21"/>
            <w:szCs w:val="21"/>
          </w:rPr>
          <w:t>，</w:t>
        </w:r>
        <w:r>
          <w:rPr>
            <w:color w:val="000000" w:themeColor="text1"/>
            <w:sz w:val="21"/>
            <w:szCs w:val="21"/>
          </w:rPr>
          <w:t>CHINA</w:t>
        </w:r>
      </w:ins>
    </w:p>
    <w:p w14:paraId="0D2E0315" w14:textId="77777777" w:rsidR="006E2481" w:rsidRPr="006E2481" w:rsidRDefault="006E2481" w:rsidP="006E2481">
      <w:pPr>
        <w:pStyle w:val="2"/>
        <w:numPr>
          <w:ilvl w:val="0"/>
          <w:numId w:val="0"/>
        </w:numPr>
        <w:spacing w:beforeLines="50" w:before="156" w:afterLines="50" w:after="156"/>
        <w:ind w:firstLineChars="600" w:firstLine="1260"/>
        <w:rPr>
          <w:ins w:id="233" w:author="Tomasz  Więckowski" w:date="2026-02-27T13:13:00Z" w16du:dateUtc="2026-02-27T12:13:00Z"/>
          <w:color w:val="000000" w:themeColor="text1"/>
          <w:sz w:val="21"/>
          <w:szCs w:val="21"/>
          <w:rPrChange w:id="234" w:author="Tomasz  Więckowski" w:date="2026-02-27T13:13:00Z" w16du:dateUtc="2026-02-27T12:13:00Z">
            <w:rPr>
              <w:ins w:id="235" w:author="Tomasz  Więckowski" w:date="2026-02-27T13:13:00Z" w16du:dateUtc="2026-02-27T12:13:00Z"/>
              <w:color w:val="000000" w:themeColor="text1"/>
              <w:szCs w:val="21"/>
            </w:rPr>
          </w:rPrChange>
        </w:rPr>
      </w:pPr>
      <w:ins w:id="236" w:author="Tomasz  Więckowski" w:date="2026-02-27T13:13:00Z" w16du:dateUtc="2026-02-27T12:13:00Z">
        <w:r>
          <w:rPr>
            <w:color w:val="000000" w:themeColor="text1"/>
            <w:sz w:val="21"/>
            <w:szCs w:val="21"/>
          </w:rPr>
          <w:t xml:space="preserve">Swift Code:  </w:t>
        </w:r>
        <w:r w:rsidRPr="006E2481">
          <w:rPr>
            <w:color w:val="000000" w:themeColor="text1"/>
            <w:sz w:val="21"/>
            <w:szCs w:val="21"/>
            <w:rPrChange w:id="237" w:author="Tomasz  Więckowski" w:date="2026-02-27T13:13:00Z" w16du:dateUtc="2026-02-27T12:13:00Z">
              <w:rPr>
                <w:sz w:val="21"/>
                <w:szCs w:val="21"/>
              </w:rPr>
            </w:rPrChange>
          </w:rPr>
          <w:t>SZDBCNBSNJB</w:t>
        </w:r>
      </w:ins>
    </w:p>
    <w:p w14:paraId="3938EB03" w14:textId="77777777" w:rsidR="006E2481" w:rsidRPr="006E2481" w:rsidRDefault="006E2481" w:rsidP="006E2481">
      <w:pPr>
        <w:pStyle w:val="2"/>
        <w:numPr>
          <w:ilvl w:val="0"/>
          <w:numId w:val="0"/>
        </w:numPr>
        <w:spacing w:beforeLines="50" w:before="156" w:afterLines="50" w:after="156"/>
        <w:ind w:left="1247"/>
        <w:rPr>
          <w:ins w:id="238" w:author="Tomasz  Więckowski" w:date="2026-02-27T13:13:00Z" w16du:dateUtc="2026-02-27T12:13:00Z"/>
          <w:color w:val="000000" w:themeColor="text1"/>
          <w:sz w:val="21"/>
          <w:szCs w:val="21"/>
          <w:rPrChange w:id="239" w:author="Tomasz  Więckowski" w:date="2026-02-27T13:13:00Z" w16du:dateUtc="2026-02-27T12:13:00Z">
            <w:rPr>
              <w:ins w:id="240" w:author="Tomasz  Więckowski" w:date="2026-02-27T13:13:00Z" w16du:dateUtc="2026-02-27T12:13:00Z"/>
              <w:color w:val="000000" w:themeColor="text1"/>
              <w:szCs w:val="21"/>
            </w:rPr>
          </w:rPrChange>
        </w:rPr>
      </w:pPr>
      <w:ins w:id="241" w:author="Tomasz  Więckowski" w:date="2026-02-27T13:13:00Z" w16du:dateUtc="2026-02-27T12:13:00Z">
        <w:r>
          <w:rPr>
            <w:color w:val="000000" w:themeColor="text1"/>
            <w:sz w:val="21"/>
            <w:szCs w:val="21"/>
          </w:rPr>
          <w:t>EUR Account No</w:t>
        </w:r>
        <w:r>
          <w:rPr>
            <w:rFonts w:hint="eastAsia"/>
            <w:color w:val="000000" w:themeColor="text1"/>
            <w:sz w:val="21"/>
            <w:szCs w:val="21"/>
          </w:rPr>
          <w:t>：</w:t>
        </w:r>
        <w:r w:rsidRPr="006E2481">
          <w:rPr>
            <w:color w:val="000000" w:themeColor="text1"/>
            <w:sz w:val="21"/>
            <w:szCs w:val="21"/>
            <w:rPrChange w:id="242" w:author="Tomasz  Więckowski" w:date="2026-02-27T13:13:00Z" w16du:dateUtc="2026-02-27T12:13:00Z">
              <w:rPr>
                <w:sz w:val="21"/>
                <w:szCs w:val="21"/>
              </w:rPr>
            </w:rPrChange>
          </w:rPr>
          <w:t>15413338888887</w:t>
        </w:r>
      </w:ins>
    </w:p>
    <w:p w14:paraId="4C15578E" w14:textId="444922CD" w:rsidR="004C76DF" w:rsidRPr="00154121" w:rsidDel="006E2481" w:rsidRDefault="00B850DB">
      <w:pPr>
        <w:pStyle w:val="2"/>
        <w:spacing w:before="156" w:after="156"/>
        <w:ind w:left="1247" w:hanging="680"/>
        <w:rPr>
          <w:del w:id="243" w:author="Tomasz  Więckowski" w:date="2026-02-27T13:13:00Z" w16du:dateUtc="2026-02-27T12:13:00Z"/>
          <w:color w:val="000000" w:themeColor="text1"/>
          <w:szCs w:val="21"/>
          <w:highlight w:val="yellow"/>
          <w:rPrChange w:id="244" w:author="Tomasz  Więckowski" w:date="2026-02-26T15:42:00Z" w16du:dateUtc="2026-02-26T14:42:00Z">
            <w:rPr>
              <w:del w:id="245" w:author="Tomasz  Więckowski" w:date="2026-02-27T13:13:00Z" w16du:dateUtc="2026-02-27T12:13:00Z"/>
              <w:color w:val="000000" w:themeColor="text1"/>
              <w:szCs w:val="21"/>
            </w:rPr>
          </w:rPrChange>
        </w:rPr>
      </w:pPr>
      <w:del w:id="246" w:author="Tomasz  Więckowski" w:date="2026-02-27T13:13:00Z" w16du:dateUtc="2026-02-27T12:13:00Z">
        <w:r w:rsidRPr="00154121" w:rsidDel="006E2481">
          <w:rPr>
            <w:color w:val="000000" w:themeColor="text1"/>
            <w:sz w:val="21"/>
            <w:szCs w:val="21"/>
            <w:highlight w:val="yellow"/>
          </w:rPr>
          <w:delText>SELLER’s Bank Info:</w:delText>
        </w:r>
      </w:del>
    </w:p>
    <w:p w14:paraId="69CCC4F7" w14:textId="45CA6AF8" w:rsidR="004C76DF" w:rsidRPr="006E2481" w:rsidDel="006E2481" w:rsidRDefault="00B850DB">
      <w:pPr>
        <w:pStyle w:val="2"/>
        <w:numPr>
          <w:ilvl w:val="0"/>
          <w:numId w:val="0"/>
        </w:numPr>
        <w:spacing w:before="156" w:after="156"/>
        <w:ind w:left="1247"/>
        <w:rPr>
          <w:del w:id="247" w:author="Tomasz  Więckowski" w:date="2026-02-27T13:13:00Z" w16du:dateUtc="2026-02-27T12:13:00Z"/>
          <w:color w:val="000000" w:themeColor="text1"/>
          <w:szCs w:val="21"/>
          <w:highlight w:val="yellow"/>
          <w:lang w:val="en-US"/>
          <w:rPrChange w:id="248" w:author="Tomasz  Więckowski" w:date="2026-02-27T13:13:00Z" w16du:dateUtc="2026-02-27T12:13:00Z">
            <w:rPr>
              <w:del w:id="249" w:author="Tomasz  Więckowski" w:date="2026-02-27T13:13:00Z" w16du:dateUtc="2026-02-27T12:13:00Z"/>
              <w:color w:val="000000" w:themeColor="text1"/>
              <w:szCs w:val="21"/>
              <w:lang w:val="pl-PL"/>
            </w:rPr>
          </w:rPrChange>
        </w:rPr>
      </w:pPr>
      <w:del w:id="250" w:author="Tomasz  Więckowski" w:date="2026-02-27T13:13:00Z" w16du:dateUtc="2026-02-27T12:13:00Z">
        <w:r w:rsidRPr="00154121" w:rsidDel="006E2481">
          <w:rPr>
            <w:color w:val="000000" w:themeColor="text1"/>
            <w:sz w:val="21"/>
            <w:szCs w:val="21"/>
            <w:highlight w:val="yellow"/>
            <w:rPrChange w:id="251" w:author="Tomasz  Więckowski" w:date="2026-02-26T15:42:00Z" w16du:dateUtc="2026-02-26T14:42:00Z">
              <w:rPr>
                <w:color w:val="000000" w:themeColor="text1"/>
                <w:sz w:val="21"/>
                <w:szCs w:val="21"/>
              </w:rPr>
            </w:rPrChange>
          </w:rPr>
          <w:delText xml:space="preserve">Beneficiary: </w:delText>
        </w:r>
        <w:r w:rsidR="001F608C" w:rsidRPr="00154121" w:rsidDel="006E2481">
          <w:rPr>
            <w:rFonts w:ascii="Times New Roman Bold" w:eastAsia="Calibri Light" w:hAnsi="Times New Roman Bold" w:cs="Times New Roman Bold"/>
            <w:b/>
            <w:bCs/>
            <w:color w:val="000000"/>
            <w:kern w:val="0"/>
            <w:highlight w:val="yellow"/>
            <w:lang w:val="en-US"/>
            <w:rPrChange w:id="252" w:author="Tomasz  Więckowski" w:date="2026-02-26T15:42:00Z" w16du:dateUtc="2026-02-26T14:42:00Z">
              <w:rPr>
                <w:rFonts w:ascii="Times New Roman Bold" w:eastAsia="Calibri Light" w:hAnsi="Times New Roman Bold" w:cs="Times New Roman Bold"/>
                <w:b/>
                <w:bCs/>
                <w:color w:val="000000"/>
                <w:kern w:val="0"/>
                <w:lang w:val="en-US"/>
              </w:rPr>
            </w:rPrChange>
          </w:rPr>
          <w:delText xml:space="preserve">SOLARFUN RENEWABLE ENERGY POLAND Sp. </w:delText>
        </w:r>
        <w:r w:rsidR="001F608C" w:rsidRPr="006E2481" w:rsidDel="006E2481">
          <w:rPr>
            <w:rFonts w:ascii="Times New Roman Bold" w:eastAsia="Calibri Light" w:hAnsi="Times New Roman Bold" w:cs="Times New Roman Bold"/>
            <w:b/>
            <w:bCs/>
            <w:color w:val="000000"/>
            <w:kern w:val="0"/>
            <w:highlight w:val="yellow"/>
            <w:lang w:val="en-US"/>
            <w:rPrChange w:id="253" w:author="Tomasz  Więckowski" w:date="2026-02-27T13:13:00Z" w16du:dateUtc="2026-02-27T12:13:00Z">
              <w:rPr>
                <w:rFonts w:ascii="Times New Roman Bold" w:eastAsia="Calibri Light" w:hAnsi="Times New Roman Bold" w:cs="Times New Roman Bold"/>
                <w:b/>
                <w:bCs/>
                <w:color w:val="000000"/>
                <w:kern w:val="0"/>
                <w:lang w:val="pl-PL"/>
              </w:rPr>
            </w:rPrChange>
          </w:rPr>
          <w:delText>Z o.o.</w:delText>
        </w:r>
      </w:del>
    </w:p>
    <w:p w14:paraId="6FAD2486" w14:textId="710F02D0" w:rsidR="004C76DF" w:rsidRPr="006E2481" w:rsidDel="006E2481" w:rsidRDefault="00B850DB">
      <w:pPr>
        <w:pStyle w:val="2"/>
        <w:numPr>
          <w:ilvl w:val="0"/>
          <w:numId w:val="0"/>
        </w:numPr>
        <w:spacing w:before="156" w:after="156"/>
        <w:ind w:left="1247"/>
        <w:rPr>
          <w:del w:id="254" w:author="Tomasz  Więckowski" w:date="2026-02-27T13:13:00Z" w16du:dateUtc="2026-02-27T12:13:00Z"/>
          <w:color w:val="000000" w:themeColor="text1"/>
          <w:szCs w:val="21"/>
          <w:highlight w:val="yellow"/>
          <w:lang w:val="en-US"/>
          <w:rPrChange w:id="255" w:author="Tomasz  Więckowski" w:date="2026-02-27T13:13:00Z" w16du:dateUtc="2026-02-27T12:13:00Z">
            <w:rPr>
              <w:del w:id="256" w:author="Tomasz  Więckowski" w:date="2026-02-27T13:13:00Z" w16du:dateUtc="2026-02-27T12:13:00Z"/>
              <w:color w:val="000000" w:themeColor="text1"/>
              <w:szCs w:val="21"/>
              <w:lang w:val="pl-PL"/>
            </w:rPr>
          </w:rPrChange>
        </w:rPr>
      </w:pPr>
      <w:del w:id="257" w:author="Tomasz  Więckowski" w:date="2026-02-27T13:13:00Z" w16du:dateUtc="2026-02-27T12:13:00Z">
        <w:r w:rsidRPr="006E2481" w:rsidDel="006E2481">
          <w:rPr>
            <w:color w:val="000000" w:themeColor="text1"/>
            <w:sz w:val="21"/>
            <w:szCs w:val="21"/>
            <w:highlight w:val="yellow"/>
            <w:lang w:val="en-US"/>
            <w:rPrChange w:id="258" w:author="Tomasz  Więckowski" w:date="2026-02-27T13:13:00Z" w16du:dateUtc="2026-02-27T12:13:00Z">
              <w:rPr>
                <w:color w:val="000000" w:themeColor="text1"/>
                <w:sz w:val="21"/>
                <w:szCs w:val="21"/>
                <w:lang w:val="pl-PL"/>
              </w:rPr>
            </w:rPrChange>
          </w:rPr>
          <w:delText>Bank Name</w:delText>
        </w:r>
        <w:r w:rsidRPr="006E2481" w:rsidDel="006E2481">
          <w:rPr>
            <w:rFonts w:hint="eastAsia"/>
            <w:color w:val="000000" w:themeColor="text1"/>
            <w:sz w:val="21"/>
            <w:szCs w:val="21"/>
            <w:highlight w:val="yellow"/>
            <w:lang w:val="en-US"/>
            <w:rPrChange w:id="259" w:author="Tomasz  Więckowski" w:date="2026-02-27T13:13:00Z" w16du:dateUtc="2026-02-27T12:13:00Z">
              <w:rPr>
                <w:rFonts w:hint="eastAsia"/>
                <w:color w:val="000000" w:themeColor="text1"/>
                <w:sz w:val="21"/>
                <w:szCs w:val="21"/>
                <w:lang w:val="pl-PL"/>
              </w:rPr>
            </w:rPrChange>
          </w:rPr>
          <w:delText>：</w:delText>
        </w:r>
        <w:r w:rsidR="001F608C" w:rsidRPr="006E2481" w:rsidDel="006E2481">
          <w:rPr>
            <w:szCs w:val="24"/>
            <w:highlight w:val="yellow"/>
            <w:lang w:val="en-US"/>
            <w:rPrChange w:id="260" w:author="Tomasz  Więckowski" w:date="2026-02-27T13:13:00Z" w16du:dateUtc="2026-02-27T12:13:00Z">
              <w:rPr>
                <w:szCs w:val="24"/>
                <w:lang w:val="pl-PL"/>
              </w:rPr>
            </w:rPrChange>
          </w:rPr>
          <w:delText>mBank S.A.</w:delText>
        </w:r>
      </w:del>
    </w:p>
    <w:p w14:paraId="3E8470A3" w14:textId="7796D193" w:rsidR="001F608C" w:rsidRPr="006E2481" w:rsidDel="006E2481" w:rsidRDefault="00B850DB" w:rsidP="001F608C">
      <w:pPr>
        <w:pStyle w:val="2"/>
        <w:tabs>
          <w:tab w:val="num" w:pos="-426"/>
        </w:tabs>
        <w:spacing w:before="156" w:after="156"/>
        <w:ind w:left="1247"/>
        <w:rPr>
          <w:del w:id="261" w:author="Tomasz  Więckowski" w:date="2026-02-27T13:13:00Z" w16du:dateUtc="2026-02-27T12:13:00Z"/>
          <w:highlight w:val="yellow"/>
          <w:lang w:val="en-US"/>
          <w:rPrChange w:id="262" w:author="Tomasz  Więckowski" w:date="2026-02-27T13:13:00Z" w16du:dateUtc="2026-02-27T12:13:00Z">
            <w:rPr>
              <w:del w:id="263" w:author="Tomasz  Więckowski" w:date="2026-02-27T13:13:00Z" w16du:dateUtc="2026-02-27T12:13:00Z"/>
              <w:lang w:val="pl-PL"/>
            </w:rPr>
          </w:rPrChange>
        </w:rPr>
      </w:pPr>
      <w:del w:id="264" w:author="Tomasz  Więckowski" w:date="2026-02-27T13:13:00Z" w16du:dateUtc="2026-02-27T12:13:00Z">
        <w:r w:rsidRPr="006E2481" w:rsidDel="006E2481">
          <w:rPr>
            <w:color w:val="000000" w:themeColor="text1"/>
            <w:sz w:val="21"/>
            <w:szCs w:val="21"/>
            <w:highlight w:val="yellow"/>
            <w:lang w:val="en-US"/>
            <w:rPrChange w:id="265" w:author="Tomasz  Więckowski" w:date="2026-02-27T13:13:00Z" w16du:dateUtc="2026-02-27T12:13:00Z">
              <w:rPr>
                <w:color w:val="000000" w:themeColor="text1"/>
                <w:sz w:val="21"/>
                <w:szCs w:val="21"/>
                <w:lang w:val="pl-PL"/>
              </w:rPr>
            </w:rPrChange>
          </w:rPr>
          <w:delText>Bank Address</w:delText>
        </w:r>
        <w:r w:rsidRPr="006E2481" w:rsidDel="006E2481">
          <w:rPr>
            <w:rFonts w:hint="eastAsia"/>
            <w:color w:val="000000" w:themeColor="text1"/>
            <w:sz w:val="21"/>
            <w:szCs w:val="21"/>
            <w:highlight w:val="yellow"/>
            <w:lang w:val="en-US"/>
            <w:rPrChange w:id="266" w:author="Tomasz  Więckowski" w:date="2026-02-27T13:13:00Z" w16du:dateUtc="2026-02-27T12:13:00Z">
              <w:rPr>
                <w:rFonts w:hint="eastAsia"/>
                <w:color w:val="000000" w:themeColor="text1"/>
                <w:sz w:val="21"/>
                <w:szCs w:val="21"/>
                <w:lang w:val="pl-PL"/>
              </w:rPr>
            </w:rPrChange>
          </w:rPr>
          <w:delText>：</w:delText>
        </w:r>
        <w:r w:rsidR="001F608C" w:rsidRPr="006E2481" w:rsidDel="006E2481">
          <w:rPr>
            <w:highlight w:val="yellow"/>
            <w:lang w:val="en-US"/>
            <w:rPrChange w:id="267" w:author="Tomasz  Więckowski" w:date="2026-02-27T13:13:00Z" w16du:dateUtc="2026-02-27T12:13:00Z">
              <w:rPr>
                <w:lang w:val="pl-PL"/>
              </w:rPr>
            </w:rPrChange>
          </w:rPr>
          <w:delText xml:space="preserve">ul. Prosta 18, </w:delText>
        </w:r>
        <w:r w:rsidR="001F608C" w:rsidRPr="006E2481" w:rsidDel="006E2481">
          <w:rPr>
            <w:szCs w:val="24"/>
            <w:highlight w:val="yellow"/>
            <w:lang w:val="en-US"/>
            <w:rPrChange w:id="268" w:author="Tomasz  Więckowski" w:date="2026-02-27T13:13:00Z" w16du:dateUtc="2026-02-27T12:13:00Z">
              <w:rPr>
                <w:szCs w:val="24"/>
                <w:lang w:val="pl-PL"/>
              </w:rPr>
            </w:rPrChange>
          </w:rPr>
          <w:delText>00-850 Warszawa</w:delText>
        </w:r>
      </w:del>
    </w:p>
    <w:p w14:paraId="399DBDD9" w14:textId="70CB40C6" w:rsidR="001F608C" w:rsidRPr="00154121" w:rsidDel="006E2481" w:rsidRDefault="001F608C" w:rsidP="001F608C">
      <w:pPr>
        <w:pStyle w:val="2"/>
        <w:numPr>
          <w:ilvl w:val="0"/>
          <w:numId w:val="0"/>
        </w:numPr>
        <w:spacing w:before="156" w:after="156"/>
        <w:rPr>
          <w:del w:id="269" w:author="Tomasz  Więckowski" w:date="2026-02-27T13:13:00Z" w16du:dateUtc="2026-02-27T12:13:00Z"/>
          <w:color w:val="000000" w:themeColor="text1"/>
          <w:szCs w:val="21"/>
          <w:highlight w:val="yellow"/>
          <w:rPrChange w:id="270" w:author="Tomasz  Więckowski" w:date="2026-02-26T15:42:00Z" w16du:dateUtc="2026-02-26T14:42:00Z">
            <w:rPr>
              <w:del w:id="271" w:author="Tomasz  Więckowski" w:date="2026-02-27T13:13:00Z" w16du:dateUtc="2026-02-27T12:13:00Z"/>
              <w:color w:val="000000" w:themeColor="text1"/>
              <w:szCs w:val="21"/>
            </w:rPr>
          </w:rPrChange>
        </w:rPr>
      </w:pPr>
      <w:del w:id="272" w:author="Tomasz  Więckowski" w:date="2026-02-27T13:13:00Z" w16du:dateUtc="2026-02-27T12:13:00Z">
        <w:r w:rsidRPr="006E2481" w:rsidDel="006E2481">
          <w:rPr>
            <w:color w:val="000000" w:themeColor="text1"/>
            <w:szCs w:val="21"/>
            <w:highlight w:val="yellow"/>
            <w:lang w:val="en-US"/>
            <w:rPrChange w:id="273" w:author="Tomasz  Więckowski" w:date="2026-02-27T13:13:00Z" w16du:dateUtc="2026-02-27T12:13:00Z">
              <w:rPr>
                <w:color w:val="000000" w:themeColor="text1"/>
                <w:szCs w:val="21"/>
                <w:lang w:val="pl-PL"/>
              </w:rPr>
            </w:rPrChange>
          </w:rPr>
          <w:lastRenderedPageBreak/>
          <w:tab/>
        </w:r>
        <w:r w:rsidRPr="006E2481" w:rsidDel="006E2481">
          <w:rPr>
            <w:color w:val="000000" w:themeColor="text1"/>
            <w:szCs w:val="21"/>
            <w:highlight w:val="yellow"/>
            <w:lang w:val="en-US"/>
            <w:rPrChange w:id="274" w:author="Tomasz  Więckowski" w:date="2026-02-27T13:13:00Z" w16du:dateUtc="2026-02-27T12:13:00Z">
              <w:rPr>
                <w:color w:val="000000" w:themeColor="text1"/>
                <w:szCs w:val="21"/>
                <w:lang w:val="pl-PL"/>
              </w:rPr>
            </w:rPrChange>
          </w:rPr>
          <w:tab/>
        </w:r>
        <w:r w:rsidR="00B850DB" w:rsidRPr="00154121" w:rsidDel="006E2481">
          <w:rPr>
            <w:color w:val="000000" w:themeColor="text1"/>
            <w:sz w:val="21"/>
            <w:szCs w:val="21"/>
            <w:highlight w:val="yellow"/>
            <w:rPrChange w:id="275" w:author="Tomasz  Więckowski" w:date="2026-02-26T15:42:00Z" w16du:dateUtc="2026-02-26T14:42:00Z">
              <w:rPr>
                <w:color w:val="000000" w:themeColor="text1"/>
                <w:sz w:val="21"/>
                <w:szCs w:val="21"/>
              </w:rPr>
            </w:rPrChange>
          </w:rPr>
          <w:delText xml:space="preserve">Swift Code:  </w:delText>
        </w:r>
        <w:r w:rsidR="00240960" w:rsidRPr="00154121" w:rsidDel="006E2481">
          <w:rPr>
            <w:szCs w:val="24"/>
            <w:highlight w:val="yellow"/>
            <w:lang w:val="en-US"/>
            <w:rPrChange w:id="276" w:author="Tomasz  Więckowski" w:date="2026-02-26T15:42:00Z" w16du:dateUtc="2026-02-26T14:42:00Z">
              <w:rPr>
                <w:szCs w:val="24"/>
                <w:lang w:val="en-US"/>
              </w:rPr>
            </w:rPrChange>
          </w:rPr>
          <w:delText>BREXPLPWXXX</w:delText>
        </w:r>
      </w:del>
    </w:p>
    <w:p w14:paraId="5DAAC8FF" w14:textId="67C6B1B6" w:rsidR="00AB7F29" w:rsidRPr="001F608C" w:rsidRDefault="001F608C" w:rsidP="001F608C">
      <w:pPr>
        <w:pStyle w:val="2"/>
        <w:numPr>
          <w:ilvl w:val="0"/>
          <w:numId w:val="0"/>
        </w:numPr>
        <w:spacing w:before="156" w:after="156"/>
        <w:rPr>
          <w:color w:val="000000" w:themeColor="text1"/>
          <w:szCs w:val="21"/>
        </w:rPr>
      </w:pPr>
      <w:del w:id="277" w:author="Tomasz  Więckowski" w:date="2026-02-27T13:13:00Z" w16du:dateUtc="2026-02-27T12:13:00Z">
        <w:r w:rsidRPr="00154121" w:rsidDel="006E2481">
          <w:rPr>
            <w:color w:val="000000" w:themeColor="text1"/>
            <w:sz w:val="21"/>
            <w:szCs w:val="21"/>
            <w:highlight w:val="yellow"/>
            <w:rPrChange w:id="278" w:author="Tomasz  Więckowski" w:date="2026-02-26T15:42:00Z" w16du:dateUtc="2026-02-26T14:42:00Z">
              <w:rPr>
                <w:color w:val="000000" w:themeColor="text1"/>
                <w:sz w:val="21"/>
                <w:szCs w:val="21"/>
              </w:rPr>
            </w:rPrChange>
          </w:rPr>
          <w:tab/>
        </w:r>
        <w:r w:rsidRPr="00154121" w:rsidDel="006E2481">
          <w:rPr>
            <w:color w:val="000000" w:themeColor="text1"/>
            <w:sz w:val="21"/>
            <w:szCs w:val="21"/>
            <w:highlight w:val="yellow"/>
            <w:rPrChange w:id="279" w:author="Tomasz  Więckowski" w:date="2026-02-26T15:42:00Z" w16du:dateUtc="2026-02-26T14:42:00Z">
              <w:rPr>
                <w:color w:val="000000" w:themeColor="text1"/>
                <w:sz w:val="21"/>
                <w:szCs w:val="21"/>
              </w:rPr>
            </w:rPrChange>
          </w:rPr>
          <w:tab/>
          <w:delText>USD</w:delText>
        </w:r>
        <w:r w:rsidR="00B850DB" w:rsidRPr="00154121" w:rsidDel="006E2481">
          <w:rPr>
            <w:color w:val="000000" w:themeColor="text1"/>
            <w:sz w:val="21"/>
            <w:szCs w:val="21"/>
            <w:highlight w:val="yellow"/>
            <w:rPrChange w:id="280" w:author="Tomasz  Więckowski" w:date="2026-02-26T15:42:00Z" w16du:dateUtc="2026-02-26T14:42:00Z">
              <w:rPr>
                <w:color w:val="000000" w:themeColor="text1"/>
                <w:sz w:val="21"/>
                <w:szCs w:val="21"/>
              </w:rPr>
            </w:rPrChange>
          </w:rPr>
          <w:delText xml:space="preserve"> Account No</w:delText>
        </w:r>
        <w:r w:rsidR="00B850DB" w:rsidRPr="00154121" w:rsidDel="006E2481">
          <w:rPr>
            <w:rFonts w:hint="eastAsia"/>
            <w:color w:val="000000" w:themeColor="text1"/>
            <w:sz w:val="21"/>
            <w:szCs w:val="21"/>
            <w:highlight w:val="yellow"/>
            <w:rPrChange w:id="281" w:author="Tomasz  Więckowski" w:date="2026-02-26T15:42:00Z" w16du:dateUtc="2026-02-26T14:42:00Z">
              <w:rPr>
                <w:rFonts w:hint="eastAsia"/>
                <w:color w:val="000000" w:themeColor="text1"/>
                <w:sz w:val="21"/>
                <w:szCs w:val="21"/>
              </w:rPr>
            </w:rPrChange>
          </w:rPr>
          <w:delText>：</w:delText>
        </w:r>
        <w:r w:rsidRPr="00154121" w:rsidDel="006E2481">
          <w:rPr>
            <w:szCs w:val="24"/>
            <w:highlight w:val="yellow"/>
            <w:lang w:val="en-US"/>
            <w:rPrChange w:id="282" w:author="Tomasz  Więckowski" w:date="2026-02-26T15:42:00Z" w16du:dateUtc="2026-02-26T14:42:00Z">
              <w:rPr>
                <w:szCs w:val="24"/>
                <w:lang w:val="en-US"/>
              </w:rPr>
            </w:rPrChange>
          </w:rPr>
          <w:delText>IBAN PL07 1140 1010 0000 7549 2800 1003</w:delText>
        </w:r>
      </w:del>
      <w:r w:rsidR="00D568C2">
        <w:rPr>
          <w:szCs w:val="24"/>
        </w:rPr>
        <w:t xml:space="preserve"> </w:t>
      </w:r>
    </w:p>
    <w:p w14:paraId="4354E991" w14:textId="2CB5BFFC" w:rsidR="004730DB" w:rsidDel="001B139E" w:rsidRDefault="00B850DB">
      <w:pPr>
        <w:pStyle w:val="2"/>
        <w:numPr>
          <w:ilvl w:val="0"/>
          <w:numId w:val="0"/>
        </w:numPr>
        <w:spacing w:before="156" w:after="156"/>
        <w:ind w:left="1247"/>
        <w:rPr>
          <w:del w:id="283" w:author="Tomasz  Więckowski" w:date="2026-02-26T10:12:00Z" w16du:dateUtc="2026-02-26T09:12:00Z"/>
          <w:color w:val="000000" w:themeColor="text1"/>
          <w:sz w:val="21"/>
          <w:szCs w:val="21"/>
          <w:lang w:val="en-US"/>
        </w:rPr>
      </w:pPr>
      <w:commentRangeStart w:id="284"/>
      <w:del w:id="285" w:author="Tomasz  Więckowski" w:date="2026-02-26T10:12:00Z" w16du:dateUtc="2026-02-26T09:12:00Z">
        <w:r w:rsidDel="001B139E">
          <w:rPr>
            <w:color w:val="000000" w:themeColor="text1"/>
            <w:sz w:val="21"/>
            <w:szCs w:val="21"/>
          </w:rPr>
          <w:delText>Unless</w:delText>
        </w:r>
      </w:del>
      <w:commentRangeEnd w:id="284"/>
      <w:r w:rsidR="00712C88">
        <w:rPr>
          <w:rStyle w:val="Odwoaniedokomentarza"/>
          <w:color w:val="000000" w:themeColor="text1"/>
        </w:rPr>
        <w:commentReference w:id="284"/>
      </w:r>
      <w:del w:id="286" w:author="Tomasz  Więckowski" w:date="2026-02-26T10:12:00Z" w16du:dateUtc="2026-02-26T09:12:00Z">
        <w:r w:rsidDel="001B139E">
          <w:rPr>
            <w:color w:val="000000" w:themeColor="text1"/>
            <w:sz w:val="21"/>
            <w:szCs w:val="21"/>
          </w:rPr>
          <w:delText xml:space="preserve"> expressed otherwise hereof, the Parties acknowledge and agree that in the event of any unpaid overdue amount (including principal, liquidated damages, costs, and interest) arising from other sales contract, agreements, orders and binding documents concluded between the SELLER and the BUYER (the “Debt”), all the amount paid by the BUYER after the effective date </w:delText>
        </w:r>
        <w:r w:rsidDel="001B139E">
          <w:rPr>
            <w:color w:val="000000" w:themeColor="text1"/>
            <w:sz w:val="21"/>
            <w:szCs w:val="21"/>
            <w:lang w:val="en-US"/>
          </w:rPr>
          <w:delText xml:space="preserve">may be allocated by the Seller towards existing and due receivables, unless the Buyer indicates otherwise at the time of payment. Such allocation shall be promptly confirmed to the Buyer in documentary form, sent to the email address specified in the Agreement. </w:delText>
        </w:r>
      </w:del>
    </w:p>
    <w:p w14:paraId="54FD1DF3" w14:textId="77777777" w:rsidR="004C76DF" w:rsidRDefault="00B850DB">
      <w:pPr>
        <w:pStyle w:val="2"/>
        <w:spacing w:before="156" w:after="156"/>
        <w:ind w:left="1247" w:hanging="680"/>
        <w:rPr>
          <w:color w:val="000000" w:themeColor="text1"/>
          <w:szCs w:val="21"/>
        </w:rPr>
      </w:pPr>
      <w:r>
        <w:rPr>
          <w:color w:val="000000" w:themeColor="text1"/>
          <w:sz w:val="21"/>
          <w:szCs w:val="21"/>
        </w:rPr>
        <w:t>All amounts due under this Contract shall be paid in full without any set-off, counterclaim, deduction or withholding (other than any deduction or withholding of tax as required by law).</w:t>
      </w:r>
    </w:p>
    <w:p w14:paraId="095EBC20" w14:textId="4C1E63BE" w:rsidR="004C76DF" w:rsidDel="005540BF" w:rsidRDefault="00B850DB">
      <w:pPr>
        <w:pStyle w:val="2"/>
        <w:spacing w:before="156" w:after="156"/>
        <w:ind w:left="1247" w:hanging="680"/>
        <w:rPr>
          <w:del w:id="287" w:author="Tomasz  Więckowski" w:date="2026-02-26T10:14:00Z" w16du:dateUtc="2026-02-26T09:14:00Z"/>
          <w:color w:val="000000" w:themeColor="text1"/>
          <w:szCs w:val="21"/>
        </w:rPr>
      </w:pPr>
      <w:del w:id="288" w:author="Tomasz  Więckowski" w:date="2026-02-26T10:14:00Z" w16du:dateUtc="2026-02-26T09:14:00Z">
        <w:r w:rsidDel="005540BF">
          <w:rPr>
            <w:color w:val="000000" w:themeColor="text1"/>
            <w:sz w:val="21"/>
            <w:szCs w:val="21"/>
          </w:rPr>
          <w:delText>The BUYER shall reimburse the SELLER for all reasonable costs (including legal fees and collection agency fees) incurred in recovering overdue amounts.</w:delText>
        </w:r>
      </w:del>
    </w:p>
    <w:p w14:paraId="18654247" w14:textId="77777777" w:rsidR="004C76DF" w:rsidRDefault="00B850DB">
      <w:pPr>
        <w:pStyle w:val="1"/>
        <w:spacing w:before="156" w:after="156"/>
        <w:rPr>
          <w:color w:val="000000" w:themeColor="text1"/>
        </w:rPr>
      </w:pPr>
      <w:r>
        <w:rPr>
          <w:color w:val="000000" w:themeColor="text1"/>
          <w:sz w:val="21"/>
        </w:rPr>
        <w:t>Titles</w:t>
      </w:r>
    </w:p>
    <w:p w14:paraId="7FAC5490" w14:textId="77777777" w:rsidR="004C76DF" w:rsidRDefault="00B850DB">
      <w:pPr>
        <w:pStyle w:val="2"/>
        <w:spacing w:before="156" w:after="156"/>
        <w:ind w:left="1247" w:hanging="680"/>
        <w:rPr>
          <w:color w:val="000000" w:themeColor="text1"/>
          <w:szCs w:val="21"/>
        </w:rPr>
      </w:pPr>
      <w:r>
        <w:rPr>
          <w:color w:val="000000" w:themeColor="text1"/>
          <w:szCs w:val="21"/>
        </w:rPr>
        <w:t xml:space="preserve">Legal and equitable title to any of the Commodities shall only pass to the BUYER upon the later of the following: (1) the receipt of payment in full (without set off, counterclaim or any deduction) by the SELLER; (2) the delivery of the Commodities. However, </w:t>
      </w:r>
      <w:r>
        <w:rPr>
          <w:color w:val="000000" w:themeColor="text1"/>
          <w:sz w:val="21"/>
          <w:szCs w:val="21"/>
        </w:rPr>
        <w:t xml:space="preserve">Risk in Commodities shall pass to the BUYER on </w:t>
      </w:r>
      <w:r>
        <w:rPr>
          <w:color w:val="000000" w:themeColor="text1"/>
          <w:szCs w:val="21"/>
        </w:rPr>
        <w:t>d</w:t>
      </w:r>
      <w:r>
        <w:rPr>
          <w:color w:val="000000" w:themeColor="text1"/>
          <w:sz w:val="21"/>
          <w:szCs w:val="21"/>
        </w:rPr>
        <w:t xml:space="preserve">elivery. </w:t>
      </w:r>
    </w:p>
    <w:p w14:paraId="1135100D" w14:textId="5B2DE06B" w:rsidR="004C76DF" w:rsidRPr="00BD3D34" w:rsidRDefault="004C76DF">
      <w:pPr>
        <w:pStyle w:val="2"/>
        <w:numPr>
          <w:ilvl w:val="0"/>
          <w:numId w:val="0"/>
        </w:numPr>
        <w:spacing w:before="156" w:after="156"/>
        <w:ind w:left="1247"/>
        <w:rPr>
          <w:color w:val="000000" w:themeColor="text1"/>
          <w:szCs w:val="21"/>
          <w:lang w:val="en-US"/>
          <w:rPrChange w:id="289" w:author="Klaudia Samul" w:date="2026-02-27T12:03:00Z" w16du:dateUtc="2026-02-27T11:03:00Z">
            <w:rPr>
              <w:color w:val="000000" w:themeColor="text1"/>
              <w:szCs w:val="21"/>
              <w:lang w:val="pl-PL"/>
            </w:rPr>
          </w:rPrChange>
        </w:rPr>
      </w:pPr>
    </w:p>
    <w:p w14:paraId="3BB58064" w14:textId="77777777" w:rsidR="004C76DF" w:rsidRDefault="00B850DB">
      <w:pPr>
        <w:pStyle w:val="2"/>
        <w:spacing w:before="156" w:after="156"/>
        <w:ind w:left="1247" w:hanging="680"/>
        <w:rPr>
          <w:color w:val="000000" w:themeColor="text1"/>
          <w:szCs w:val="21"/>
        </w:rPr>
      </w:pPr>
      <w:r>
        <w:rPr>
          <w:color w:val="000000" w:themeColor="text1"/>
          <w:sz w:val="21"/>
          <w:szCs w:val="21"/>
        </w:rPr>
        <w:t>The BUYER acknowledges that it is in possession of the Commodities solely as bailee until the time that title passes as described in clause 7.1 and until that time: (a) the BUYER is entitled to sell the Commodities but only in the ordinary course of business; (b) the BUYER must not encumber or otherwise charge the Commodities; (c) the BUYER shall be fully responsible for any loss or damage to the Commodities whatsoever and howsoever caused following delivery.</w:t>
      </w:r>
    </w:p>
    <w:p w14:paraId="3D0B429D" w14:textId="29366242" w:rsidR="004C76DF" w:rsidRPr="00BD3D34" w:rsidRDefault="004C76DF">
      <w:pPr>
        <w:pStyle w:val="2"/>
        <w:numPr>
          <w:ilvl w:val="0"/>
          <w:numId w:val="0"/>
        </w:numPr>
        <w:spacing w:before="156" w:after="156"/>
        <w:ind w:left="1247"/>
        <w:rPr>
          <w:strike/>
          <w:color w:val="000000" w:themeColor="text1"/>
          <w:szCs w:val="21"/>
          <w:lang w:val="en-US"/>
          <w:rPrChange w:id="290" w:author="Klaudia Samul" w:date="2026-02-27T12:03:00Z" w16du:dateUtc="2026-02-27T11:03:00Z">
            <w:rPr>
              <w:strike/>
              <w:color w:val="000000" w:themeColor="text1"/>
              <w:szCs w:val="21"/>
              <w:lang w:val="pl-PL"/>
            </w:rPr>
          </w:rPrChange>
        </w:rPr>
      </w:pPr>
    </w:p>
    <w:p w14:paraId="7407430B" w14:textId="3E144815" w:rsidR="004C76DF" w:rsidDel="008F635A" w:rsidRDefault="00B850DB">
      <w:pPr>
        <w:pStyle w:val="2"/>
        <w:spacing w:before="156" w:after="156"/>
        <w:ind w:left="1247" w:hanging="680"/>
        <w:rPr>
          <w:del w:id="291" w:author="Tomasz  Więckowski" w:date="2026-02-26T10:15:00Z" w16du:dateUtc="2026-02-26T09:15:00Z"/>
          <w:color w:val="000000" w:themeColor="text1"/>
          <w:szCs w:val="21"/>
        </w:rPr>
      </w:pPr>
      <w:del w:id="292" w:author="Tomasz  Więckowski" w:date="2026-02-26T10:15:00Z" w16du:dateUtc="2026-02-26T09:15:00Z">
        <w:r w:rsidDel="008F635A">
          <w:rPr>
            <w:color w:val="000000" w:themeColor="text1"/>
            <w:sz w:val="21"/>
            <w:szCs w:val="21"/>
          </w:rPr>
          <w:delText>Receipt by the SELLER of any cheque, other bill of exchange or electronic funds transfer shall not be deemed to be payment until the same has been honoured or cleared.</w:delText>
        </w:r>
      </w:del>
    </w:p>
    <w:p w14:paraId="0F5ABD85" w14:textId="77777777" w:rsidR="004C76DF" w:rsidRDefault="00B850DB">
      <w:pPr>
        <w:pStyle w:val="1"/>
        <w:spacing w:before="156" w:after="156"/>
        <w:rPr>
          <w:color w:val="000000" w:themeColor="text1"/>
        </w:rPr>
      </w:pPr>
      <w:commentRangeStart w:id="293"/>
      <w:r>
        <w:rPr>
          <w:color w:val="000000" w:themeColor="text1"/>
          <w:sz w:val="21"/>
        </w:rPr>
        <w:t>Warranty</w:t>
      </w:r>
      <w:commentRangeEnd w:id="293"/>
      <w:r w:rsidR="00927728">
        <w:rPr>
          <w:rStyle w:val="Odwoaniedokomentarza"/>
          <w:color w:val="000000" w:themeColor="text1"/>
          <w:sz w:val="22"/>
        </w:rPr>
        <w:commentReference w:id="293"/>
      </w:r>
    </w:p>
    <w:p w14:paraId="2725617F" w14:textId="605583CE" w:rsidR="004C76DF" w:rsidRPr="006E635E" w:rsidDel="00355E60" w:rsidRDefault="00B850DB">
      <w:pPr>
        <w:pStyle w:val="2"/>
        <w:spacing w:before="156" w:after="156"/>
        <w:ind w:left="1247" w:hanging="680"/>
        <w:rPr>
          <w:del w:id="294" w:author="Tomasz  Więckowski" w:date="2026-02-26T10:18:00Z" w16du:dateUtc="2026-02-26T09:18:00Z"/>
          <w:color w:val="000000" w:themeColor="text1"/>
          <w:sz w:val="21"/>
          <w:szCs w:val="21"/>
          <w:rPrChange w:id="295" w:author="Tomasz  Więckowski" w:date="2026-02-26T15:43:00Z" w16du:dateUtc="2026-02-26T14:43:00Z">
            <w:rPr>
              <w:del w:id="296" w:author="Tomasz  Więckowski" w:date="2026-02-26T10:18:00Z" w16du:dateUtc="2026-02-26T09:18:00Z"/>
              <w:color w:val="000000" w:themeColor="text1"/>
              <w:szCs w:val="21"/>
            </w:rPr>
          </w:rPrChange>
        </w:rPr>
      </w:pPr>
      <w:r w:rsidRPr="00355E60">
        <w:rPr>
          <w:color w:val="000000" w:themeColor="text1"/>
          <w:sz w:val="21"/>
          <w:szCs w:val="21"/>
        </w:rPr>
        <w:t xml:space="preserve">The SELLER shall, under the approval of both Parties, repair or replace any Commodities or part of the Commodities (other than the Software) which it affirms are materially defective arising from faulty design, material or workmanship where the defect appears within the period of 5 years. Except for the warranty set forth herein </w:t>
      </w:r>
      <w:r w:rsidRPr="00BD3D34">
        <w:rPr>
          <w:color w:val="000000" w:themeColor="text1"/>
          <w:szCs w:val="21"/>
        </w:rPr>
        <w:t>(attached as an appendix to this Agreement)</w:t>
      </w:r>
      <w:r w:rsidRPr="00355E60">
        <w:rPr>
          <w:color w:val="000000" w:themeColor="text1"/>
          <w:sz w:val="21"/>
          <w:szCs w:val="21"/>
        </w:rPr>
        <w:t>, SELLER makes no warranty whatsoever with respect to the Commodities, including any (i) warranty of merchantability;  (ii) warranty of fitness for a particular purpose; or (iv) warranty against infringement of intellectual property rights of a third party</w:t>
      </w:r>
      <w:ins w:id="297" w:author="Tomasz  Więckowski" w:date="2026-02-26T15:43:00Z" w16du:dateUtc="2026-02-26T14:43:00Z">
        <w:r w:rsidR="00D4217F">
          <w:rPr>
            <w:color w:val="000000" w:themeColor="text1"/>
            <w:sz w:val="21"/>
            <w:szCs w:val="21"/>
          </w:rPr>
          <w:t xml:space="preserve">. </w:t>
        </w:r>
      </w:ins>
      <w:del w:id="298" w:author="Tomasz  Więckowski" w:date="2026-02-26T10:18:00Z" w16du:dateUtc="2026-02-26T09:18:00Z">
        <w:r w:rsidDel="00355E60">
          <w:rPr>
            <w:color w:val="000000" w:themeColor="text1"/>
            <w:sz w:val="21"/>
            <w:szCs w:val="21"/>
          </w:rPr>
          <w:delText xml:space="preserve">; whether express </w:delText>
        </w:r>
        <w:r w:rsidDel="00355E60">
          <w:rPr>
            <w:color w:val="000000" w:themeColor="text1"/>
            <w:sz w:val="21"/>
            <w:szCs w:val="21"/>
          </w:rPr>
          <w:lastRenderedPageBreak/>
          <w:delText xml:space="preserve">or implied by law, course of dealing, course of </w:delText>
        </w:r>
        <w:commentRangeStart w:id="299"/>
        <w:r w:rsidDel="00355E60">
          <w:rPr>
            <w:color w:val="000000" w:themeColor="text1"/>
            <w:sz w:val="21"/>
            <w:szCs w:val="21"/>
          </w:rPr>
          <w:delText>performance</w:delText>
        </w:r>
      </w:del>
      <w:commentRangeEnd w:id="299"/>
      <w:r w:rsidR="00D4217F">
        <w:rPr>
          <w:rStyle w:val="Odwoaniedokomentarza"/>
          <w:color w:val="000000" w:themeColor="text1"/>
        </w:rPr>
        <w:commentReference w:id="299"/>
      </w:r>
      <w:del w:id="300" w:author="Tomasz  Więckowski" w:date="2026-02-26T10:18:00Z" w16du:dateUtc="2026-02-26T09:18:00Z">
        <w:r w:rsidDel="00355E60">
          <w:rPr>
            <w:color w:val="000000" w:themeColor="text1"/>
            <w:sz w:val="21"/>
            <w:szCs w:val="21"/>
          </w:rPr>
          <w:delText xml:space="preserve">, usage of trade or otherwise. </w:delText>
        </w:r>
      </w:del>
    </w:p>
    <w:p w14:paraId="06F53B18" w14:textId="5B03EEB5" w:rsidR="004454C9" w:rsidRPr="004454C9" w:rsidRDefault="004454C9">
      <w:pPr>
        <w:pStyle w:val="2"/>
        <w:spacing w:before="156" w:after="156"/>
        <w:ind w:left="1247" w:hanging="680"/>
        <w:rPr>
          <w:color w:val="000000" w:themeColor="text1"/>
          <w:sz w:val="21"/>
          <w:szCs w:val="21"/>
        </w:rPr>
        <w:pPrChange w:id="301" w:author="Tomasz  Więckowski" w:date="2026-02-26T15:43:00Z" w16du:dateUtc="2026-02-26T14:43:00Z">
          <w:pPr>
            <w:pStyle w:val="2"/>
          </w:pPr>
        </w:pPrChange>
      </w:pPr>
      <w:commentRangeStart w:id="302"/>
      <w:r w:rsidRPr="004454C9">
        <w:rPr>
          <w:color w:val="000000" w:themeColor="text1"/>
          <w:sz w:val="21"/>
          <w:szCs w:val="21"/>
        </w:rPr>
        <w:t>The warranty period shall commence on the earlier of:</w:t>
      </w:r>
    </w:p>
    <w:p w14:paraId="08E8C4DD" w14:textId="77777777" w:rsidR="004454C9" w:rsidRPr="004454C9" w:rsidRDefault="004454C9" w:rsidP="004454C9">
      <w:pPr>
        <w:pStyle w:val="2"/>
        <w:numPr>
          <w:ilvl w:val="0"/>
          <w:numId w:val="0"/>
        </w:numPr>
        <w:ind w:left="992"/>
        <w:rPr>
          <w:color w:val="000000" w:themeColor="text1"/>
          <w:sz w:val="21"/>
          <w:szCs w:val="21"/>
        </w:rPr>
      </w:pPr>
      <w:r w:rsidRPr="004454C9">
        <w:rPr>
          <w:color w:val="000000" w:themeColor="text1"/>
          <w:sz w:val="21"/>
          <w:szCs w:val="21"/>
        </w:rPr>
        <w:t>(a) the date of commissioning (PAC); or</w:t>
      </w:r>
    </w:p>
    <w:p w14:paraId="64D50E27" w14:textId="77777777" w:rsidR="004454C9" w:rsidRDefault="004454C9" w:rsidP="004454C9">
      <w:pPr>
        <w:pStyle w:val="2"/>
        <w:numPr>
          <w:ilvl w:val="0"/>
          <w:numId w:val="0"/>
        </w:numPr>
        <w:ind w:left="992"/>
        <w:rPr>
          <w:color w:val="000000" w:themeColor="text1"/>
          <w:sz w:val="21"/>
          <w:szCs w:val="21"/>
        </w:rPr>
      </w:pPr>
      <w:r w:rsidRPr="004454C9">
        <w:rPr>
          <w:color w:val="000000" w:themeColor="text1"/>
          <w:sz w:val="21"/>
          <w:szCs w:val="21"/>
        </w:rPr>
        <w:t>(b) six (6) months after the shipment date of the Commodities from the Seller's factory.</w:t>
      </w:r>
      <w:commentRangeEnd w:id="302"/>
      <w:r w:rsidR="00D4217F">
        <w:rPr>
          <w:rStyle w:val="Odwoaniedokomentarza"/>
          <w:color w:val="000000" w:themeColor="text1"/>
        </w:rPr>
        <w:commentReference w:id="302"/>
      </w:r>
    </w:p>
    <w:p w14:paraId="59A106E7" w14:textId="03928503" w:rsidR="004454C9" w:rsidRPr="00BD3D34" w:rsidRDefault="004454C9" w:rsidP="004454C9">
      <w:pPr>
        <w:pStyle w:val="2"/>
        <w:numPr>
          <w:ilvl w:val="0"/>
          <w:numId w:val="0"/>
        </w:numPr>
        <w:ind w:left="992"/>
        <w:rPr>
          <w:color w:val="000000" w:themeColor="text1"/>
          <w:szCs w:val="21"/>
          <w:lang w:val="en-US"/>
          <w:rPrChange w:id="303" w:author="Klaudia Samul" w:date="2026-02-27T12:03:00Z" w16du:dateUtc="2026-02-27T11:03:00Z">
            <w:rPr>
              <w:color w:val="000000" w:themeColor="text1"/>
              <w:szCs w:val="21"/>
              <w:lang w:val="pl-PL"/>
            </w:rPr>
          </w:rPrChange>
        </w:rPr>
      </w:pPr>
    </w:p>
    <w:p w14:paraId="1842B4DF" w14:textId="1489E65F" w:rsidR="004C76DF" w:rsidRDefault="00B850DB" w:rsidP="004454C9">
      <w:pPr>
        <w:pStyle w:val="2"/>
        <w:spacing w:before="156" w:after="156"/>
        <w:ind w:left="1247" w:hanging="680"/>
        <w:rPr>
          <w:color w:val="000000" w:themeColor="text1"/>
          <w:szCs w:val="21"/>
        </w:rPr>
      </w:pPr>
      <w:r>
        <w:rPr>
          <w:color w:val="000000" w:themeColor="text1"/>
          <w:sz w:val="21"/>
          <w:szCs w:val="21"/>
        </w:rPr>
        <w:t>The Warranty shall only apply: (a) to Commodities which have been manufactured by the SELLER; and (b) to Commodities which have been installed, maintained, used and protected in accordance with specifications issued by the SELLER</w:t>
      </w:r>
      <w:ins w:id="304" w:author="Tomasz  Więckowski" w:date="2026-02-26T10:47:00Z" w16du:dateUtc="2026-02-26T09:47:00Z">
        <w:r w:rsidR="00486CD7">
          <w:rPr>
            <w:color w:val="000000" w:themeColor="text1"/>
            <w:sz w:val="21"/>
            <w:szCs w:val="21"/>
          </w:rPr>
          <w:t xml:space="preserve"> or its authorised subcontrac</w:t>
        </w:r>
        <w:r w:rsidR="00E84FC9">
          <w:rPr>
            <w:color w:val="000000" w:themeColor="text1"/>
            <w:sz w:val="21"/>
            <w:szCs w:val="21"/>
          </w:rPr>
          <w:t>tors (</w:t>
        </w:r>
      </w:ins>
      <w:ins w:id="305" w:author="Tomasz  Więckowski" w:date="2026-02-26T10:53:00Z" w16du:dateUtc="2026-02-26T09:53:00Z">
        <w:r w:rsidR="00463AC8">
          <w:rPr>
            <w:color w:val="000000" w:themeColor="text1"/>
            <w:sz w:val="21"/>
            <w:szCs w:val="21"/>
          </w:rPr>
          <w:t>according to</w:t>
        </w:r>
      </w:ins>
      <w:ins w:id="306" w:author="Tomasz  Więckowski" w:date="2026-02-26T10:47:00Z" w16du:dateUtc="2026-02-26T09:47:00Z">
        <w:r w:rsidR="00E84FC9">
          <w:rPr>
            <w:color w:val="000000" w:themeColor="text1"/>
            <w:sz w:val="21"/>
            <w:szCs w:val="21"/>
          </w:rPr>
          <w:t xml:space="preserve"> Section 5</w:t>
        </w:r>
      </w:ins>
      <w:ins w:id="307" w:author="Tomasz  Więckowski" w:date="2026-02-26T10:48:00Z" w16du:dateUtc="2026-02-26T09:48:00Z">
        <w:r w:rsidR="00292E16">
          <w:rPr>
            <w:color w:val="000000" w:themeColor="text1"/>
            <w:sz w:val="21"/>
            <w:szCs w:val="21"/>
          </w:rPr>
          <w:t>.1.A)</w:t>
        </w:r>
      </w:ins>
      <w:del w:id="308" w:author="Tomasz  Więckowski" w:date="2026-02-26T10:55:00Z" w16du:dateUtc="2026-02-26T09:55:00Z">
        <w:r w:rsidDel="00AC1E3B">
          <w:rPr>
            <w:color w:val="000000" w:themeColor="text1"/>
            <w:sz w:val="21"/>
            <w:szCs w:val="21"/>
          </w:rPr>
          <w:delText xml:space="preserve"> from time to time for the Commodities</w:delText>
        </w:r>
      </w:del>
      <w:r w:rsidR="004730DB">
        <w:rPr>
          <w:color w:val="000000" w:themeColor="text1"/>
          <w:sz w:val="21"/>
          <w:szCs w:val="21"/>
        </w:rPr>
        <w:t>.</w:t>
      </w:r>
      <w:ins w:id="309" w:author="Tomasz  Więckowski" w:date="2026-02-26T10:55:00Z" w16du:dateUtc="2026-02-26T09:55:00Z">
        <w:r w:rsidR="00BD795F">
          <w:rPr>
            <w:color w:val="000000" w:themeColor="text1"/>
            <w:sz w:val="21"/>
            <w:szCs w:val="21"/>
          </w:rPr>
          <w:t xml:space="preserve"> </w:t>
        </w:r>
      </w:ins>
      <w:ins w:id="310" w:author="Tomasz  Więckowski" w:date="2026-02-26T10:55:00Z">
        <w:r w:rsidR="00BD795F" w:rsidRPr="00BD795F">
          <w:rPr>
            <w:color w:val="000000" w:themeColor="text1"/>
            <w:sz w:val="21"/>
            <w:szCs w:val="21"/>
            <w:lang w:val="en-US"/>
          </w:rPr>
          <w:t>Improper installation by the SELLER's personnel shall NOT void the warranty</w:t>
        </w:r>
      </w:ins>
    </w:p>
    <w:p w14:paraId="5221A0C2" w14:textId="4A8F34FF" w:rsidR="004C76DF" w:rsidRPr="00A77A76" w:rsidRDefault="004C76DF" w:rsidP="00BD795F">
      <w:pPr>
        <w:pStyle w:val="2"/>
        <w:numPr>
          <w:ilvl w:val="0"/>
          <w:numId w:val="0"/>
        </w:numPr>
        <w:spacing w:before="156" w:after="156"/>
        <w:ind w:left="1247"/>
        <w:rPr>
          <w:color w:val="000000" w:themeColor="text1"/>
          <w:szCs w:val="21"/>
          <w:lang w:val="en-US"/>
        </w:rPr>
      </w:pPr>
    </w:p>
    <w:p w14:paraId="6F2112D5" w14:textId="3B4D38A2" w:rsidR="004C76DF" w:rsidRDefault="00B850DB">
      <w:pPr>
        <w:pStyle w:val="2"/>
        <w:spacing w:before="156" w:after="156"/>
        <w:ind w:left="1247" w:hanging="680"/>
        <w:rPr>
          <w:color w:val="000000" w:themeColor="text1"/>
          <w:szCs w:val="21"/>
        </w:rPr>
      </w:pPr>
      <w:r>
        <w:rPr>
          <w:color w:val="000000" w:themeColor="text1"/>
          <w:sz w:val="21"/>
          <w:szCs w:val="21"/>
        </w:rPr>
        <w:t>To be entitled to claim the Warranty, the BUYER must (i) have complied with, and have used the Commodities (including any related Software) in accordance with all applicable laws, regulations, industry standards, codes and rules; (ii) have used the Commodities under normal conditions; (iii) comply with the procedure set out in this clause.</w:t>
      </w:r>
    </w:p>
    <w:p w14:paraId="62DC65D8" w14:textId="2EDBDAF6" w:rsidR="004C76DF" w:rsidRPr="00A77A76" w:rsidRDefault="004C76DF">
      <w:pPr>
        <w:pStyle w:val="2"/>
        <w:numPr>
          <w:ilvl w:val="0"/>
          <w:numId w:val="0"/>
        </w:numPr>
        <w:spacing w:before="156" w:after="156"/>
        <w:ind w:left="1247"/>
        <w:rPr>
          <w:color w:val="000000" w:themeColor="text1"/>
          <w:szCs w:val="21"/>
          <w:lang w:val="en-US"/>
        </w:rPr>
      </w:pPr>
    </w:p>
    <w:p w14:paraId="75E48128" w14:textId="77777777" w:rsidR="00586ED3" w:rsidRPr="00586ED3" w:rsidRDefault="00B850DB">
      <w:pPr>
        <w:pStyle w:val="2"/>
        <w:spacing w:before="156" w:after="156"/>
        <w:ind w:left="1247" w:hanging="680"/>
        <w:rPr>
          <w:ins w:id="311" w:author="Tomasz  Więckowski" w:date="2026-02-26T11:47:00Z" w16du:dateUtc="2026-02-26T10:47:00Z"/>
          <w:color w:val="000000" w:themeColor="text1"/>
          <w:szCs w:val="21"/>
          <w:rPrChange w:id="312" w:author="Tomasz  Więckowski" w:date="2026-02-26T11:47:00Z" w16du:dateUtc="2026-02-26T10:47:00Z">
            <w:rPr>
              <w:ins w:id="313" w:author="Tomasz  Więckowski" w:date="2026-02-26T11:47:00Z" w16du:dateUtc="2026-02-26T10:47:00Z"/>
              <w:color w:val="000000" w:themeColor="text1"/>
              <w:sz w:val="21"/>
              <w:szCs w:val="21"/>
            </w:rPr>
          </w:rPrChange>
        </w:rPr>
      </w:pPr>
      <w:r>
        <w:rPr>
          <w:color w:val="000000" w:themeColor="text1"/>
          <w:sz w:val="21"/>
          <w:szCs w:val="21"/>
        </w:rPr>
        <w:t xml:space="preserve">The warranty will not apply: (i) where the defect </w:t>
      </w:r>
      <w:del w:id="314" w:author="Tomasz  Więckowski" w:date="2026-02-26T11:16:00Z" w16du:dateUtc="2026-02-26T10:16:00Z">
        <w:r w:rsidDel="00394F41">
          <w:rPr>
            <w:color w:val="000000" w:themeColor="text1"/>
            <w:sz w:val="21"/>
            <w:szCs w:val="21"/>
          </w:rPr>
          <w:delText xml:space="preserve">in the Commodities </w:delText>
        </w:r>
      </w:del>
      <w:r>
        <w:rPr>
          <w:color w:val="000000" w:themeColor="text1"/>
          <w:sz w:val="21"/>
          <w:szCs w:val="21"/>
        </w:rPr>
        <w:t xml:space="preserve">was caused </w:t>
      </w:r>
      <w:del w:id="315" w:author="Tomasz  Więckowski" w:date="2026-02-26T11:17:00Z" w16du:dateUtc="2026-02-26T10:17:00Z">
        <w:r w:rsidDel="00121E51">
          <w:rPr>
            <w:color w:val="000000" w:themeColor="text1"/>
            <w:sz w:val="21"/>
            <w:szCs w:val="21"/>
          </w:rPr>
          <w:delText xml:space="preserve">or contributed to </w:delText>
        </w:r>
      </w:del>
      <w:r>
        <w:rPr>
          <w:color w:val="000000" w:themeColor="text1"/>
          <w:sz w:val="21"/>
          <w:szCs w:val="21"/>
        </w:rPr>
        <w:t xml:space="preserve">by the failure of the BUYER to follow the instructions </w:t>
      </w:r>
      <w:del w:id="316" w:author="Tomasz  Więckowski" w:date="2026-02-26T11:29:00Z" w16du:dateUtc="2026-02-26T10:29:00Z">
        <w:r w:rsidDel="00141049">
          <w:rPr>
            <w:color w:val="000000" w:themeColor="text1"/>
            <w:sz w:val="21"/>
            <w:szCs w:val="21"/>
          </w:rPr>
          <w:delText xml:space="preserve">or good trade practice </w:delText>
        </w:r>
      </w:del>
      <w:r>
        <w:rPr>
          <w:color w:val="000000" w:themeColor="text1"/>
          <w:sz w:val="21"/>
          <w:szCs w:val="21"/>
        </w:rPr>
        <w:t xml:space="preserve">of the SELLER </w:t>
      </w:r>
      <w:del w:id="317" w:author="Tomasz  Więckowski" w:date="2026-02-26T11:29:00Z" w16du:dateUtc="2026-02-26T10:29:00Z">
        <w:r w:rsidDel="00141049">
          <w:rPr>
            <w:color w:val="000000" w:themeColor="text1"/>
            <w:sz w:val="21"/>
            <w:szCs w:val="21"/>
          </w:rPr>
          <w:delText xml:space="preserve">(including any related software); </w:delText>
        </w:r>
      </w:del>
      <w:commentRangeStart w:id="318"/>
      <w:r>
        <w:rPr>
          <w:color w:val="000000" w:themeColor="text1"/>
          <w:sz w:val="21"/>
          <w:szCs w:val="21"/>
        </w:rPr>
        <w:t xml:space="preserve">(ii) </w:t>
      </w:r>
      <w:commentRangeEnd w:id="318"/>
      <w:r w:rsidR="00F3707F">
        <w:rPr>
          <w:rStyle w:val="Odwoaniedokomentarza"/>
          <w:color w:val="000000" w:themeColor="text1"/>
        </w:rPr>
        <w:commentReference w:id="318"/>
      </w:r>
      <w:r>
        <w:rPr>
          <w:color w:val="000000" w:themeColor="text1"/>
          <w:sz w:val="21"/>
          <w:szCs w:val="21"/>
        </w:rPr>
        <w:t xml:space="preserve">where the defect </w:t>
      </w:r>
      <w:del w:id="319" w:author="Tomasz  Więckowski" w:date="2026-02-26T11:31:00Z" w16du:dateUtc="2026-02-26T10:31:00Z">
        <w:r w:rsidDel="00737AC5">
          <w:rPr>
            <w:color w:val="000000" w:themeColor="text1"/>
            <w:sz w:val="21"/>
            <w:szCs w:val="21"/>
          </w:rPr>
          <w:delText xml:space="preserve">in the Commodities </w:delText>
        </w:r>
      </w:del>
      <w:r>
        <w:rPr>
          <w:color w:val="000000" w:themeColor="text1"/>
          <w:sz w:val="21"/>
          <w:szCs w:val="21"/>
        </w:rPr>
        <w:t xml:space="preserve">was caused </w:t>
      </w:r>
      <w:del w:id="320" w:author="Tomasz  Więckowski" w:date="2026-02-26T11:17:00Z" w16du:dateUtc="2026-02-26T10:17:00Z">
        <w:r w:rsidDel="003C4429">
          <w:rPr>
            <w:color w:val="000000" w:themeColor="text1"/>
            <w:sz w:val="21"/>
            <w:szCs w:val="21"/>
          </w:rPr>
          <w:delText xml:space="preserve">or contributed to </w:delText>
        </w:r>
      </w:del>
      <w:r>
        <w:rPr>
          <w:color w:val="000000" w:themeColor="text1"/>
          <w:sz w:val="21"/>
          <w:szCs w:val="21"/>
        </w:rPr>
        <w:t xml:space="preserve">by </w:t>
      </w:r>
      <w:del w:id="321" w:author="Tomasz  Więckowski" w:date="2026-02-26T11:17:00Z" w16du:dateUtc="2026-02-26T10:17:00Z">
        <w:r w:rsidDel="003C4429">
          <w:rPr>
            <w:color w:val="000000" w:themeColor="text1"/>
            <w:sz w:val="21"/>
            <w:szCs w:val="21"/>
          </w:rPr>
          <w:delText xml:space="preserve">any </w:delText>
        </w:r>
      </w:del>
      <w:r>
        <w:rPr>
          <w:color w:val="000000" w:themeColor="text1"/>
          <w:sz w:val="21"/>
          <w:szCs w:val="21"/>
        </w:rPr>
        <w:t xml:space="preserve">handling or installation </w:t>
      </w:r>
      <w:del w:id="322" w:author="Tomasz  Więckowski" w:date="2026-02-26T11:47:00Z" w16du:dateUtc="2026-02-26T10:47:00Z">
        <w:r w:rsidDel="00586ED3">
          <w:rPr>
            <w:color w:val="000000" w:themeColor="text1"/>
            <w:sz w:val="21"/>
            <w:szCs w:val="21"/>
          </w:rPr>
          <w:delText xml:space="preserve">of the Commodities (including any related software) </w:delText>
        </w:r>
      </w:del>
    </w:p>
    <w:p w14:paraId="3C3C0209" w14:textId="3B34DBE4" w:rsidR="004C76DF" w:rsidRDefault="00B850DB">
      <w:pPr>
        <w:pStyle w:val="2"/>
        <w:numPr>
          <w:ilvl w:val="0"/>
          <w:numId w:val="0"/>
        </w:numPr>
        <w:spacing w:before="156" w:after="156"/>
        <w:ind w:left="1247"/>
        <w:rPr>
          <w:color w:val="000000" w:themeColor="text1"/>
          <w:szCs w:val="21"/>
        </w:rPr>
        <w:pPrChange w:id="323" w:author="Tomasz  Więckowski" w:date="2026-02-26T12:10:00Z" w16du:dateUtc="2026-02-26T11:10:00Z">
          <w:pPr>
            <w:pStyle w:val="2"/>
            <w:spacing w:before="156" w:after="156"/>
            <w:ind w:left="1247" w:hanging="680"/>
          </w:pPr>
        </w:pPrChange>
      </w:pPr>
      <w:r>
        <w:rPr>
          <w:color w:val="000000" w:themeColor="text1"/>
          <w:sz w:val="21"/>
          <w:szCs w:val="21"/>
        </w:rPr>
        <w:t xml:space="preserve">or otherwise by a person other than the SELLER; (iii) where the defect has been disclosed as a feature or limitation </w:t>
      </w:r>
      <w:del w:id="324" w:author="Tomasz  Więckowski" w:date="2026-02-26T11:23:00Z" w16du:dateUtc="2026-02-26T10:23:00Z">
        <w:r w:rsidDel="00ED18D8">
          <w:rPr>
            <w:color w:val="000000" w:themeColor="text1"/>
            <w:sz w:val="21"/>
            <w:szCs w:val="21"/>
          </w:rPr>
          <w:delText xml:space="preserve">of the Commodities by the SELLER, </w:delText>
        </w:r>
      </w:del>
      <w:r>
        <w:rPr>
          <w:color w:val="000000" w:themeColor="text1"/>
          <w:sz w:val="21"/>
          <w:szCs w:val="21"/>
        </w:rPr>
        <w:t>(</w:t>
      </w:r>
      <w:del w:id="325" w:author="Tomasz  Więckowski" w:date="2026-02-26T11:24:00Z" w16du:dateUtc="2026-02-26T10:24:00Z">
        <w:r w:rsidDel="00DF76EE">
          <w:rPr>
            <w:color w:val="000000" w:themeColor="text1"/>
            <w:sz w:val="21"/>
            <w:szCs w:val="21"/>
          </w:rPr>
          <w:delText>iv) the BUYER makes any further use of those Commodities after giving notice of a claimed defect,</w:delText>
        </w:r>
      </w:del>
      <w:r>
        <w:rPr>
          <w:color w:val="000000" w:themeColor="text1"/>
          <w:sz w:val="21"/>
          <w:szCs w:val="21"/>
        </w:rPr>
        <w:t xml:space="preserve"> (</w:t>
      </w:r>
      <w:ins w:id="326" w:author="Tomasz  Więckowski" w:date="2026-02-26T11:24:00Z" w16du:dateUtc="2026-02-26T10:24:00Z">
        <w:r w:rsidR="00DF76EE">
          <w:rPr>
            <w:color w:val="000000" w:themeColor="text1"/>
            <w:sz w:val="21"/>
            <w:szCs w:val="21"/>
          </w:rPr>
          <w:t>i</w:t>
        </w:r>
      </w:ins>
      <w:r>
        <w:rPr>
          <w:color w:val="000000" w:themeColor="text1"/>
          <w:sz w:val="21"/>
          <w:szCs w:val="21"/>
        </w:rPr>
        <w:t xml:space="preserve">v) the BUYER alters or repairs those Commodities without the written consent of the SELLER, (vi) the defect arises as a result of fair wear and tear, wilful damage, negligence, or abnormal </w:t>
      </w:r>
      <w:del w:id="327" w:author="Tomasz  Więckowski" w:date="2026-02-26T11:25:00Z" w16du:dateUtc="2026-02-26T10:25:00Z">
        <w:r w:rsidDel="008D2D06">
          <w:rPr>
            <w:color w:val="000000" w:themeColor="text1"/>
            <w:sz w:val="21"/>
            <w:szCs w:val="21"/>
          </w:rPr>
          <w:delText xml:space="preserve">storage or working </w:delText>
        </w:r>
      </w:del>
      <w:r>
        <w:rPr>
          <w:color w:val="000000" w:themeColor="text1"/>
          <w:sz w:val="21"/>
          <w:szCs w:val="21"/>
        </w:rPr>
        <w:t>conditions.</w:t>
      </w:r>
    </w:p>
    <w:p w14:paraId="6526E2B1" w14:textId="6EA9BB4C" w:rsidR="004C76DF" w:rsidRPr="00A77A76" w:rsidRDefault="004C76DF">
      <w:pPr>
        <w:pStyle w:val="2"/>
        <w:numPr>
          <w:ilvl w:val="0"/>
          <w:numId w:val="0"/>
        </w:numPr>
        <w:spacing w:before="156" w:after="156"/>
        <w:ind w:left="1247"/>
        <w:rPr>
          <w:color w:val="000000" w:themeColor="text1"/>
          <w:szCs w:val="21"/>
          <w:lang w:val="en-US"/>
        </w:rPr>
      </w:pPr>
    </w:p>
    <w:p w14:paraId="1FD38ED3" w14:textId="77777777" w:rsidR="004C76DF" w:rsidRDefault="00B850DB">
      <w:pPr>
        <w:pStyle w:val="2"/>
        <w:spacing w:before="156" w:after="156"/>
        <w:ind w:left="1247" w:hanging="680"/>
        <w:rPr>
          <w:color w:val="000000" w:themeColor="text1"/>
          <w:sz w:val="21"/>
          <w:szCs w:val="21"/>
        </w:rPr>
      </w:pPr>
      <w:r>
        <w:rPr>
          <w:color w:val="000000" w:themeColor="text1"/>
          <w:sz w:val="21"/>
          <w:szCs w:val="21"/>
        </w:rPr>
        <w:t>In order to claim the Warranty,</w:t>
      </w:r>
      <w:bookmarkStart w:id="328" w:name="OLE_LINK1"/>
      <w:r>
        <w:rPr>
          <w:color w:val="000000" w:themeColor="text1"/>
          <w:sz w:val="21"/>
          <w:szCs w:val="21"/>
        </w:rPr>
        <w:t xml:space="preserve"> the BUYER must (i) notify SELLER in documentary form, to the e-mail address indicated in the Agreement of the defect in the Commodities within seven (7) days of the first person to become aware of the defect becoming so aware;</w:t>
      </w:r>
      <w:bookmarkEnd w:id="328"/>
      <w:r>
        <w:rPr>
          <w:color w:val="000000" w:themeColor="text1"/>
          <w:sz w:val="21"/>
          <w:szCs w:val="21"/>
        </w:rPr>
        <w:t xml:space="preserve"> and (ii) within seven (7) days of the notice being provided under (i) shall be confirmed by letter by the SELLER. The notification under (i) may be sent to the SELLER’s address as set out in the delivery note provided by the SELLER to the BUYER at the time of delivering the Commodities. The SELLER will </w:t>
      </w:r>
      <w:r>
        <w:rPr>
          <w:color w:val="000000" w:themeColor="text1"/>
          <w:sz w:val="21"/>
          <w:szCs w:val="21"/>
        </w:rPr>
        <w:lastRenderedPageBreak/>
        <w:t>investigate the claim and determine whether the BUYER is entitled to claim the Warranty under the Contract.</w:t>
      </w:r>
    </w:p>
    <w:p w14:paraId="121AE50F" w14:textId="03A75F58" w:rsidR="004C76DF" w:rsidRPr="00A77A76" w:rsidRDefault="004C76DF">
      <w:pPr>
        <w:pStyle w:val="2"/>
        <w:numPr>
          <w:ilvl w:val="0"/>
          <w:numId w:val="0"/>
        </w:numPr>
        <w:spacing w:before="156" w:after="156"/>
        <w:ind w:left="1247"/>
        <w:rPr>
          <w:color w:val="000000" w:themeColor="text1"/>
          <w:sz w:val="21"/>
          <w:szCs w:val="21"/>
          <w:lang w:val="en-US"/>
        </w:rPr>
      </w:pPr>
    </w:p>
    <w:p w14:paraId="2CD230F7" w14:textId="77777777" w:rsidR="004C76DF" w:rsidRDefault="00B850DB">
      <w:pPr>
        <w:pStyle w:val="2"/>
        <w:spacing w:before="156" w:after="156"/>
        <w:ind w:left="1247" w:hanging="680"/>
        <w:rPr>
          <w:color w:val="000000" w:themeColor="text1"/>
          <w:szCs w:val="21"/>
        </w:rPr>
      </w:pPr>
      <w:r>
        <w:rPr>
          <w:color w:val="000000" w:themeColor="text1"/>
          <w:sz w:val="21"/>
          <w:szCs w:val="21"/>
        </w:rPr>
        <w:t>Subject to other provisions in this section, with respect to any Commodities affected by a defect during the warranty period, SELLER shall, in its sole discretion, either: (i) repair or replace such Commodities (or the defective part) or (ii) credit or refund the Price of such Commodities at the pro rata contract rate provided that, if SELLER so requests, BUYER shall, at SELLER’s expense, return such Commodities to SELLER. The remedies set forth in this clause shall be the BUYER’s sole and exclusive remedy and SELLER’s entire liability for any breach of the limited warranty set forth this section.</w:t>
      </w:r>
    </w:p>
    <w:p w14:paraId="0E07B3EF" w14:textId="49386163" w:rsidR="004C76DF" w:rsidRDefault="00B850DB">
      <w:pPr>
        <w:pStyle w:val="2"/>
        <w:numPr>
          <w:ilvl w:val="0"/>
          <w:numId w:val="0"/>
        </w:numPr>
        <w:spacing w:before="156" w:after="156"/>
        <w:ind w:left="1247"/>
        <w:rPr>
          <w:color w:val="000000" w:themeColor="text1"/>
          <w:szCs w:val="21"/>
        </w:rPr>
      </w:pPr>
      <w:r>
        <w:rPr>
          <w:color w:val="000000" w:themeColor="text1"/>
          <w:sz w:val="21"/>
          <w:szCs w:val="21"/>
        </w:rPr>
        <w:t>Products manufactured by a third party (“Third-Party Product”) may constitute, contain, be contained in or incorporated into, or attached to, or packaged together with, the Commodities and such Third-Party Products are not covered by the warranty in this section. Where any Commodities, Documentation or Services have been manufactured or procured from a third party, the SELLER shall transfer to the BUYER the benefits of any warranties granted by third parties with respect to such goods</w:t>
      </w:r>
      <w:r w:rsidR="00F6004D">
        <w:rPr>
          <w:color w:val="000000" w:themeColor="text1"/>
          <w:sz w:val="21"/>
          <w:szCs w:val="21"/>
        </w:rPr>
        <w:t xml:space="preserve">, </w:t>
      </w:r>
      <w:r>
        <w:rPr>
          <w:color w:val="000000" w:themeColor="text1"/>
          <w:sz w:val="21"/>
          <w:szCs w:val="21"/>
        </w:rPr>
        <w:t xml:space="preserve">documentation or services, and shall provide the warranty certificate together with the delivery of the Commodities covered by the contract. </w:t>
      </w:r>
    </w:p>
    <w:p w14:paraId="71CA6063" w14:textId="49FEE44E" w:rsidR="004C76DF" w:rsidRPr="00A77A76" w:rsidRDefault="004C76DF">
      <w:pPr>
        <w:pStyle w:val="2"/>
        <w:numPr>
          <w:ilvl w:val="0"/>
          <w:numId w:val="0"/>
        </w:numPr>
        <w:spacing w:before="156" w:after="156"/>
        <w:ind w:left="1247"/>
        <w:rPr>
          <w:rStyle w:val="Odwoaniedokomentarza"/>
          <w:rFonts w:asciiTheme="minorHAnsi" w:eastAsiaTheme="minorEastAsia" w:hAnsiTheme="minorHAnsi" w:cstheme="minorBidi"/>
          <w:lang w:val="en-US"/>
        </w:rPr>
      </w:pPr>
    </w:p>
    <w:p w14:paraId="506ACB8B" w14:textId="5B4A4C8A" w:rsidR="004C76DF" w:rsidRPr="00BD3D34" w:rsidRDefault="004C76DF">
      <w:pPr>
        <w:pStyle w:val="2"/>
        <w:numPr>
          <w:ilvl w:val="0"/>
          <w:numId w:val="0"/>
        </w:numPr>
        <w:spacing w:before="156" w:after="156"/>
        <w:ind w:left="1247"/>
        <w:rPr>
          <w:rStyle w:val="Odwoaniedokomentarza"/>
          <w:rFonts w:asciiTheme="minorHAnsi" w:eastAsiaTheme="minorEastAsia" w:hAnsiTheme="minorHAnsi" w:cstheme="minorBidi"/>
          <w:lang w:val="en-US"/>
          <w:rPrChange w:id="329" w:author="Klaudia Samul" w:date="2026-02-27T12:03:00Z" w16du:dateUtc="2026-02-27T11:03:00Z">
            <w:rPr>
              <w:rStyle w:val="Odwoaniedokomentarza"/>
              <w:rFonts w:asciiTheme="minorHAnsi" w:eastAsiaTheme="minorEastAsia" w:hAnsiTheme="minorHAnsi" w:cstheme="minorBidi"/>
              <w:lang w:val="pl-PL"/>
            </w:rPr>
          </w:rPrChange>
        </w:rPr>
      </w:pPr>
    </w:p>
    <w:p w14:paraId="0195B863" w14:textId="77777777" w:rsidR="004C76DF" w:rsidRDefault="00B850DB">
      <w:pPr>
        <w:pStyle w:val="2"/>
        <w:spacing w:before="156" w:after="156"/>
        <w:ind w:left="1247" w:hanging="680"/>
        <w:rPr>
          <w:color w:val="000000" w:themeColor="text1"/>
          <w:szCs w:val="21"/>
        </w:rPr>
      </w:pPr>
      <w:r>
        <w:rPr>
          <w:color w:val="000000" w:themeColor="text1"/>
          <w:szCs w:val="21"/>
          <w:lang w:val="en-US"/>
        </w:rPr>
        <w:t>If the Commodities require regular maintenance, the BUYER shall be responsible for ensuring such maintenance is performed in accordance with the SELLER's guidelines. The SELLER shall provide necessary technical support and spare parts availability as per the terms agreed upon separately in the maintenance service agreement, if applicable.</w:t>
      </w:r>
    </w:p>
    <w:p w14:paraId="173F1BBB" w14:textId="72590562" w:rsidR="004C76DF" w:rsidRPr="00A77A76" w:rsidRDefault="004C76DF" w:rsidP="00BD2ED5">
      <w:pPr>
        <w:pStyle w:val="2"/>
        <w:numPr>
          <w:ilvl w:val="0"/>
          <w:numId w:val="0"/>
        </w:numPr>
        <w:spacing w:before="156" w:after="156"/>
        <w:ind w:left="1247"/>
        <w:rPr>
          <w:color w:val="000000" w:themeColor="text1"/>
          <w:szCs w:val="21"/>
          <w:lang w:val="en-US"/>
        </w:rPr>
      </w:pPr>
    </w:p>
    <w:p w14:paraId="5FD5F46F" w14:textId="5E1C99CB" w:rsidR="00BD2ED5" w:rsidRPr="00BB2BB9" w:rsidRDefault="00031862">
      <w:pPr>
        <w:pStyle w:val="1"/>
        <w:numPr>
          <w:ilvl w:val="0"/>
          <w:numId w:val="0"/>
        </w:numPr>
        <w:spacing w:before="156" w:after="156"/>
        <w:rPr>
          <w:color w:val="000000" w:themeColor="text1"/>
          <w:sz w:val="21"/>
          <w:rPrChange w:id="330" w:author="Tomasz  Więckowski" w:date="2026-02-26T15:46:00Z" w16du:dateUtc="2026-02-26T14:46:00Z">
            <w:rPr>
              <w:color w:val="000000" w:themeColor="text1"/>
              <w:szCs w:val="21"/>
              <w:highlight w:val="lightGray"/>
              <w:lang w:val="pl-PL"/>
            </w:rPr>
          </w:rPrChange>
        </w:rPr>
        <w:pPrChange w:id="331" w:author="Tomasz  Więckowski" w:date="2026-02-26T15:46:00Z" w16du:dateUtc="2026-02-26T14:46:00Z">
          <w:pPr>
            <w:pStyle w:val="2"/>
            <w:tabs>
              <w:tab w:val="num" w:pos="-426"/>
            </w:tabs>
            <w:spacing w:before="156" w:after="156"/>
            <w:ind w:left="1247"/>
          </w:pPr>
        </w:pPrChange>
      </w:pPr>
      <w:ins w:id="332" w:author="Tomasz  Więckowski" w:date="2026-02-26T12:32:00Z" w16du:dateUtc="2026-02-26T11:32:00Z">
        <w:r w:rsidRPr="00BB2BB9">
          <w:rPr>
            <w:color w:val="000000" w:themeColor="text1"/>
            <w:sz w:val="21"/>
            <w:rPrChange w:id="333" w:author="Tomasz  Więckowski" w:date="2026-02-26T15:46:00Z" w16du:dateUtc="2026-02-26T14:46:00Z">
              <w:rPr>
                <w:color w:val="000000" w:themeColor="text1"/>
                <w:highlight w:val="lightGray"/>
                <w:lang w:val="pl-PL"/>
              </w:rPr>
            </w:rPrChange>
          </w:rPr>
          <w:t xml:space="preserve">8A. </w:t>
        </w:r>
      </w:ins>
      <w:r w:rsidR="00BD2ED5" w:rsidRPr="00BB2BB9">
        <w:rPr>
          <w:color w:val="000000" w:themeColor="text1"/>
          <w:sz w:val="21"/>
          <w:rPrChange w:id="334" w:author="Tomasz  Więckowski" w:date="2026-02-26T15:46:00Z" w16du:dateUtc="2026-02-26T14:46:00Z">
            <w:rPr>
              <w:color w:val="000000" w:themeColor="text1"/>
              <w:highlight w:val="lightGray"/>
              <w:lang w:val="pl-PL"/>
            </w:rPr>
          </w:rPrChange>
        </w:rPr>
        <w:t>COASTAL INSTALLATION RESTRICTIONS</w:t>
      </w:r>
    </w:p>
    <w:p w14:paraId="2E0F26FC" w14:textId="50EE7AE3" w:rsidR="00BD2ED5" w:rsidRDefault="00690C2C" w:rsidP="00BD2ED5">
      <w:pPr>
        <w:pStyle w:val="2"/>
        <w:numPr>
          <w:ilvl w:val="0"/>
          <w:numId w:val="0"/>
        </w:numPr>
        <w:spacing w:before="156" w:after="156"/>
        <w:ind w:left="992" w:hanging="567"/>
        <w:rPr>
          <w:color w:val="000000" w:themeColor="text1"/>
          <w:szCs w:val="21"/>
          <w:highlight w:val="lightGray"/>
          <w:lang w:val="en-US"/>
        </w:rPr>
      </w:pPr>
      <w:ins w:id="335" w:author="Tomasz  Więckowski" w:date="2026-02-26T12:33:00Z" w16du:dateUtc="2026-02-26T11:33:00Z">
        <w:r>
          <w:rPr>
            <w:color w:val="000000" w:themeColor="text1"/>
            <w:szCs w:val="21"/>
            <w:highlight w:val="lightGray"/>
            <w:lang w:val="en-US"/>
          </w:rPr>
          <w:t>8A. 1</w:t>
        </w:r>
      </w:ins>
      <w:del w:id="336" w:author="Tomasz  Więckowski" w:date="2026-02-26T12:33:00Z" w16du:dateUtc="2026-02-26T11:33:00Z">
        <w:r w:rsidR="00BD2ED5" w:rsidRPr="00BD2ED5" w:rsidDel="00690C2C">
          <w:rPr>
            <w:color w:val="000000" w:themeColor="text1"/>
            <w:szCs w:val="21"/>
            <w:highlight w:val="lightGray"/>
            <w:lang w:val="en-US"/>
          </w:rPr>
          <w:tab/>
        </w:r>
      </w:del>
      <w:r w:rsidR="00BD2ED5" w:rsidRPr="00BD2ED5">
        <w:rPr>
          <w:color w:val="000000" w:themeColor="text1"/>
          <w:szCs w:val="21"/>
          <w:highlight w:val="lightGray"/>
          <w:lang w:val="en-US"/>
        </w:rPr>
        <w:tab/>
        <w:t xml:space="preserve">For all installations in the Republic of Cyprus, C5-rated corrosion-protected enclosures shall be specified as standard. </w:t>
      </w:r>
    </w:p>
    <w:p w14:paraId="0B403818" w14:textId="16F28D4E" w:rsidR="00643A40" w:rsidRPr="00BB2BB9" w:rsidDel="00BB2BB9" w:rsidRDefault="00643A40" w:rsidP="00BD2ED5">
      <w:pPr>
        <w:pStyle w:val="2"/>
        <w:numPr>
          <w:ilvl w:val="0"/>
          <w:numId w:val="0"/>
        </w:numPr>
        <w:spacing w:before="156" w:after="156"/>
        <w:ind w:left="992" w:hanging="567"/>
        <w:rPr>
          <w:del w:id="337" w:author="Tomasz  Więckowski" w:date="2026-02-26T15:45:00Z" w16du:dateUtc="2026-02-26T14:45:00Z"/>
          <w:color w:val="000000" w:themeColor="text1"/>
          <w:szCs w:val="21"/>
          <w:highlight w:val="lightGray"/>
          <w:lang w:val="en-US"/>
          <w:rPrChange w:id="338" w:author="Tomasz  Więckowski" w:date="2026-02-26T15:46:00Z" w16du:dateUtc="2026-02-26T14:46:00Z">
            <w:rPr>
              <w:del w:id="339" w:author="Tomasz  Więckowski" w:date="2026-02-26T15:45:00Z" w16du:dateUtc="2026-02-26T14:45:00Z"/>
              <w:color w:val="000000" w:themeColor="text1"/>
              <w:szCs w:val="21"/>
              <w:highlight w:val="lightGray"/>
              <w:lang w:val="pl-PL"/>
            </w:rPr>
          </w:rPrChange>
        </w:rPr>
      </w:pPr>
      <w:r w:rsidRPr="00C45EFB">
        <w:rPr>
          <w:color w:val="000000" w:themeColor="text1"/>
          <w:szCs w:val="21"/>
          <w:highlight w:val="lightGray"/>
          <w:lang w:val="en-US"/>
        </w:rPr>
        <w:tab/>
      </w:r>
      <w:r w:rsidRPr="00C45EFB">
        <w:rPr>
          <w:color w:val="000000" w:themeColor="text1"/>
          <w:szCs w:val="21"/>
          <w:highlight w:val="lightGray"/>
          <w:lang w:val="en-US"/>
        </w:rPr>
        <w:tab/>
      </w:r>
    </w:p>
    <w:p w14:paraId="1657512A" w14:textId="77777777" w:rsidR="00BD2ED5" w:rsidRPr="00BB2BB9" w:rsidRDefault="00BD2ED5">
      <w:pPr>
        <w:pStyle w:val="2"/>
        <w:numPr>
          <w:ilvl w:val="0"/>
          <w:numId w:val="0"/>
        </w:numPr>
        <w:spacing w:before="156" w:after="156"/>
        <w:ind w:left="992" w:hanging="567"/>
        <w:rPr>
          <w:color w:val="000000" w:themeColor="text1"/>
          <w:szCs w:val="21"/>
          <w:highlight w:val="lightGray"/>
          <w:lang w:val="en-US"/>
          <w:rPrChange w:id="340" w:author="Tomasz  Więckowski" w:date="2026-02-26T15:46:00Z" w16du:dateUtc="2026-02-26T14:46:00Z">
            <w:rPr>
              <w:color w:val="000000" w:themeColor="text1"/>
              <w:szCs w:val="21"/>
              <w:highlight w:val="lightGray"/>
              <w:lang w:val="pl-PL"/>
            </w:rPr>
          </w:rPrChange>
        </w:rPr>
        <w:pPrChange w:id="341" w:author="Tomasz  Więckowski" w:date="2026-02-26T15:45:00Z" w16du:dateUtc="2026-02-26T14:45:00Z">
          <w:pPr>
            <w:pStyle w:val="2"/>
            <w:numPr>
              <w:ilvl w:val="0"/>
              <w:numId w:val="0"/>
            </w:numPr>
            <w:tabs>
              <w:tab w:val="clear" w:pos="1560"/>
            </w:tabs>
            <w:spacing w:before="156" w:after="156"/>
            <w:ind w:left="1247" w:firstLine="0"/>
          </w:pPr>
        </w:pPrChange>
      </w:pPr>
    </w:p>
    <w:p w14:paraId="2ED173E7" w14:textId="680298A9" w:rsidR="00BD2ED5" w:rsidRPr="00BD2ED5" w:rsidRDefault="005B11AD">
      <w:pPr>
        <w:pStyle w:val="2"/>
        <w:numPr>
          <w:ilvl w:val="0"/>
          <w:numId w:val="0"/>
        </w:numPr>
        <w:tabs>
          <w:tab w:val="clear" w:pos="1247"/>
          <w:tab w:val="left" w:pos="1276"/>
        </w:tabs>
        <w:spacing w:before="156" w:after="156"/>
        <w:ind w:left="1276" w:hanging="850"/>
        <w:rPr>
          <w:color w:val="000000" w:themeColor="text1"/>
          <w:szCs w:val="21"/>
          <w:highlight w:val="lightGray"/>
          <w:lang w:val="en-US"/>
        </w:rPr>
        <w:pPrChange w:id="342" w:author="Tomasz  Więckowski" w:date="2026-02-26T12:34:00Z" w16du:dateUtc="2026-02-26T11:34:00Z">
          <w:pPr>
            <w:pStyle w:val="2"/>
            <w:spacing w:before="156" w:after="156"/>
            <w:ind w:left="1247"/>
          </w:pPr>
        </w:pPrChange>
      </w:pPr>
      <w:ins w:id="343" w:author="Tomasz  Więckowski" w:date="2026-02-26T12:33:00Z" w16du:dateUtc="2026-02-26T11:33:00Z">
        <w:r>
          <w:rPr>
            <w:color w:val="000000" w:themeColor="text1"/>
            <w:szCs w:val="21"/>
            <w:highlight w:val="lightGray"/>
            <w:lang w:val="en-US"/>
          </w:rPr>
          <w:t xml:space="preserve">8A. 2 </w:t>
        </w:r>
      </w:ins>
      <w:ins w:id="344" w:author="Tomasz  Więckowski" w:date="2026-02-26T12:34:00Z" w16du:dateUtc="2026-02-26T11:34:00Z">
        <w:r>
          <w:rPr>
            <w:color w:val="000000" w:themeColor="text1"/>
            <w:szCs w:val="21"/>
            <w:highlight w:val="lightGray"/>
            <w:lang w:val="en-US"/>
          </w:rPr>
          <w:tab/>
        </w:r>
      </w:ins>
      <w:r w:rsidR="00BD2ED5" w:rsidRPr="00BD2ED5">
        <w:rPr>
          <w:color w:val="000000" w:themeColor="text1"/>
          <w:szCs w:val="21"/>
          <w:highlight w:val="lightGray"/>
          <w:lang w:val="en-US"/>
        </w:rPr>
        <w:t>For systems WITH C5-rated enclosure (Cyprus standard):</w:t>
      </w:r>
    </w:p>
    <w:p w14:paraId="34582EE0" w14:textId="77777777" w:rsidR="00BD2ED5" w:rsidRP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(a) Installations more than 500 metres from the sea: full 5-year warranty applies;</w:t>
      </w:r>
    </w:p>
    <w:p w14:paraId="360B0591" w14:textId="77777777" w:rsidR="00BD2ED5" w:rsidRP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(b) Installations within 500 metres from the sea: warranty for PCS, transformer, and switchgear reduced to 2 years.</w:t>
      </w:r>
    </w:p>
    <w:p w14:paraId="5FE15C5F" w14:textId="5B7616DA" w:rsidR="00BD2ED5" w:rsidRDefault="00BD2ED5" w:rsidP="00BD2ED5">
      <w:pPr>
        <w:pStyle w:val="2"/>
        <w:numPr>
          <w:ilvl w:val="0"/>
          <w:numId w:val="0"/>
        </w:numPr>
        <w:spacing w:before="156" w:after="156"/>
        <w:ind w:left="1247"/>
        <w:rPr>
          <w:color w:val="000000" w:themeColor="text1"/>
          <w:szCs w:val="21"/>
          <w:highlight w:val="lightGray"/>
          <w:lang w:val="en-US"/>
        </w:rPr>
      </w:pPr>
      <w:r w:rsidRPr="00BD2ED5">
        <w:rPr>
          <w:color w:val="000000" w:themeColor="text1"/>
          <w:szCs w:val="21"/>
          <w:highlight w:val="lightGray"/>
          <w:lang w:val="en-US"/>
        </w:rPr>
        <w:t>The Buyer shall confirm the installation site distance from the sea in each Quotation request. For Cyprus, C5 enclosure is presumed unless expressly stated otherwise.</w:t>
      </w:r>
    </w:p>
    <w:p w14:paraId="2FE27ABE" w14:textId="77777777" w:rsidR="00C45131" w:rsidRPr="00BD3D34" w:rsidRDefault="00C45131" w:rsidP="00BD2ED5">
      <w:pPr>
        <w:pStyle w:val="2"/>
        <w:numPr>
          <w:ilvl w:val="0"/>
          <w:numId w:val="0"/>
        </w:numPr>
        <w:spacing w:before="156" w:after="156"/>
        <w:ind w:left="1247"/>
        <w:rPr>
          <w:color w:val="000000" w:themeColor="text1"/>
          <w:szCs w:val="21"/>
          <w:highlight w:val="lightGray"/>
          <w:lang w:val="en-US"/>
          <w:rPrChange w:id="345" w:author="Klaudia Samul" w:date="2026-02-27T12:03:00Z" w16du:dateUtc="2026-02-27T11:03:00Z">
            <w:rPr>
              <w:color w:val="000000" w:themeColor="text1"/>
              <w:szCs w:val="21"/>
              <w:highlight w:val="lightGray"/>
              <w:lang w:val="pl-PL"/>
            </w:rPr>
          </w:rPrChange>
        </w:rPr>
      </w:pPr>
    </w:p>
    <w:p w14:paraId="63A19A67" w14:textId="3C5863B9" w:rsidR="00BD2ED5" w:rsidRPr="00BB2BB9" w:rsidRDefault="005B11AD">
      <w:pPr>
        <w:pStyle w:val="1"/>
        <w:numPr>
          <w:ilvl w:val="0"/>
          <w:numId w:val="0"/>
        </w:numPr>
        <w:spacing w:before="156" w:after="156"/>
        <w:rPr>
          <w:color w:val="000000" w:themeColor="text1"/>
          <w:sz w:val="21"/>
          <w:rPrChange w:id="346" w:author="Tomasz  Więckowski" w:date="2026-02-26T15:47:00Z" w16du:dateUtc="2026-02-26T14:47:00Z">
            <w:rPr>
              <w:color w:val="000000" w:themeColor="text1"/>
              <w:szCs w:val="21"/>
              <w:highlight w:val="lightGray"/>
              <w:lang w:val="pl-PL"/>
            </w:rPr>
          </w:rPrChange>
        </w:rPr>
        <w:pPrChange w:id="347" w:author="Tomasz  Więckowski" w:date="2026-02-26T15:47:00Z" w16du:dateUtc="2026-02-26T14:47:00Z">
          <w:pPr>
            <w:pStyle w:val="2"/>
            <w:spacing w:before="156" w:after="156"/>
            <w:ind w:left="1247"/>
          </w:pPr>
        </w:pPrChange>
      </w:pPr>
      <w:ins w:id="348" w:author="Tomasz  Więckowski" w:date="2026-02-26T12:34:00Z" w16du:dateUtc="2026-02-26T11:34:00Z">
        <w:r w:rsidRPr="00BB2BB9">
          <w:rPr>
            <w:color w:val="000000" w:themeColor="text1"/>
            <w:sz w:val="21"/>
            <w:rPrChange w:id="349" w:author="Tomasz  Więckowski" w:date="2026-02-26T15:47:00Z" w16du:dateUtc="2026-02-26T14:47:00Z">
              <w:rPr>
                <w:color w:val="000000" w:themeColor="text1"/>
                <w:highlight w:val="lightGray"/>
                <w:lang w:val="pl-PL"/>
              </w:rPr>
            </w:rPrChange>
          </w:rPr>
          <w:t xml:space="preserve">8.B. </w:t>
        </w:r>
      </w:ins>
      <w:r w:rsidR="00BD2ED5" w:rsidRPr="00BB2BB9">
        <w:rPr>
          <w:color w:val="000000" w:themeColor="text1"/>
          <w:sz w:val="21"/>
          <w:rPrChange w:id="350" w:author="Tomasz  Więckowski" w:date="2026-02-26T15:47:00Z" w16du:dateUtc="2026-02-26T14:47:00Z">
            <w:rPr>
              <w:color w:val="000000" w:themeColor="text1"/>
              <w:highlight w:val="lightGray"/>
              <w:lang w:val="pl-PL"/>
            </w:rPr>
          </w:rPrChange>
        </w:rPr>
        <w:t>WARRANTY LIABILITY CAP</w:t>
      </w:r>
    </w:p>
    <w:p w14:paraId="49AD3EDA" w14:textId="72B3CB29" w:rsidR="00BD2ED5" w:rsidRPr="005B11AD" w:rsidDel="00BB2BB9" w:rsidRDefault="00BD2ED5" w:rsidP="00BD2ED5">
      <w:pPr>
        <w:pStyle w:val="2"/>
        <w:numPr>
          <w:ilvl w:val="0"/>
          <w:numId w:val="0"/>
        </w:numPr>
        <w:spacing w:before="156" w:after="156"/>
        <w:ind w:left="1247"/>
        <w:rPr>
          <w:del w:id="351" w:author="Tomasz  Więckowski" w:date="2026-02-26T15:47:00Z" w16du:dateUtc="2026-02-26T14:47:00Z"/>
          <w:color w:val="000000" w:themeColor="text1"/>
          <w:szCs w:val="21"/>
          <w:highlight w:val="lightGray"/>
          <w:lang w:val="en-US"/>
          <w:rPrChange w:id="352" w:author="Tomasz  Więckowski" w:date="2026-02-26T12:34:00Z" w16du:dateUtc="2026-02-26T11:34:00Z">
            <w:rPr>
              <w:del w:id="353" w:author="Tomasz  Więckowski" w:date="2026-02-26T15:47:00Z" w16du:dateUtc="2026-02-26T14:47:00Z"/>
              <w:color w:val="000000" w:themeColor="text1"/>
              <w:szCs w:val="21"/>
              <w:highlight w:val="lightGray"/>
              <w:lang w:val="pl-PL"/>
            </w:rPr>
          </w:rPrChange>
        </w:rPr>
      </w:pPr>
    </w:p>
    <w:p w14:paraId="16511E72" w14:textId="583CACF5" w:rsidR="00BD2ED5" w:rsidRDefault="005B11AD">
      <w:pPr>
        <w:pStyle w:val="2"/>
        <w:numPr>
          <w:ilvl w:val="0"/>
          <w:numId w:val="0"/>
        </w:numPr>
        <w:tabs>
          <w:tab w:val="clear" w:pos="1247"/>
          <w:tab w:val="left" w:pos="1560"/>
        </w:tabs>
        <w:spacing w:before="156" w:after="156"/>
        <w:ind w:left="426"/>
        <w:rPr>
          <w:color w:val="000000" w:themeColor="text1"/>
          <w:szCs w:val="21"/>
          <w:highlight w:val="lightGray"/>
          <w:lang w:val="en-US"/>
        </w:rPr>
        <w:pPrChange w:id="354" w:author="Tomasz  Więckowski" w:date="2026-02-26T15:46:00Z" w16du:dateUtc="2026-02-26T14:46:00Z">
          <w:pPr>
            <w:pStyle w:val="2"/>
            <w:numPr>
              <w:ilvl w:val="0"/>
              <w:numId w:val="0"/>
            </w:numPr>
            <w:tabs>
              <w:tab w:val="clear" w:pos="1560"/>
            </w:tabs>
            <w:spacing w:before="156" w:after="156"/>
            <w:ind w:left="1247" w:firstLine="0"/>
          </w:pPr>
        </w:pPrChange>
      </w:pPr>
      <w:ins w:id="355" w:author="Tomasz  Więckowski" w:date="2026-02-26T12:34:00Z" w16du:dateUtc="2026-02-26T11:34:00Z">
        <w:r>
          <w:rPr>
            <w:color w:val="000000" w:themeColor="text1"/>
            <w:szCs w:val="21"/>
            <w:highlight w:val="lightGray"/>
            <w:lang w:val="en-US"/>
          </w:rPr>
          <w:t xml:space="preserve">8B.1. </w:t>
        </w:r>
      </w:ins>
      <w:r w:rsidR="00BD2ED5" w:rsidRPr="00BD2ED5">
        <w:rPr>
          <w:color w:val="000000" w:themeColor="text1"/>
          <w:szCs w:val="21"/>
          <w:highlight w:val="lightGray"/>
          <w:lang w:val="en-US"/>
        </w:rPr>
        <w:t xml:space="preserve">Subject to Section </w:t>
      </w:r>
      <w:r w:rsidR="00BD2ED5" w:rsidRPr="00C45131">
        <w:rPr>
          <w:color w:val="000000" w:themeColor="text1"/>
          <w:szCs w:val="21"/>
          <w:highlight w:val="yellow"/>
          <w:lang w:val="en-US"/>
        </w:rPr>
        <w:t>8B.2</w:t>
      </w:r>
      <w:r w:rsidR="00BD2ED5" w:rsidRPr="00BD2ED5">
        <w:rPr>
          <w:color w:val="000000" w:themeColor="text1"/>
          <w:szCs w:val="21"/>
          <w:highlight w:val="lightGray"/>
          <w:lang w:val="en-US"/>
        </w:rPr>
        <w:t>, the Seller's aggregate liability for warranty services and related costs shall not exceed ten percent (10%) of the total payment received for the defective Commodities.</w:t>
      </w:r>
    </w:p>
    <w:p w14:paraId="4109A872" w14:textId="4562A6EB" w:rsidR="00BD2ED5" w:rsidRPr="00C45131" w:rsidDel="00BB2BB9" w:rsidRDefault="00BD2ED5" w:rsidP="00BD2ED5">
      <w:pPr>
        <w:pStyle w:val="2"/>
        <w:numPr>
          <w:ilvl w:val="0"/>
          <w:numId w:val="0"/>
        </w:numPr>
        <w:spacing w:before="156" w:after="156"/>
        <w:ind w:left="1247"/>
        <w:rPr>
          <w:del w:id="356" w:author="Tomasz  Więckowski" w:date="2026-02-26T15:47:00Z" w16du:dateUtc="2026-02-26T14:47:00Z"/>
          <w:color w:val="000000" w:themeColor="text1"/>
          <w:szCs w:val="21"/>
          <w:highlight w:val="lightGray"/>
          <w:lang w:val="pl-PL"/>
        </w:rPr>
      </w:pPr>
    </w:p>
    <w:p w14:paraId="213D83D9" w14:textId="71741463" w:rsidR="00B1452B" w:rsidRPr="00BD2ED5" w:rsidRDefault="00E05264" w:rsidP="00B1452B">
      <w:pPr>
        <w:pStyle w:val="2"/>
        <w:numPr>
          <w:ilvl w:val="0"/>
          <w:numId w:val="0"/>
        </w:numPr>
        <w:spacing w:before="156" w:after="156"/>
        <w:ind w:left="425"/>
        <w:rPr>
          <w:moveTo w:id="357" w:author="Tomasz  Więckowski" w:date="2026-02-26T12:37:00Z" w16du:dateUtc="2026-02-26T11:37:00Z"/>
          <w:color w:val="000000" w:themeColor="text1"/>
          <w:szCs w:val="21"/>
          <w:highlight w:val="lightGray"/>
          <w:lang w:val="en-US"/>
        </w:rPr>
      </w:pPr>
      <w:ins w:id="358" w:author="Tomasz  Więckowski" w:date="2026-02-26T12:37:00Z" w16du:dateUtc="2026-02-26T11:37:00Z">
        <w:r w:rsidRPr="00E05264">
          <w:rPr>
            <w:color w:val="000000" w:themeColor="text1"/>
            <w:szCs w:val="21"/>
            <w:highlight w:val="lightGray"/>
            <w:lang w:val="en-US"/>
            <w:rPrChange w:id="359" w:author="Tomasz  Więckowski" w:date="2026-02-26T12:37:00Z" w16du:dateUtc="2026-02-26T11:37:00Z">
              <w:rPr>
                <w:color w:val="000000" w:themeColor="text1"/>
                <w:szCs w:val="21"/>
                <w:highlight w:val="lightGray"/>
                <w:lang w:val="pl-PL"/>
              </w:rPr>
            </w:rPrChange>
          </w:rPr>
          <w:t>8B</w:t>
        </w:r>
        <w:r w:rsidR="00B1452B">
          <w:rPr>
            <w:color w:val="000000" w:themeColor="text1"/>
            <w:szCs w:val="21"/>
            <w:highlight w:val="lightGray"/>
            <w:lang w:val="en-US"/>
          </w:rPr>
          <w:t xml:space="preserve">.2. </w:t>
        </w:r>
      </w:ins>
      <w:r w:rsidR="00BD2ED5" w:rsidRPr="00BD2ED5">
        <w:rPr>
          <w:color w:val="000000" w:themeColor="text1"/>
          <w:szCs w:val="21"/>
          <w:highlight w:val="lightGray"/>
          <w:lang w:val="en-US"/>
        </w:rPr>
        <w:t>Manufacturing Defect Carve-Out: Notwithstanding Section 8B.1, the Seller's aggregate liability for warranty services shall cover the full cost of repair or replacement of defective parts, including shipping to CIF Limassol, where the defect is confirmed as a manufacturing fault. The 10% cap shall NOT apply to defects confirmed as manufacturing faults.</w:t>
      </w:r>
      <w:ins w:id="360" w:author="Tomasz  Więckowski" w:date="2026-02-26T12:37:00Z" w16du:dateUtc="2026-02-26T11:37:00Z">
        <w:r w:rsidR="00B1452B" w:rsidRPr="00B1452B">
          <w:rPr>
            <w:color w:val="000000" w:themeColor="text1"/>
            <w:szCs w:val="21"/>
            <w:highlight w:val="lightGray"/>
            <w:lang w:val="en-US"/>
          </w:rPr>
          <w:t xml:space="preserve"> </w:t>
        </w:r>
      </w:ins>
      <w:moveToRangeStart w:id="361" w:author="Tomasz  Więckowski" w:date="2026-02-26T12:37:00Z" w:name="move223001895"/>
      <w:moveTo w:id="362" w:author="Tomasz  Więckowski" w:date="2026-02-26T12:37:00Z" w16du:dateUtc="2026-02-26T11:37:00Z">
        <w:r w:rsidR="00B1452B" w:rsidRPr="00BD2ED5">
          <w:rPr>
            <w:color w:val="000000" w:themeColor="text1"/>
            <w:szCs w:val="21"/>
            <w:highlight w:val="lightGray"/>
            <w:lang w:val="en-US"/>
          </w:rPr>
          <w:t>The 10% liability cap shall NOT apply to claims arising from confirmed manufacturing defects. For manufacturing defects, the Seller shall bear the full cost of repair or replacement, including shipping</w:t>
        </w:r>
      </w:moveTo>
    </w:p>
    <w:moveToRangeEnd w:id="361"/>
    <w:p w14:paraId="7BD78DE9" w14:textId="47117D37" w:rsidR="00C45131" w:rsidRPr="00BD3D34" w:rsidRDefault="00C45131">
      <w:pPr>
        <w:pStyle w:val="2"/>
        <w:numPr>
          <w:ilvl w:val="0"/>
          <w:numId w:val="0"/>
        </w:numPr>
        <w:spacing w:before="156" w:after="156"/>
        <w:ind w:left="425"/>
        <w:rPr>
          <w:color w:val="000000" w:themeColor="text1"/>
          <w:szCs w:val="21"/>
          <w:highlight w:val="lightGray"/>
          <w:lang w:val="en-US"/>
          <w:rPrChange w:id="363" w:author="Klaudia Samul" w:date="2026-02-27T12:03:00Z" w16du:dateUtc="2026-02-27T11:03:00Z">
            <w:rPr>
              <w:color w:val="000000" w:themeColor="text1"/>
              <w:szCs w:val="21"/>
              <w:highlight w:val="lightGray"/>
              <w:lang w:val="pl-PL"/>
            </w:rPr>
          </w:rPrChange>
        </w:rPr>
        <w:pPrChange w:id="364" w:author="Tomasz  Więckowski" w:date="2026-02-26T15:46:00Z" w16du:dateUtc="2026-02-26T14:46:00Z">
          <w:pPr>
            <w:pStyle w:val="2"/>
            <w:numPr>
              <w:ilvl w:val="0"/>
              <w:numId w:val="0"/>
            </w:numPr>
            <w:tabs>
              <w:tab w:val="clear" w:pos="1560"/>
            </w:tabs>
            <w:spacing w:before="156" w:after="156"/>
            <w:ind w:left="1247" w:firstLine="0"/>
          </w:pPr>
        </w:pPrChange>
      </w:pPr>
    </w:p>
    <w:p w14:paraId="6648D49D" w14:textId="5BB9DFC0" w:rsidR="00BD2ED5" w:rsidRPr="008D7763" w:rsidRDefault="006749FC">
      <w:pPr>
        <w:pStyle w:val="2"/>
        <w:numPr>
          <w:ilvl w:val="0"/>
          <w:numId w:val="0"/>
        </w:numPr>
        <w:tabs>
          <w:tab w:val="num" w:pos="1560"/>
        </w:tabs>
        <w:spacing w:before="156" w:after="156"/>
        <w:rPr>
          <w:color w:val="000000" w:themeColor="text1"/>
          <w:szCs w:val="21"/>
          <w:highlight w:val="lightGray"/>
          <w:lang w:val="en-US"/>
          <w:rPrChange w:id="365" w:author="Tomasz  Więckowski" w:date="2026-02-26T12:39:00Z" w16du:dateUtc="2026-02-26T11:39:00Z">
            <w:rPr>
              <w:color w:val="000000" w:themeColor="text1"/>
              <w:szCs w:val="21"/>
              <w:highlight w:val="lightGray"/>
              <w:lang w:val="pl-PL"/>
            </w:rPr>
          </w:rPrChange>
        </w:rPr>
        <w:pPrChange w:id="366" w:author="Tomasz  Więckowski" w:date="2026-02-26T12:38:00Z" w16du:dateUtc="2026-02-26T11:38:00Z">
          <w:pPr>
            <w:pStyle w:val="2"/>
            <w:tabs>
              <w:tab w:val="num" w:pos="-426"/>
            </w:tabs>
            <w:spacing w:before="156" w:after="156"/>
            <w:ind w:left="1247"/>
          </w:pPr>
        </w:pPrChange>
      </w:pPr>
      <w:ins w:id="367" w:author="Tomasz  Więckowski" w:date="2026-02-26T12:38:00Z" w16du:dateUtc="2026-02-26T11:38:00Z">
        <w:r w:rsidRPr="0044122B">
          <w:rPr>
            <w:b/>
            <w:bCs/>
            <w:color w:val="000000" w:themeColor="text1"/>
            <w:szCs w:val="21"/>
            <w:highlight w:val="lightGray"/>
            <w:lang w:val="en-US"/>
            <w:rPrChange w:id="368" w:author="Tomasz  Więckowski" w:date="2026-02-26T12:42:00Z" w16du:dateUtc="2026-02-26T11:42:00Z">
              <w:rPr>
                <w:color w:val="000000" w:themeColor="text1"/>
                <w:szCs w:val="21"/>
                <w:highlight w:val="lightGray"/>
                <w:lang w:val="pl-PL"/>
              </w:rPr>
            </w:rPrChange>
          </w:rPr>
          <w:t xml:space="preserve">8.C.1 </w:t>
        </w:r>
      </w:ins>
      <w:r w:rsidR="00BD2ED5" w:rsidRPr="0044122B">
        <w:rPr>
          <w:b/>
          <w:bCs/>
          <w:color w:val="000000" w:themeColor="text1"/>
          <w:szCs w:val="21"/>
          <w:highlight w:val="lightGray"/>
          <w:lang w:val="en-US"/>
          <w:rPrChange w:id="369" w:author="Tomasz  Więckowski" w:date="2026-02-26T12:42:00Z" w16du:dateUtc="2026-02-26T11:42:00Z">
            <w:rPr>
              <w:color w:val="000000" w:themeColor="text1"/>
              <w:szCs w:val="21"/>
              <w:highlight w:val="lightGray"/>
              <w:lang w:val="pl-PL"/>
            </w:rPr>
          </w:rPrChange>
        </w:rPr>
        <w:t>L</w:t>
      </w:r>
      <w:ins w:id="370" w:author="Tomasz  Więckowski" w:date="2026-02-26T15:48:00Z" w16du:dateUtc="2026-02-26T14:48:00Z">
        <w:r w:rsidR="00BB2BB9">
          <w:rPr>
            <w:b/>
            <w:bCs/>
            <w:color w:val="000000" w:themeColor="text1"/>
            <w:szCs w:val="21"/>
            <w:highlight w:val="lightGray"/>
            <w:lang w:val="en-US"/>
          </w:rPr>
          <w:t>ong</w:t>
        </w:r>
      </w:ins>
      <w:r w:rsidR="00BD2ED5" w:rsidRPr="0044122B">
        <w:rPr>
          <w:b/>
          <w:bCs/>
          <w:color w:val="000000" w:themeColor="text1"/>
          <w:szCs w:val="21"/>
          <w:highlight w:val="lightGray"/>
          <w:lang w:val="en-US"/>
          <w:rPrChange w:id="371" w:author="Tomasz  Więckowski" w:date="2026-02-26T12:42:00Z" w16du:dateUtc="2026-02-26T11:42:00Z">
            <w:rPr>
              <w:color w:val="000000" w:themeColor="text1"/>
              <w:szCs w:val="21"/>
              <w:highlight w:val="lightGray"/>
              <w:lang w:val="pl-PL"/>
            </w:rPr>
          </w:rPrChange>
        </w:rPr>
        <w:t>T</w:t>
      </w:r>
      <w:ins w:id="372" w:author="Tomasz  Więckowski" w:date="2026-02-26T15:48:00Z" w16du:dateUtc="2026-02-26T14:48:00Z">
        <w:r w:rsidR="00BB2BB9">
          <w:rPr>
            <w:b/>
            <w:bCs/>
            <w:color w:val="000000" w:themeColor="text1"/>
            <w:szCs w:val="21"/>
            <w:highlight w:val="lightGray"/>
            <w:lang w:val="en-US"/>
          </w:rPr>
          <w:t>erm</w:t>
        </w:r>
      </w:ins>
      <w:r w:rsidR="00BD2ED5" w:rsidRPr="0044122B">
        <w:rPr>
          <w:b/>
          <w:bCs/>
          <w:color w:val="000000" w:themeColor="text1"/>
          <w:szCs w:val="21"/>
          <w:highlight w:val="lightGray"/>
          <w:lang w:val="en-US"/>
          <w:rPrChange w:id="373" w:author="Tomasz  Więckowski" w:date="2026-02-26T12:42:00Z" w16du:dateUtc="2026-02-26T11:42:00Z">
            <w:rPr>
              <w:color w:val="000000" w:themeColor="text1"/>
              <w:szCs w:val="21"/>
              <w:highlight w:val="lightGray"/>
              <w:lang w:val="pl-PL"/>
            </w:rPr>
          </w:rPrChange>
        </w:rPr>
        <w:t>S</w:t>
      </w:r>
      <w:ins w:id="374" w:author="Tomasz  Więckowski" w:date="2026-02-26T15:48:00Z" w16du:dateUtc="2026-02-26T14:48:00Z">
        <w:r w:rsidR="00BB2BB9">
          <w:rPr>
            <w:b/>
            <w:bCs/>
            <w:color w:val="000000" w:themeColor="text1"/>
            <w:szCs w:val="21"/>
            <w:highlight w:val="lightGray"/>
            <w:lang w:val="en-US"/>
          </w:rPr>
          <w:t>ervise</w:t>
        </w:r>
      </w:ins>
      <w:r w:rsidR="00BD2ED5" w:rsidRPr="0044122B">
        <w:rPr>
          <w:b/>
          <w:bCs/>
          <w:color w:val="000000" w:themeColor="text1"/>
          <w:szCs w:val="21"/>
          <w:highlight w:val="lightGray"/>
          <w:lang w:val="en-US"/>
          <w:rPrChange w:id="375" w:author="Tomasz  Więckowski" w:date="2026-02-26T12:42:00Z" w16du:dateUtc="2026-02-26T11:42:00Z">
            <w:rPr>
              <w:color w:val="000000" w:themeColor="text1"/>
              <w:szCs w:val="21"/>
              <w:highlight w:val="lightGray"/>
              <w:lang w:val="pl-PL"/>
            </w:rPr>
          </w:rPrChange>
        </w:rPr>
        <w:t>A</w:t>
      </w:r>
      <w:ins w:id="376" w:author="Tomasz  Więckowski" w:date="2026-02-26T15:48:00Z" w16du:dateUtc="2026-02-26T14:48:00Z">
        <w:r w:rsidR="00BB2BB9">
          <w:rPr>
            <w:b/>
            <w:bCs/>
            <w:color w:val="000000" w:themeColor="text1"/>
            <w:szCs w:val="21"/>
            <w:highlight w:val="lightGray"/>
            <w:lang w:val="en-US"/>
          </w:rPr>
          <w:t>agreement</w:t>
        </w:r>
      </w:ins>
      <w:r w:rsidR="00BD2ED5" w:rsidRPr="0044122B">
        <w:rPr>
          <w:b/>
          <w:bCs/>
          <w:color w:val="000000" w:themeColor="text1"/>
          <w:szCs w:val="21"/>
          <w:highlight w:val="lightGray"/>
          <w:lang w:val="en-US"/>
          <w:rPrChange w:id="377" w:author="Tomasz  Więckowski" w:date="2026-02-26T12:42:00Z" w16du:dateUtc="2026-02-26T11:42:00Z">
            <w:rPr>
              <w:color w:val="000000" w:themeColor="text1"/>
              <w:szCs w:val="21"/>
              <w:highlight w:val="lightGray"/>
              <w:lang w:val="pl-PL"/>
            </w:rPr>
          </w:rPrChange>
        </w:rPr>
        <w:t xml:space="preserve"> SEPARATION</w:t>
      </w:r>
    </w:p>
    <w:p w14:paraId="535E3070" w14:textId="1990720F" w:rsidR="00BD2ED5" w:rsidRPr="00C45EFB" w:rsidRDefault="006749FC">
      <w:pPr>
        <w:pStyle w:val="2"/>
        <w:numPr>
          <w:ilvl w:val="0"/>
          <w:numId w:val="0"/>
        </w:numPr>
        <w:spacing w:before="156" w:after="156"/>
        <w:ind w:left="426"/>
        <w:rPr>
          <w:color w:val="000000" w:themeColor="text1"/>
          <w:szCs w:val="21"/>
          <w:lang w:val="pl-PL"/>
        </w:rPr>
        <w:pPrChange w:id="378" w:author="Tomasz  Więckowski" w:date="2026-02-26T12:38:00Z" w16du:dateUtc="2026-02-26T11:38:00Z">
          <w:pPr>
            <w:pStyle w:val="2"/>
            <w:numPr>
              <w:ilvl w:val="0"/>
              <w:numId w:val="0"/>
            </w:numPr>
            <w:tabs>
              <w:tab w:val="clear" w:pos="1560"/>
            </w:tabs>
            <w:spacing w:before="156" w:after="156"/>
            <w:ind w:left="992" w:firstLine="0"/>
          </w:pPr>
        </w:pPrChange>
      </w:pPr>
      <w:ins w:id="379" w:author="Tomasz  Więckowski" w:date="2026-02-26T12:38:00Z" w16du:dateUtc="2026-02-26T11:38:00Z">
        <w:r>
          <w:rPr>
            <w:color w:val="000000" w:themeColor="text1"/>
            <w:szCs w:val="21"/>
            <w:highlight w:val="lightGray"/>
            <w:lang w:val="en-US"/>
          </w:rPr>
          <w:t>8</w:t>
        </w:r>
        <w:r w:rsidR="008D7763">
          <w:rPr>
            <w:color w:val="000000" w:themeColor="text1"/>
            <w:szCs w:val="21"/>
            <w:highlight w:val="lightGray"/>
            <w:lang w:val="en-US"/>
          </w:rPr>
          <w:t>C</w:t>
        </w:r>
      </w:ins>
      <w:ins w:id="380" w:author="Tomasz  Więckowski" w:date="2026-02-26T12:39:00Z" w16du:dateUtc="2026-02-26T11:39:00Z">
        <w:r w:rsidR="008D7763">
          <w:rPr>
            <w:color w:val="000000" w:themeColor="text1"/>
            <w:szCs w:val="21"/>
            <w:highlight w:val="lightGray"/>
            <w:lang w:val="en-US"/>
          </w:rPr>
          <w:t xml:space="preserve">.1 </w:t>
        </w:r>
      </w:ins>
      <w:del w:id="381" w:author="Tomasz  Więckowski" w:date="2026-02-26T12:38:00Z" w16du:dateUtc="2026-02-26T11:38:00Z">
        <w:r w:rsidR="00C45131" w:rsidDel="006749FC">
          <w:rPr>
            <w:color w:val="000000" w:themeColor="text1"/>
            <w:szCs w:val="21"/>
            <w:highlight w:val="lightGray"/>
            <w:lang w:val="en-US"/>
          </w:rPr>
          <w:tab/>
        </w:r>
        <w:r w:rsidR="00C45131" w:rsidDel="006749FC">
          <w:rPr>
            <w:color w:val="000000" w:themeColor="text1"/>
            <w:szCs w:val="21"/>
            <w:highlight w:val="lightGray"/>
            <w:lang w:val="en-US"/>
          </w:rPr>
          <w:tab/>
        </w:r>
      </w:del>
      <w:r w:rsidR="00BD2ED5" w:rsidRPr="00BD2ED5">
        <w:rPr>
          <w:color w:val="000000" w:themeColor="text1"/>
          <w:szCs w:val="21"/>
          <w:highlight w:val="lightGray"/>
          <w:lang w:val="en-US"/>
        </w:rPr>
        <w:t xml:space="preserve">Availability guarantees, performance guarantees, state-of-health guarantees, liquidated damages, or service-level commitments shall apply only if an LTSA is executed with the end customer and shall be governed exclusively by the LTSA. </w:t>
      </w:r>
      <w:r w:rsidR="00BD2ED5" w:rsidRPr="00C45EFB">
        <w:rPr>
          <w:color w:val="000000" w:themeColor="text1"/>
          <w:szCs w:val="21"/>
          <w:highlight w:val="lightGray"/>
          <w:lang w:val="pl-PL"/>
        </w:rPr>
        <w:t>No such guarantees are implied under this Contract.</w:t>
      </w:r>
    </w:p>
    <w:p w14:paraId="6C51CCDF" w14:textId="77777777" w:rsidR="00BD2ED5" w:rsidRPr="008D7763" w:rsidRDefault="00BD2ED5" w:rsidP="00BD2ED5">
      <w:pPr>
        <w:pStyle w:val="2"/>
        <w:numPr>
          <w:ilvl w:val="0"/>
          <w:numId w:val="0"/>
        </w:numPr>
        <w:spacing w:before="156" w:after="156"/>
        <w:ind w:left="425"/>
        <w:rPr>
          <w:color w:val="000000" w:themeColor="text1"/>
          <w:szCs w:val="21"/>
          <w:lang w:val="pl-PL"/>
          <w:rPrChange w:id="382" w:author="Tomasz  Więckowski" w:date="2026-02-26T12:39:00Z" w16du:dateUtc="2026-02-26T11:39:00Z">
            <w:rPr>
              <w:color w:val="000000" w:themeColor="text1"/>
              <w:szCs w:val="21"/>
              <w:lang w:val="en-US"/>
            </w:rPr>
          </w:rPrChange>
        </w:rPr>
      </w:pPr>
    </w:p>
    <w:p w14:paraId="6B17906D" w14:textId="77777777" w:rsidR="004C76DF" w:rsidRDefault="00B850DB">
      <w:pPr>
        <w:pStyle w:val="1"/>
        <w:spacing w:before="156" w:after="156"/>
        <w:rPr>
          <w:color w:val="000000" w:themeColor="text1"/>
        </w:rPr>
      </w:pPr>
      <w:r>
        <w:rPr>
          <w:color w:val="000000" w:themeColor="text1"/>
          <w:sz w:val="21"/>
        </w:rPr>
        <w:t>Limitation of Liability</w:t>
      </w:r>
    </w:p>
    <w:p w14:paraId="020C87FC" w14:textId="77777777" w:rsidR="004C76DF" w:rsidRDefault="00B850DB">
      <w:pPr>
        <w:pStyle w:val="2"/>
        <w:spacing w:before="156" w:after="156"/>
        <w:ind w:left="1247" w:hanging="680"/>
        <w:rPr>
          <w:color w:val="000000" w:themeColor="text1"/>
          <w:szCs w:val="21"/>
        </w:rPr>
      </w:pPr>
      <w:r>
        <w:rPr>
          <w:color w:val="000000" w:themeColor="text1"/>
          <w:sz w:val="21"/>
          <w:szCs w:val="21"/>
        </w:rPr>
        <w:t xml:space="preserve">References to liability in this section include every kind of liability arising under or in connection with this Contract including, but not limited to, for negligence. </w:t>
      </w:r>
    </w:p>
    <w:p w14:paraId="35C96EB1" w14:textId="037C4BDD" w:rsidR="004C76DF" w:rsidRPr="00A77A76" w:rsidRDefault="004C76DF">
      <w:pPr>
        <w:pStyle w:val="2"/>
        <w:numPr>
          <w:ilvl w:val="0"/>
          <w:numId w:val="0"/>
        </w:numPr>
        <w:spacing w:before="156" w:after="156"/>
        <w:ind w:left="1247"/>
        <w:rPr>
          <w:color w:val="000000" w:themeColor="text1"/>
          <w:szCs w:val="21"/>
          <w:lang w:val="en-US"/>
        </w:rPr>
      </w:pPr>
    </w:p>
    <w:p w14:paraId="0BA85339" w14:textId="77777777" w:rsidR="004C76DF" w:rsidRDefault="00B850DB">
      <w:pPr>
        <w:pStyle w:val="2"/>
        <w:spacing w:before="156" w:after="156"/>
        <w:ind w:left="1247" w:hanging="680"/>
        <w:rPr>
          <w:color w:val="000000" w:themeColor="text1"/>
          <w:szCs w:val="21"/>
        </w:rPr>
      </w:pPr>
      <w:r>
        <w:rPr>
          <w:color w:val="000000" w:themeColor="text1"/>
          <w:sz w:val="21"/>
          <w:szCs w:val="21"/>
        </w:rPr>
        <w:t>Nothing in this section shall limit the BUYER’s payment obligations under this Contract. Nothing in this Contract limits any liability for:</w:t>
      </w:r>
    </w:p>
    <w:p w14:paraId="538D70CC" w14:textId="77777777" w:rsidR="004C76DF" w:rsidRDefault="00B850DB">
      <w:pPr>
        <w:pStyle w:val="3"/>
        <w:numPr>
          <w:ilvl w:val="0"/>
          <w:numId w:val="12"/>
        </w:numPr>
        <w:spacing w:before="156" w:after="156"/>
        <w:rPr>
          <w:color w:val="000000" w:themeColor="text1"/>
          <w:szCs w:val="21"/>
        </w:rPr>
      </w:pPr>
      <w:r>
        <w:rPr>
          <w:color w:val="000000" w:themeColor="text1"/>
          <w:sz w:val="21"/>
          <w:szCs w:val="21"/>
        </w:rPr>
        <w:t>death or personal injury caused by gross negligence;</w:t>
      </w:r>
    </w:p>
    <w:p w14:paraId="742D19B3" w14:textId="77777777" w:rsidR="004C76DF" w:rsidRDefault="00B850DB">
      <w:pPr>
        <w:pStyle w:val="3"/>
        <w:spacing w:before="156" w:after="156"/>
        <w:rPr>
          <w:color w:val="000000" w:themeColor="text1"/>
          <w:szCs w:val="21"/>
        </w:rPr>
      </w:pPr>
      <w:r>
        <w:rPr>
          <w:color w:val="000000" w:themeColor="text1"/>
          <w:sz w:val="21"/>
          <w:szCs w:val="21"/>
        </w:rPr>
        <w:t>fraud or fraudulent misrepresentation; or</w:t>
      </w:r>
    </w:p>
    <w:p w14:paraId="013FCED5" w14:textId="77777777" w:rsidR="004C76DF" w:rsidRDefault="00B850DB">
      <w:pPr>
        <w:pStyle w:val="3"/>
        <w:spacing w:before="156" w:after="156"/>
        <w:rPr>
          <w:color w:val="000000" w:themeColor="text1"/>
          <w:szCs w:val="21"/>
        </w:rPr>
      </w:pPr>
      <w:r>
        <w:rPr>
          <w:color w:val="000000" w:themeColor="text1"/>
          <w:sz w:val="21"/>
          <w:szCs w:val="21"/>
        </w:rPr>
        <w:t>any liability that cannot legally be limited.</w:t>
      </w:r>
    </w:p>
    <w:p w14:paraId="438CADF6" w14:textId="14D2E104" w:rsidR="004C76DF" w:rsidRPr="00A77A76" w:rsidRDefault="004C76DF">
      <w:pPr>
        <w:pStyle w:val="3"/>
        <w:numPr>
          <w:ilvl w:val="0"/>
          <w:numId w:val="0"/>
        </w:numPr>
        <w:spacing w:before="156" w:after="156"/>
        <w:ind w:left="1247"/>
        <w:rPr>
          <w:color w:val="000000" w:themeColor="text1"/>
          <w:szCs w:val="21"/>
          <w:lang w:val="en-US"/>
        </w:rPr>
      </w:pPr>
    </w:p>
    <w:p w14:paraId="06FA9C80" w14:textId="77777777" w:rsidR="004C76DF" w:rsidRDefault="00B850DB">
      <w:pPr>
        <w:pStyle w:val="2"/>
        <w:spacing w:before="156" w:after="156"/>
        <w:ind w:left="1247" w:hanging="680"/>
        <w:rPr>
          <w:color w:val="000000" w:themeColor="text1"/>
          <w:szCs w:val="21"/>
        </w:rPr>
      </w:pPr>
      <w:r>
        <w:rPr>
          <w:color w:val="000000" w:themeColor="text1"/>
          <w:sz w:val="21"/>
          <w:szCs w:val="21"/>
        </w:rPr>
        <w:t xml:space="preserve">Subject to other clauses in this section, the total liability of the SELLER of all breaches of duty under this Contract shall not in any event or under any circumstances, exceed ten percent of total charges. For the sake of clarity, the total charges means all sums paid by the BUYER under this Contract in respect of goods and services actually supplied by the SELLER, whether or not invoiced to the BUYER. </w:t>
      </w:r>
    </w:p>
    <w:p w14:paraId="7F7E7F32" w14:textId="76D301DC" w:rsidR="00BD2ED5" w:rsidRPr="00BD2ED5" w:rsidDel="00B1452B" w:rsidRDefault="00BD2ED5" w:rsidP="00BD2ED5">
      <w:pPr>
        <w:pStyle w:val="2"/>
        <w:numPr>
          <w:ilvl w:val="0"/>
          <w:numId w:val="0"/>
        </w:numPr>
        <w:spacing w:before="156" w:after="156"/>
        <w:ind w:left="425"/>
        <w:rPr>
          <w:moveFrom w:id="383" w:author="Tomasz  Więckowski" w:date="2026-02-26T12:37:00Z" w16du:dateUtc="2026-02-26T11:37:00Z"/>
          <w:color w:val="000000" w:themeColor="text1"/>
          <w:szCs w:val="21"/>
          <w:highlight w:val="lightGray"/>
          <w:lang w:val="en-US"/>
        </w:rPr>
      </w:pPr>
      <w:moveFromRangeStart w:id="384" w:author="Tomasz  Więckowski" w:date="2026-02-26T12:37:00Z" w:name="move223001895"/>
      <w:moveFrom w:id="385" w:author="Tomasz  Więckowski" w:date="2026-02-26T12:37:00Z" w16du:dateUtc="2026-02-26T11:37:00Z">
        <w:r w:rsidRPr="00BD2ED5" w:rsidDel="00B1452B">
          <w:rPr>
            <w:color w:val="000000" w:themeColor="text1"/>
            <w:szCs w:val="21"/>
            <w:highlight w:val="lightGray"/>
            <w:lang w:val="en-US"/>
          </w:rPr>
          <w:lastRenderedPageBreak/>
          <w:t>The 10% liability cap shall NOT apply to claims arising from confirmed manufacturing defects. For manufacturing defects, the Seller shall bear the full cost of repair or replacement, including shipping</w:t>
        </w:r>
      </w:moveFrom>
    </w:p>
    <w:moveFromRangeEnd w:id="384"/>
    <w:p w14:paraId="12ADBD8F" w14:textId="77777777" w:rsidR="004C76DF" w:rsidRDefault="00B850DB">
      <w:pPr>
        <w:pStyle w:val="2"/>
        <w:spacing w:before="156" w:after="156"/>
        <w:ind w:left="1247" w:hanging="680"/>
        <w:rPr>
          <w:color w:val="000000" w:themeColor="text1"/>
          <w:szCs w:val="21"/>
        </w:rPr>
      </w:pPr>
      <w:r>
        <w:rPr>
          <w:color w:val="000000" w:themeColor="text1"/>
          <w:sz w:val="21"/>
          <w:szCs w:val="21"/>
        </w:rPr>
        <w:t>The caps on the parties’ liabilities shall be reduced by:</w:t>
      </w:r>
    </w:p>
    <w:p w14:paraId="2E4DD5E4" w14:textId="77777777" w:rsidR="004C76DF" w:rsidRDefault="00B850DB">
      <w:pPr>
        <w:pStyle w:val="3"/>
        <w:numPr>
          <w:ilvl w:val="0"/>
          <w:numId w:val="0"/>
        </w:numPr>
        <w:spacing w:before="156" w:after="156"/>
        <w:ind w:left="1247"/>
        <w:rPr>
          <w:color w:val="000000" w:themeColor="text1"/>
          <w:szCs w:val="21"/>
        </w:rPr>
      </w:pPr>
      <w:r>
        <w:rPr>
          <w:color w:val="000000" w:themeColor="text1"/>
          <w:sz w:val="21"/>
          <w:szCs w:val="21"/>
        </w:rPr>
        <w:t>amounts awarded by a court or arbitrator, using their procedural or statutory powers in respect of costs of proceedings or interest for late payment.</w:t>
      </w:r>
    </w:p>
    <w:p w14:paraId="2FC33EBB" w14:textId="350CBDA6" w:rsidR="004C76DF" w:rsidRPr="00A77A76" w:rsidRDefault="004C76DF">
      <w:pPr>
        <w:pStyle w:val="3"/>
        <w:numPr>
          <w:ilvl w:val="0"/>
          <w:numId w:val="0"/>
        </w:numPr>
        <w:spacing w:before="156" w:after="156"/>
        <w:ind w:left="1247"/>
        <w:rPr>
          <w:lang w:val="en-US"/>
        </w:rPr>
      </w:pPr>
    </w:p>
    <w:p w14:paraId="7B470B1B" w14:textId="6E7A0951" w:rsidR="00AF116A" w:rsidRDefault="006E12D0" w:rsidP="006C2823">
      <w:pPr>
        <w:pStyle w:val="2"/>
        <w:spacing w:before="156" w:after="156"/>
        <w:ind w:left="1247" w:hanging="680"/>
        <w:rPr>
          <w:ins w:id="386" w:author="Tomasz  Więckowski" w:date="2026-02-26T12:41:00Z" w16du:dateUtc="2026-02-26T11:41:00Z"/>
          <w:color w:val="000000" w:themeColor="text1"/>
          <w:sz w:val="21"/>
          <w:szCs w:val="21"/>
        </w:rPr>
      </w:pPr>
      <w:commentRangeStart w:id="387"/>
      <w:ins w:id="388" w:author="Tomasz  Więckowski" w:date="2026-02-26T12:40:00Z">
        <w:r w:rsidRPr="006C2823">
          <w:rPr>
            <w:color w:val="000000" w:themeColor="text1"/>
            <w:sz w:val="21"/>
            <w:szCs w:val="21"/>
            <w:rPrChange w:id="389" w:author="Tomasz  Więckowski" w:date="2026-02-26T12:41:00Z" w16du:dateUtc="2026-02-26T11:41:00Z">
              <w:rPr>
                <w:lang w:val="en-US"/>
              </w:rPr>
            </w:rPrChange>
          </w:rPr>
          <w:t>Manufacturing Defect Carve-Out: The 10% liability cap shall NOT apply to claims arising from confirmed manufacturing defects. For manufacturing defects, the Seller shall bear the full cost of repair or replacement, including shipping.</w:t>
        </w:r>
      </w:ins>
    </w:p>
    <w:commentRangeEnd w:id="387"/>
    <w:p w14:paraId="5A3FE1DE" w14:textId="18697972" w:rsidR="006C2823" w:rsidRPr="00BD3D34" w:rsidRDefault="00842C27">
      <w:pPr>
        <w:pStyle w:val="2"/>
        <w:numPr>
          <w:ilvl w:val="0"/>
          <w:numId w:val="0"/>
        </w:numPr>
        <w:spacing w:before="156" w:after="156"/>
        <w:ind w:left="1247"/>
        <w:rPr>
          <w:color w:val="000000" w:themeColor="text1"/>
          <w:sz w:val="21"/>
          <w:szCs w:val="21"/>
          <w:lang w:val="en-US"/>
          <w:rPrChange w:id="390" w:author="Klaudia Samul" w:date="2026-02-27T12:03:00Z" w16du:dateUtc="2026-02-27T11:03:00Z">
            <w:rPr>
              <w:color w:val="000000" w:themeColor="text1"/>
              <w:szCs w:val="21"/>
              <w:lang w:val="pl-PL"/>
            </w:rPr>
          </w:rPrChange>
        </w:rPr>
        <w:pPrChange w:id="391" w:author="Tomasz  Więckowski" w:date="2026-02-26T12:41:00Z" w16du:dateUtc="2026-02-26T11:41:00Z">
          <w:pPr>
            <w:pStyle w:val="3"/>
            <w:numPr>
              <w:numId w:val="0"/>
            </w:numPr>
            <w:tabs>
              <w:tab w:val="clear" w:pos="0"/>
            </w:tabs>
            <w:spacing w:before="156" w:after="156"/>
            <w:ind w:left="1247" w:firstLine="0"/>
          </w:pPr>
        </w:pPrChange>
      </w:pPr>
      <w:del w:id="392" w:author="Tomasz  Więckowski" w:date="2026-02-26T15:49:00Z" w16du:dateUtc="2026-02-26T14:49:00Z">
        <w:r w:rsidRPr="00BD3D34" w:rsidDel="008131AA">
          <w:rPr>
            <w:rStyle w:val="Odwoaniedokomentarza"/>
            <w:color w:val="000000" w:themeColor="text1"/>
            <w:lang w:val="en-US"/>
            <w:rPrChange w:id="393" w:author="Klaudia Samul" w:date="2026-02-27T12:03:00Z" w16du:dateUtc="2026-02-27T11:03:00Z">
              <w:rPr>
                <w:rStyle w:val="Odwoaniedokomentarza"/>
                <w:color w:val="000000" w:themeColor="text1"/>
                <w:sz w:val="22"/>
                <w:lang w:val="pl-PL"/>
              </w:rPr>
            </w:rPrChange>
          </w:rPr>
          <w:commentReference w:id="387"/>
        </w:r>
      </w:del>
    </w:p>
    <w:p w14:paraId="704A46E6" w14:textId="77777777" w:rsidR="004C76DF" w:rsidRDefault="00B850DB">
      <w:pPr>
        <w:pStyle w:val="2"/>
        <w:spacing w:before="156" w:after="156"/>
        <w:ind w:left="1247" w:hanging="680"/>
        <w:rPr>
          <w:color w:val="000000" w:themeColor="text1"/>
          <w:szCs w:val="21"/>
        </w:rPr>
      </w:pPr>
      <w:r>
        <w:rPr>
          <w:color w:val="000000" w:themeColor="text1"/>
          <w:sz w:val="21"/>
          <w:szCs w:val="21"/>
        </w:rPr>
        <w:t>Subject to other clauses in this section, loss excluded in this Contract includes:</w:t>
      </w:r>
    </w:p>
    <w:p w14:paraId="6C8EE3E2" w14:textId="77777777" w:rsidR="004C76DF" w:rsidRDefault="00B850DB">
      <w:pPr>
        <w:pStyle w:val="3"/>
        <w:numPr>
          <w:ilvl w:val="0"/>
          <w:numId w:val="13"/>
        </w:numPr>
        <w:spacing w:before="156" w:after="156"/>
        <w:rPr>
          <w:color w:val="000000" w:themeColor="text1"/>
          <w:szCs w:val="21"/>
        </w:rPr>
      </w:pPr>
      <w:r>
        <w:rPr>
          <w:color w:val="000000" w:themeColor="text1"/>
          <w:sz w:val="21"/>
          <w:szCs w:val="21"/>
        </w:rPr>
        <w:t>Loss of profits.</w:t>
      </w:r>
    </w:p>
    <w:p w14:paraId="40C93888" w14:textId="77777777" w:rsidR="004C76DF" w:rsidRDefault="00B850DB">
      <w:pPr>
        <w:pStyle w:val="3"/>
        <w:spacing w:before="156" w:after="156"/>
        <w:rPr>
          <w:color w:val="000000" w:themeColor="text1"/>
          <w:szCs w:val="21"/>
        </w:rPr>
      </w:pPr>
      <w:r>
        <w:rPr>
          <w:color w:val="000000" w:themeColor="text1"/>
          <w:sz w:val="21"/>
          <w:szCs w:val="21"/>
        </w:rPr>
        <w:t>Loss of sales or business.</w:t>
      </w:r>
    </w:p>
    <w:p w14:paraId="028A94BF" w14:textId="77777777" w:rsidR="004C76DF" w:rsidRDefault="00B850DB">
      <w:pPr>
        <w:pStyle w:val="3"/>
        <w:spacing w:before="156" w:after="156"/>
        <w:rPr>
          <w:color w:val="000000" w:themeColor="text1"/>
          <w:szCs w:val="21"/>
        </w:rPr>
      </w:pPr>
      <w:r>
        <w:rPr>
          <w:color w:val="000000" w:themeColor="text1"/>
          <w:sz w:val="21"/>
          <w:szCs w:val="21"/>
        </w:rPr>
        <w:t>Loss of agreements or contracts.</w:t>
      </w:r>
    </w:p>
    <w:p w14:paraId="197926FA" w14:textId="77777777" w:rsidR="004C76DF" w:rsidRDefault="00B850DB">
      <w:pPr>
        <w:pStyle w:val="3"/>
        <w:spacing w:before="156" w:after="156"/>
        <w:rPr>
          <w:color w:val="000000" w:themeColor="text1"/>
          <w:szCs w:val="21"/>
        </w:rPr>
      </w:pPr>
      <w:r>
        <w:rPr>
          <w:color w:val="000000" w:themeColor="text1"/>
          <w:sz w:val="21"/>
          <w:szCs w:val="21"/>
        </w:rPr>
        <w:t>Loss of anticipated savings.</w:t>
      </w:r>
    </w:p>
    <w:p w14:paraId="57D8F227" w14:textId="77777777" w:rsidR="004C76DF" w:rsidRDefault="00B850DB">
      <w:pPr>
        <w:pStyle w:val="3"/>
        <w:spacing w:before="156" w:after="156"/>
        <w:rPr>
          <w:color w:val="000000" w:themeColor="text1"/>
          <w:szCs w:val="21"/>
        </w:rPr>
      </w:pPr>
      <w:r>
        <w:rPr>
          <w:color w:val="000000" w:themeColor="text1"/>
          <w:sz w:val="21"/>
          <w:szCs w:val="21"/>
        </w:rPr>
        <w:t>Loss of or damage to goodwill.</w:t>
      </w:r>
    </w:p>
    <w:p w14:paraId="38CEAEE4" w14:textId="77777777" w:rsidR="004C76DF" w:rsidRDefault="00B850DB">
      <w:pPr>
        <w:pStyle w:val="3"/>
        <w:spacing w:before="156" w:after="156"/>
        <w:rPr>
          <w:color w:val="000000" w:themeColor="text1"/>
          <w:szCs w:val="21"/>
        </w:rPr>
      </w:pPr>
      <w:r>
        <w:rPr>
          <w:color w:val="000000" w:themeColor="text1"/>
          <w:sz w:val="21"/>
          <w:szCs w:val="21"/>
        </w:rPr>
        <w:t>Indirect or consequential loss.</w:t>
      </w:r>
    </w:p>
    <w:p w14:paraId="0562F7D8" w14:textId="15A53D14" w:rsidR="004C76DF" w:rsidRDefault="004C76DF">
      <w:pPr>
        <w:pStyle w:val="3"/>
        <w:numPr>
          <w:ilvl w:val="0"/>
          <w:numId w:val="0"/>
        </w:numPr>
        <w:spacing w:before="156" w:after="156"/>
        <w:ind w:left="1247"/>
        <w:rPr>
          <w:lang w:val="pl-PL"/>
        </w:rPr>
      </w:pPr>
    </w:p>
    <w:p w14:paraId="3472F41E" w14:textId="5E8557B0" w:rsidR="0074197D" w:rsidRPr="0044122B" w:rsidRDefault="0074197D" w:rsidP="0074197D">
      <w:pPr>
        <w:pStyle w:val="3"/>
        <w:numPr>
          <w:ilvl w:val="0"/>
          <w:numId w:val="0"/>
        </w:numPr>
        <w:spacing w:before="156" w:after="156"/>
        <w:rPr>
          <w:b/>
          <w:bCs/>
          <w:color w:val="000000" w:themeColor="text1"/>
          <w:szCs w:val="21"/>
          <w:highlight w:val="lightGray"/>
          <w:lang w:val="en-US"/>
          <w:rPrChange w:id="394" w:author="Tomasz  Więckowski" w:date="2026-02-26T12:43:00Z" w16du:dateUtc="2026-02-26T11:43:00Z">
            <w:rPr>
              <w:color w:val="000000" w:themeColor="text1"/>
              <w:szCs w:val="21"/>
              <w:highlight w:val="lightGray"/>
              <w:lang w:val="en-US"/>
            </w:rPr>
          </w:rPrChange>
        </w:rPr>
      </w:pPr>
      <w:commentRangeStart w:id="395"/>
      <w:r w:rsidRPr="0044122B">
        <w:rPr>
          <w:b/>
          <w:bCs/>
          <w:color w:val="000000" w:themeColor="text1"/>
          <w:szCs w:val="21"/>
          <w:highlight w:val="lightGray"/>
          <w:lang w:val="en-US"/>
          <w:rPrChange w:id="396" w:author="Tomasz  Więckowski" w:date="2026-02-26T12:43:00Z" w16du:dateUtc="2026-02-26T11:43:00Z">
            <w:rPr>
              <w:color w:val="000000" w:themeColor="text1"/>
              <w:szCs w:val="21"/>
              <w:highlight w:val="lightGray"/>
              <w:lang w:val="en-US"/>
            </w:rPr>
          </w:rPrChange>
        </w:rPr>
        <w:t>SECTION 9A – INDEMNITIES</w:t>
      </w:r>
      <w:commentRangeEnd w:id="395"/>
      <w:r w:rsidR="0022506B" w:rsidRPr="0044122B">
        <w:rPr>
          <w:rStyle w:val="Odwoaniedokomentarza"/>
          <w:b/>
          <w:bCs/>
          <w:color w:val="000000" w:themeColor="text1"/>
          <w:sz w:val="22"/>
          <w:highlight w:val="lightGray"/>
          <w:lang w:val="en-US"/>
          <w:rPrChange w:id="397" w:author="Tomasz  Więckowski" w:date="2026-02-26T12:43:00Z" w16du:dateUtc="2026-02-26T11:43:00Z">
            <w:rPr>
              <w:rStyle w:val="Odwoaniedokomentarza"/>
              <w:color w:val="000000" w:themeColor="text1"/>
              <w:sz w:val="22"/>
              <w:highlight w:val="lightGray"/>
              <w:lang w:val="en-US"/>
            </w:rPr>
          </w:rPrChange>
        </w:rPr>
        <w:commentReference w:id="395"/>
      </w:r>
    </w:p>
    <w:p w14:paraId="19EC075B" w14:textId="6E7FF0C5" w:rsidR="0074197D" w:rsidRPr="00C45131" w:rsidRDefault="0074197D" w:rsidP="0074197D">
      <w:pPr>
        <w:pStyle w:val="3"/>
        <w:numPr>
          <w:ilvl w:val="0"/>
          <w:numId w:val="0"/>
        </w:numPr>
        <w:spacing w:before="156" w:after="156"/>
        <w:ind w:left="1247"/>
        <w:rPr>
          <w:color w:val="000000" w:themeColor="text1"/>
          <w:szCs w:val="21"/>
          <w:highlight w:val="lightGray"/>
          <w:lang w:val="en-US"/>
        </w:rPr>
      </w:pPr>
      <w:r w:rsidRPr="0074197D">
        <w:rPr>
          <w:color w:val="000000" w:themeColor="text1"/>
          <w:szCs w:val="21"/>
          <w:highlight w:val="lightGray"/>
          <w:lang w:val="en-US"/>
        </w:rPr>
        <w:t xml:space="preserve">9A.1 The Seller shall indemnify and hold harmless the Buyer against third-party claims arising directly from manufacturing defects in the Commodities, provided such claims are not caused by Buyer acts or omissions. The Buyer shall NOT be liable for Commodity performance issues, liquidated damages, or losses attributable to manufacturing defects or software </w:t>
      </w:r>
      <w:r w:rsidRPr="00C45131">
        <w:rPr>
          <w:color w:val="000000" w:themeColor="text1"/>
          <w:szCs w:val="21"/>
          <w:highlight w:val="lightGray"/>
          <w:lang w:val="en-US"/>
        </w:rPr>
        <w:t xml:space="preserve">failures within the Seller's product stack. </w:t>
      </w:r>
    </w:p>
    <w:p w14:paraId="6CA89E1A" w14:textId="4ABCBD80" w:rsidR="0074197D" w:rsidRPr="00A77A76" w:rsidRDefault="0074197D" w:rsidP="0074197D">
      <w:pPr>
        <w:pStyle w:val="3"/>
        <w:numPr>
          <w:ilvl w:val="0"/>
          <w:numId w:val="0"/>
        </w:numPr>
        <w:spacing w:before="156" w:after="156"/>
        <w:ind w:left="1247"/>
        <w:rPr>
          <w:color w:val="000000" w:themeColor="text1"/>
          <w:szCs w:val="21"/>
          <w:highlight w:val="lightGray"/>
          <w:lang w:val="en-US"/>
        </w:rPr>
      </w:pPr>
    </w:p>
    <w:p w14:paraId="0EE2E5BC" w14:textId="7FBA4BD3" w:rsidR="0074197D" w:rsidRPr="0074197D" w:rsidRDefault="0074197D" w:rsidP="0074197D">
      <w:pPr>
        <w:pStyle w:val="3"/>
        <w:numPr>
          <w:ilvl w:val="0"/>
          <w:numId w:val="0"/>
        </w:numPr>
        <w:spacing w:before="156" w:after="156"/>
        <w:ind w:left="1247"/>
        <w:rPr>
          <w:color w:val="000000" w:themeColor="text1"/>
          <w:szCs w:val="21"/>
          <w:highlight w:val="lightGray"/>
          <w:lang w:val="en-US"/>
        </w:rPr>
      </w:pPr>
      <w:r w:rsidRPr="0074197D">
        <w:rPr>
          <w:color w:val="000000" w:themeColor="text1"/>
          <w:szCs w:val="21"/>
          <w:highlight w:val="lightGray"/>
          <w:lang w:val="en-US"/>
        </w:rPr>
        <w:t>9A.2 The Buyer shall indemnify the Seller against claims arising from:</w:t>
      </w:r>
    </w:p>
    <w:p w14:paraId="31940F33"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(a) EPC works performed by or on behalf of the Buyer;</w:t>
      </w:r>
    </w:p>
    <w:p w14:paraId="1817F052"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(b) Site conditions not meeting Seller's technical requirements;</w:t>
      </w:r>
    </w:p>
    <w:p w14:paraId="433D9AB1" w14:textId="77777777" w:rsidR="0074197D"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(c) Operation of the Commodities in breach of Seller instructions; or</w:t>
      </w:r>
    </w:p>
    <w:p w14:paraId="35CF5ABE" w14:textId="5E000E9E" w:rsidR="00BD2ED5" w:rsidRPr="0074197D" w:rsidRDefault="0074197D" w:rsidP="0074197D">
      <w:pPr>
        <w:pStyle w:val="3"/>
        <w:numPr>
          <w:ilvl w:val="0"/>
          <w:numId w:val="0"/>
        </w:numPr>
        <w:spacing w:before="156" w:after="156"/>
        <w:ind w:left="1607" w:hanging="360"/>
        <w:rPr>
          <w:color w:val="000000" w:themeColor="text1"/>
          <w:szCs w:val="21"/>
          <w:highlight w:val="lightGray"/>
          <w:lang w:val="en-US"/>
        </w:rPr>
      </w:pPr>
      <w:r w:rsidRPr="0074197D">
        <w:rPr>
          <w:color w:val="000000" w:themeColor="text1"/>
          <w:szCs w:val="21"/>
          <w:highlight w:val="lightGray"/>
          <w:lang w:val="en-US"/>
        </w:rPr>
        <w:t>(d) Third-party systems not supplied by the Seller.</w:t>
      </w:r>
    </w:p>
    <w:p w14:paraId="40CAC0E2" w14:textId="04BBB364" w:rsidR="004C76DF" w:rsidRPr="008131AA" w:rsidRDefault="000B104F">
      <w:pPr>
        <w:pStyle w:val="3"/>
        <w:numPr>
          <w:ilvl w:val="0"/>
          <w:numId w:val="0"/>
        </w:numPr>
        <w:spacing w:before="156" w:after="156"/>
        <w:rPr>
          <w:ins w:id="398" w:author="Tomasz  Więckowski" w:date="2026-02-18T12:39:00Z" w16du:dateUtc="2026-02-18T11:39:00Z"/>
          <w:b/>
          <w:bCs/>
          <w:color w:val="000000" w:themeColor="text1"/>
          <w:szCs w:val="21"/>
          <w:highlight w:val="lightGray"/>
          <w:lang w:val="en-US"/>
          <w:rPrChange w:id="399" w:author="Tomasz  Więckowski" w:date="2026-02-26T15:49:00Z" w16du:dateUtc="2026-02-26T14:49:00Z">
            <w:rPr>
              <w:ins w:id="400" w:author="Tomasz  Więckowski" w:date="2026-02-18T12:39:00Z" w16du:dateUtc="2026-02-18T11:39:00Z"/>
              <w:color w:val="000000" w:themeColor="text1"/>
              <w:szCs w:val="21"/>
              <w:lang w:val="pl-PL"/>
            </w:rPr>
          </w:rPrChange>
        </w:rPr>
        <w:pPrChange w:id="401" w:author="Tomasz  Więckowski" w:date="2026-02-26T15:49:00Z" w16du:dateUtc="2026-02-26T14:49:00Z">
          <w:pPr>
            <w:pStyle w:val="2"/>
            <w:numPr>
              <w:ilvl w:val="0"/>
              <w:numId w:val="0"/>
            </w:numPr>
            <w:tabs>
              <w:tab w:val="clear" w:pos="1560"/>
            </w:tabs>
            <w:spacing w:before="156" w:after="156"/>
            <w:ind w:left="992" w:firstLine="0"/>
          </w:pPr>
        </w:pPrChange>
      </w:pPr>
      <w:ins w:id="402" w:author="Tomasz  Więckowski" w:date="2026-02-18T12:38:00Z" w16du:dateUtc="2026-02-18T11:38:00Z">
        <w:r w:rsidRPr="008131AA">
          <w:rPr>
            <w:b/>
            <w:bCs/>
            <w:color w:val="000000" w:themeColor="text1"/>
            <w:szCs w:val="21"/>
            <w:highlight w:val="lightGray"/>
            <w:lang w:val="en-US"/>
            <w:rPrChange w:id="403" w:author="Tomasz  Więckowski" w:date="2026-02-26T15:49:00Z" w16du:dateUtc="2026-02-26T14:49:00Z">
              <w:rPr>
                <w:color w:val="000000" w:themeColor="text1"/>
                <w:szCs w:val="21"/>
                <w:lang w:val="pl-PL"/>
              </w:rPr>
            </w:rPrChange>
          </w:rPr>
          <w:t xml:space="preserve">9B </w:t>
        </w:r>
      </w:ins>
      <w:ins w:id="404" w:author="Tomasz  Więckowski" w:date="2026-02-18T12:39:00Z" w16du:dateUtc="2026-02-18T11:39:00Z">
        <w:r w:rsidR="009E0E32" w:rsidRPr="008131AA">
          <w:rPr>
            <w:b/>
            <w:bCs/>
            <w:color w:val="000000" w:themeColor="text1"/>
            <w:szCs w:val="21"/>
            <w:highlight w:val="lightGray"/>
            <w:lang w:val="en-US"/>
            <w:rPrChange w:id="405" w:author="Tomasz  Więckowski" w:date="2026-02-26T15:49:00Z" w16du:dateUtc="2026-02-26T14:49:00Z">
              <w:rPr>
                <w:color w:val="000000" w:themeColor="text1"/>
                <w:szCs w:val="21"/>
                <w:lang w:val="pl-PL"/>
              </w:rPr>
            </w:rPrChange>
          </w:rPr>
          <w:t>F</w:t>
        </w:r>
      </w:ins>
      <w:ins w:id="406" w:author="Tomasz  Więckowski" w:date="2026-02-26T15:51:00Z" w16du:dateUtc="2026-02-26T14:51:00Z">
        <w:r w:rsidR="008131AA">
          <w:rPr>
            <w:b/>
            <w:bCs/>
            <w:color w:val="000000" w:themeColor="text1"/>
            <w:szCs w:val="21"/>
            <w:highlight w:val="lightGray"/>
            <w:lang w:val="en-US"/>
          </w:rPr>
          <w:t>inancial</w:t>
        </w:r>
      </w:ins>
      <w:ins w:id="407" w:author="Tomasz  Więckowski" w:date="2026-02-18T12:39:00Z" w16du:dateUtc="2026-02-18T11:39:00Z">
        <w:r w:rsidR="009E0E32" w:rsidRPr="008131AA">
          <w:rPr>
            <w:b/>
            <w:bCs/>
            <w:color w:val="000000" w:themeColor="text1"/>
            <w:szCs w:val="21"/>
            <w:highlight w:val="lightGray"/>
            <w:lang w:val="en-US"/>
            <w:rPrChange w:id="408" w:author="Tomasz  Więckowski" w:date="2026-02-26T15:49:00Z" w16du:dateUtc="2026-02-26T14:49:00Z">
              <w:rPr>
                <w:color w:val="000000" w:themeColor="text1"/>
                <w:szCs w:val="21"/>
                <w:lang w:val="pl-PL"/>
              </w:rPr>
            </w:rPrChange>
          </w:rPr>
          <w:t xml:space="preserve"> G</w:t>
        </w:r>
      </w:ins>
      <w:ins w:id="409" w:author="Tomasz  Więckowski" w:date="2026-02-26T15:51:00Z" w16du:dateUtc="2026-02-26T14:51:00Z">
        <w:r w:rsidR="008131AA">
          <w:rPr>
            <w:b/>
            <w:bCs/>
            <w:color w:val="000000" w:themeColor="text1"/>
            <w:szCs w:val="21"/>
            <w:highlight w:val="lightGray"/>
            <w:lang w:val="en-US"/>
          </w:rPr>
          <w:t>uarantess</w:t>
        </w:r>
      </w:ins>
    </w:p>
    <w:p w14:paraId="5759C94B" w14:textId="77777777" w:rsidR="00EF2F80" w:rsidRPr="00E41342" w:rsidRDefault="008C68F4" w:rsidP="00EF2F80">
      <w:pPr>
        <w:pStyle w:val="2"/>
        <w:tabs>
          <w:tab w:val="left" w:pos="993"/>
        </w:tabs>
        <w:spacing w:before="156" w:after="156"/>
        <w:ind w:left="992" w:hanging="992"/>
        <w:jc w:val="left"/>
        <w:rPr>
          <w:ins w:id="410" w:author="Tomasz  Więckowski" w:date="2026-02-27T10:07:00Z"/>
          <w:color w:val="000000" w:themeColor="text1"/>
          <w:szCs w:val="21"/>
        </w:rPr>
      </w:pPr>
      <w:ins w:id="411" w:author="Tomasz  Więckowski" w:date="2026-02-18T12:49:00Z" w16du:dateUtc="2026-02-18T11:49:00Z">
        <w:r w:rsidRPr="008131AA">
          <w:rPr>
            <w:b/>
            <w:bCs/>
            <w:color w:val="000000" w:themeColor="text1"/>
            <w:szCs w:val="21"/>
            <w:lang w:val="en-US"/>
            <w:rPrChange w:id="412" w:author="Tomasz  Więckowski" w:date="2026-02-26T15:51:00Z" w16du:dateUtc="2026-02-26T14:51:00Z">
              <w:rPr>
                <w:color w:val="000000" w:themeColor="text1"/>
                <w:szCs w:val="21"/>
                <w:lang w:val="pl-PL"/>
              </w:rPr>
            </w:rPrChange>
          </w:rPr>
          <w:lastRenderedPageBreak/>
          <w:t>9B.1</w:t>
        </w:r>
        <w:r w:rsidRPr="008131AA">
          <w:rPr>
            <w:color w:val="000000" w:themeColor="text1"/>
            <w:szCs w:val="21"/>
            <w:lang w:val="en-US"/>
            <w:rPrChange w:id="413" w:author="Tomasz  Więckowski" w:date="2026-02-26T15:51:00Z" w16du:dateUtc="2026-02-26T14:51:00Z">
              <w:rPr>
                <w:color w:val="000000" w:themeColor="text1"/>
                <w:szCs w:val="21"/>
                <w:lang w:val="pl-PL"/>
              </w:rPr>
            </w:rPrChange>
          </w:rPr>
          <w:t xml:space="preserve"> </w:t>
        </w:r>
      </w:ins>
      <w:ins w:id="414" w:author="Tomasz  Więckowski" w:date="2026-02-27T10:04:00Z" w16du:dateUtc="2026-02-27T09:04:00Z">
        <w:r w:rsidR="00EF2F80">
          <w:rPr>
            <w:color w:val="000000" w:themeColor="text1"/>
            <w:szCs w:val="21"/>
            <w:lang w:val="en-US"/>
          </w:rPr>
          <w:tab/>
        </w:r>
      </w:ins>
      <w:ins w:id="415" w:author="Tomasz  Więckowski" w:date="2026-02-18T12:49:00Z">
        <w:r w:rsidR="00BB6402" w:rsidRPr="008131AA">
          <w:rPr>
            <w:b/>
            <w:bCs/>
            <w:color w:val="000000" w:themeColor="text1"/>
            <w:szCs w:val="21"/>
            <w:lang w:val="en-US"/>
          </w:rPr>
          <w:t>Advance Payment Guarantee</w:t>
        </w:r>
      </w:ins>
      <w:ins w:id="416" w:author="Tomasz  Więckowski" w:date="2026-02-26T12:55:00Z" w16du:dateUtc="2026-02-26T11:55:00Z">
        <w:r w:rsidR="00796A65" w:rsidRPr="008131AA">
          <w:rPr>
            <w:b/>
            <w:bCs/>
            <w:color w:val="000000" w:themeColor="text1"/>
            <w:szCs w:val="21"/>
            <w:lang w:val="en-US"/>
          </w:rPr>
          <w:br/>
        </w:r>
      </w:ins>
      <w:ins w:id="417" w:author="Tomasz  Więckowski" w:date="2026-02-27T10:07:00Z">
        <w:r w:rsidR="00EF2F80" w:rsidRPr="00E41342">
          <w:rPr>
            <w:color w:val="000000" w:themeColor="text1"/>
            <w:szCs w:val="21"/>
            <w:rPrChange w:id="418" w:author="Tomasz  Więckowski" w:date="2026-02-27T10:14:00Z" w16du:dateUtc="2026-02-27T09:14:00Z">
              <w:rPr>
                <w:b/>
                <w:bCs/>
                <w:color w:val="000000" w:themeColor="text1"/>
                <w:szCs w:val="21"/>
              </w:rPr>
            </w:rPrChange>
          </w:rPr>
          <w:t>As security for the repayment of the advance payments made under this Agreement, the Seller shall provide the Buyer with an advance payment bank guarantee (the “Advance Payment Guarantee”).</w:t>
        </w:r>
      </w:ins>
    </w:p>
    <w:p w14:paraId="2A8C2C32" w14:textId="77777777" w:rsidR="00EF2F80" w:rsidRPr="00E41342" w:rsidRDefault="00EF2F80">
      <w:pPr>
        <w:pStyle w:val="2"/>
        <w:numPr>
          <w:ilvl w:val="0"/>
          <w:numId w:val="0"/>
        </w:numPr>
        <w:tabs>
          <w:tab w:val="left" w:pos="993"/>
        </w:tabs>
        <w:spacing w:before="156" w:after="156"/>
        <w:ind w:left="992"/>
        <w:rPr>
          <w:ins w:id="419" w:author="Tomasz  Więckowski" w:date="2026-02-27T10:07:00Z"/>
          <w:color w:val="000000" w:themeColor="text1"/>
          <w:szCs w:val="21"/>
        </w:rPr>
        <w:pPrChange w:id="420" w:author="Tomasz  Więckowski" w:date="2026-02-27T10:07:00Z" w16du:dateUtc="2026-02-27T09:07:00Z">
          <w:pPr>
            <w:pStyle w:val="2"/>
            <w:tabs>
              <w:tab w:val="left" w:pos="993"/>
            </w:tabs>
            <w:spacing w:before="156" w:after="156"/>
            <w:ind w:left="992" w:hanging="992"/>
          </w:pPr>
        </w:pPrChange>
      </w:pPr>
      <w:ins w:id="421" w:author="Tomasz  Więckowski" w:date="2026-02-27T10:07:00Z">
        <w:r w:rsidRPr="00E41342">
          <w:rPr>
            <w:color w:val="000000" w:themeColor="text1"/>
            <w:szCs w:val="21"/>
            <w:rPrChange w:id="422" w:author="Tomasz  Więckowski" w:date="2026-02-27T10:14:00Z" w16du:dateUtc="2026-02-27T09:14:00Z">
              <w:rPr>
                <w:b/>
                <w:bCs/>
                <w:color w:val="000000" w:themeColor="text1"/>
                <w:szCs w:val="21"/>
              </w:rPr>
            </w:rPrChange>
          </w:rPr>
          <w:t>The Advance Payment Guarantee shall:</w:t>
        </w:r>
      </w:ins>
    </w:p>
    <w:p w14:paraId="5E884DDC" w14:textId="0AFF1CB9" w:rsidR="00EF2F80" w:rsidRPr="00EF2F80" w:rsidRDefault="00EF2F80">
      <w:pPr>
        <w:pStyle w:val="2"/>
        <w:numPr>
          <w:ilvl w:val="0"/>
          <w:numId w:val="0"/>
        </w:numPr>
        <w:tabs>
          <w:tab w:val="left" w:pos="993"/>
        </w:tabs>
        <w:spacing w:before="156" w:after="156"/>
        <w:ind w:left="1134"/>
        <w:rPr>
          <w:ins w:id="423" w:author="Tomasz  Więckowski" w:date="2026-02-27T10:07:00Z"/>
          <w:color w:val="000000" w:themeColor="text1"/>
          <w:szCs w:val="21"/>
        </w:rPr>
        <w:pPrChange w:id="424" w:author="Tomasz  Więckowski" w:date="2026-02-27T10:07:00Z" w16du:dateUtc="2026-02-27T09:07:00Z">
          <w:pPr>
            <w:pStyle w:val="2"/>
            <w:tabs>
              <w:tab w:val="left" w:pos="993"/>
            </w:tabs>
            <w:spacing w:before="156" w:after="156"/>
            <w:ind w:left="992" w:hanging="992"/>
          </w:pPr>
        </w:pPrChange>
      </w:pPr>
      <w:ins w:id="425" w:author="Tomasz  Więckowski" w:date="2026-02-27T10:07:00Z" w16du:dateUtc="2026-02-27T09:07:00Z">
        <w:r>
          <w:rPr>
            <w:color w:val="000000" w:themeColor="text1"/>
            <w:szCs w:val="21"/>
          </w:rPr>
          <w:t xml:space="preserve">a) </w:t>
        </w:r>
      </w:ins>
      <w:ins w:id="426" w:author="Tomasz  Więckowski" w:date="2026-02-27T10:07:00Z">
        <w:r w:rsidRPr="00EF2F80">
          <w:rPr>
            <w:color w:val="000000" w:themeColor="text1"/>
            <w:szCs w:val="21"/>
          </w:rPr>
          <w:t>be issued by a reputable international bank acceptable to the Buyer;</w:t>
        </w:r>
        <w:r w:rsidRPr="00EF2F80">
          <w:rPr>
            <w:color w:val="000000" w:themeColor="text1"/>
            <w:szCs w:val="21"/>
          </w:rPr>
          <w:br/>
          <w:t>b) be in a form and substance acceptable to the Buyer;</w:t>
        </w:r>
        <w:r w:rsidRPr="00EF2F80">
          <w:rPr>
            <w:color w:val="000000" w:themeColor="text1"/>
            <w:szCs w:val="21"/>
          </w:rPr>
          <w:br/>
          <w:t>c) be payable on first demand without conditions or set-off; and</w:t>
        </w:r>
        <w:r w:rsidRPr="00EF2F80">
          <w:rPr>
            <w:color w:val="000000" w:themeColor="text1"/>
            <w:szCs w:val="21"/>
          </w:rPr>
          <w:br/>
          <w:t>d) remain valid from the date of issuance until thirty (30) days after the date of delivery of the Commodities.</w:t>
        </w:r>
      </w:ins>
    </w:p>
    <w:p w14:paraId="5D0D6B19" w14:textId="52B2ABE3" w:rsidR="00E41342" w:rsidRPr="00E41342" w:rsidRDefault="00E41342">
      <w:pPr>
        <w:pStyle w:val="2"/>
        <w:numPr>
          <w:ilvl w:val="0"/>
          <w:numId w:val="0"/>
        </w:numPr>
        <w:spacing w:before="156" w:after="156"/>
        <w:ind w:left="992"/>
        <w:rPr>
          <w:ins w:id="427" w:author="Tomasz  Więckowski" w:date="2026-02-27T10:08:00Z"/>
          <w:color w:val="000000" w:themeColor="text1"/>
          <w:szCs w:val="21"/>
        </w:rPr>
        <w:pPrChange w:id="428" w:author="Tomasz  Więckowski" w:date="2026-02-27T10:08:00Z" w16du:dateUtc="2026-02-27T09:08:00Z">
          <w:pPr>
            <w:pStyle w:val="2"/>
            <w:spacing w:before="156" w:after="156"/>
            <w:ind w:left="992"/>
          </w:pPr>
        </w:pPrChange>
      </w:pPr>
      <w:ins w:id="429" w:author="Tomasz  Więckowski" w:date="2026-02-27T10:08:00Z">
        <w:r w:rsidRPr="00E41342">
          <w:rPr>
            <w:color w:val="000000" w:themeColor="text1"/>
            <w:szCs w:val="21"/>
            <w:rPrChange w:id="430" w:author="Tomasz  Więckowski" w:date="2026-02-27T10:11:00Z" w16du:dateUtc="2026-02-27T09:11:00Z">
              <w:rPr>
                <w:b/>
                <w:bCs/>
                <w:color w:val="000000" w:themeColor="text1"/>
                <w:szCs w:val="21"/>
              </w:rPr>
            </w:rPrChange>
          </w:rPr>
          <w:t>The amount of the Advance Payment Guarantee shall be equal to one hundred percent (100%) of the advance payments received by the Seller under this Agreement.</w:t>
        </w:r>
      </w:ins>
    </w:p>
    <w:p w14:paraId="65DE5465" w14:textId="77777777" w:rsidR="00E41342" w:rsidRDefault="00E41342" w:rsidP="00E41342">
      <w:pPr>
        <w:pStyle w:val="2"/>
        <w:numPr>
          <w:ilvl w:val="0"/>
          <w:numId w:val="0"/>
        </w:numPr>
        <w:spacing w:before="156" w:after="156"/>
        <w:ind w:left="992"/>
        <w:rPr>
          <w:ins w:id="431" w:author="Tomasz  Więckowski" w:date="2026-02-27T10:13:00Z" w16du:dateUtc="2026-02-27T09:13:00Z"/>
          <w:color w:val="000000" w:themeColor="text1"/>
          <w:szCs w:val="21"/>
          <w:lang w:val="en-US"/>
        </w:rPr>
      </w:pPr>
      <w:ins w:id="432" w:author="Tomasz  Więckowski" w:date="2026-02-27T10:13:00Z">
        <w:r w:rsidRPr="00E41342">
          <w:rPr>
            <w:color w:val="000000" w:themeColor="text1"/>
            <w:szCs w:val="21"/>
            <w:lang w:val="en-US"/>
          </w:rPr>
          <w:t>The Buyer shall be entitled to request payment under the Advance Payment Guarantee only if the Buyer first calls upon the Seller to return the relevant advance payment, providing a detailed justification for such request and granting the Seller a period of fourteen (14) days to return the advance payment, and the Seller fails to return the advance payment within such period; if the Buyer does not follow this procedure, any request for payment under the Advance Payment Guarantee shall be null and void.</w:t>
        </w:r>
      </w:ins>
    </w:p>
    <w:p w14:paraId="37547C1C" w14:textId="1A08FCFE" w:rsidR="00E41342" w:rsidRPr="00E41342" w:rsidRDefault="00E41342">
      <w:pPr>
        <w:pStyle w:val="2"/>
        <w:numPr>
          <w:ilvl w:val="0"/>
          <w:numId w:val="0"/>
        </w:numPr>
        <w:spacing w:before="156" w:after="156"/>
        <w:ind w:left="992"/>
        <w:rPr>
          <w:ins w:id="433" w:author="Tomasz  Więckowski" w:date="2026-02-27T10:08:00Z"/>
          <w:color w:val="000000" w:themeColor="text1"/>
          <w:szCs w:val="21"/>
        </w:rPr>
        <w:pPrChange w:id="434" w:author="Tomasz  Więckowski" w:date="2026-02-27T10:08:00Z" w16du:dateUtc="2026-02-27T09:08:00Z">
          <w:pPr>
            <w:pStyle w:val="2"/>
            <w:spacing w:before="156" w:after="156"/>
            <w:ind w:left="992"/>
          </w:pPr>
        </w:pPrChange>
      </w:pPr>
      <w:ins w:id="435" w:author="Tomasz  Więckowski" w:date="2026-02-27T10:08:00Z">
        <w:r w:rsidRPr="00E41342">
          <w:rPr>
            <w:color w:val="000000" w:themeColor="text1"/>
            <w:szCs w:val="21"/>
            <w:rPrChange w:id="436" w:author="Tomasz  Więckowski" w:date="2026-02-27T10:11:00Z" w16du:dateUtc="2026-02-27T09:11:00Z">
              <w:rPr>
                <w:b/>
                <w:bCs/>
                <w:color w:val="000000" w:themeColor="text1"/>
                <w:szCs w:val="21"/>
              </w:rPr>
            </w:rPrChange>
          </w:rPr>
          <w:t>The Buyer shall be entitled to call the Advance Payment Guarantee in whole or in part in accordance with the above procedure in the event that the Seller fails to repay any advance payment in accordance with the terms of this Agreement.</w:t>
        </w:r>
      </w:ins>
    </w:p>
    <w:p w14:paraId="55D4FD20" w14:textId="1EE3529B" w:rsidR="003B4988" w:rsidRPr="00E41342" w:rsidRDefault="003B4988">
      <w:pPr>
        <w:pStyle w:val="2"/>
        <w:numPr>
          <w:ilvl w:val="0"/>
          <w:numId w:val="0"/>
        </w:numPr>
        <w:spacing w:before="156" w:after="156"/>
        <w:ind w:left="992"/>
        <w:jc w:val="left"/>
        <w:rPr>
          <w:ins w:id="437" w:author="Tomasz  Więckowski" w:date="2026-02-26T12:55:00Z" w16du:dateUtc="2026-02-26T11:55:00Z"/>
          <w:color w:val="000000" w:themeColor="text1"/>
          <w:szCs w:val="21"/>
          <w:rPrChange w:id="438" w:author="Tomasz  Więckowski" w:date="2026-02-27T10:08:00Z" w16du:dateUtc="2026-02-27T09:08:00Z">
            <w:rPr>
              <w:ins w:id="439" w:author="Tomasz  Więckowski" w:date="2026-02-26T12:55:00Z" w16du:dateUtc="2026-02-26T11:55:00Z"/>
              <w:color w:val="000000" w:themeColor="text1"/>
              <w:szCs w:val="21"/>
              <w:lang w:val="pl-PL"/>
            </w:rPr>
          </w:rPrChange>
        </w:rPr>
      </w:pPr>
    </w:p>
    <w:p w14:paraId="2E3DAB98" w14:textId="337FA23D" w:rsidR="0097267F" w:rsidRPr="0097267F" w:rsidRDefault="009C75F6">
      <w:pPr>
        <w:pStyle w:val="2"/>
        <w:numPr>
          <w:ilvl w:val="0"/>
          <w:numId w:val="0"/>
        </w:numPr>
        <w:spacing w:before="156" w:after="156"/>
        <w:ind w:left="993" w:hanging="993"/>
        <w:jc w:val="left"/>
        <w:rPr>
          <w:ins w:id="440" w:author="Tomasz  Więckowski" w:date="2026-02-26T14:24:00Z" w16du:dateUtc="2026-02-26T13:24:00Z"/>
          <w:b/>
          <w:bCs/>
          <w:color w:val="000000" w:themeColor="text1"/>
          <w:szCs w:val="21"/>
          <w:lang w:val="en-US"/>
          <w:rPrChange w:id="441" w:author="Tomasz  Więckowski" w:date="2026-02-26T14:24:00Z" w16du:dateUtc="2026-02-26T13:24:00Z">
            <w:rPr>
              <w:ins w:id="442" w:author="Tomasz  Więckowski" w:date="2026-02-26T14:24:00Z" w16du:dateUtc="2026-02-26T13:24:00Z"/>
              <w:b/>
              <w:bCs/>
              <w:color w:val="000000" w:themeColor="text1"/>
              <w:szCs w:val="21"/>
              <w:lang w:val="pl-PL"/>
            </w:rPr>
          </w:rPrChange>
        </w:rPr>
        <w:pPrChange w:id="443" w:author="Tomasz  Więckowski" w:date="2026-02-26T15:51:00Z" w16du:dateUtc="2026-02-26T14:51:00Z">
          <w:pPr>
            <w:pStyle w:val="2"/>
            <w:spacing w:before="156" w:after="156"/>
            <w:ind w:left="992"/>
            <w:jc w:val="left"/>
          </w:pPr>
        </w:pPrChange>
      </w:pPr>
      <w:ins w:id="444" w:author="Tomasz  Więckowski" w:date="2026-02-26T12:57:00Z" w16du:dateUtc="2026-02-26T11:57:00Z">
        <w:r w:rsidRPr="0097267F">
          <w:rPr>
            <w:b/>
            <w:bCs/>
            <w:color w:val="000000" w:themeColor="text1"/>
            <w:szCs w:val="21"/>
            <w:lang w:val="en-US"/>
            <w:rPrChange w:id="445" w:author="Tomasz  Więckowski" w:date="2026-02-26T14:24:00Z" w16du:dateUtc="2026-02-26T13:24:00Z">
              <w:rPr>
                <w:color w:val="000000" w:themeColor="text1"/>
                <w:szCs w:val="21"/>
                <w:lang w:val="pl-PL"/>
              </w:rPr>
            </w:rPrChange>
          </w:rPr>
          <w:t xml:space="preserve">9B.2 </w:t>
        </w:r>
      </w:ins>
      <w:ins w:id="446" w:author="Tomasz  Więckowski" w:date="2026-02-26T12:57:00Z">
        <w:r w:rsidRPr="0097267F">
          <w:rPr>
            <w:b/>
            <w:bCs/>
            <w:color w:val="000000" w:themeColor="text1"/>
            <w:szCs w:val="21"/>
            <w:lang w:val="en-US"/>
            <w:rPrChange w:id="447" w:author="Tomasz  Więckowski" w:date="2026-02-26T14:24:00Z" w16du:dateUtc="2026-02-26T13:24:00Z">
              <w:rPr>
                <w:color w:val="000000" w:themeColor="text1"/>
                <w:szCs w:val="21"/>
                <w:lang w:val="en-US"/>
              </w:rPr>
            </w:rPrChange>
          </w:rPr>
          <w:t>Performance Bond:</w:t>
        </w:r>
      </w:ins>
      <w:ins w:id="448" w:author="Tomasz  Więckowski" w:date="2026-02-26T12:58:00Z" w16du:dateUtc="2026-02-26T11:58:00Z">
        <w:r w:rsidR="00384E83" w:rsidRPr="0097267F">
          <w:rPr>
            <w:b/>
            <w:bCs/>
            <w:color w:val="000000" w:themeColor="text1"/>
            <w:szCs w:val="21"/>
            <w:lang w:val="en-US"/>
            <w:rPrChange w:id="449" w:author="Tomasz  Więckowski" w:date="2026-02-26T14:24:00Z" w16du:dateUtc="2026-02-26T13:24:00Z">
              <w:rPr>
                <w:color w:val="000000" w:themeColor="text1"/>
                <w:szCs w:val="21"/>
                <w:lang w:val="en-US"/>
              </w:rPr>
            </w:rPrChange>
          </w:rPr>
          <w:br/>
        </w:r>
      </w:ins>
      <w:ins w:id="450" w:author="Tomasz  Więckowski" w:date="2026-02-26T16:08:00Z">
        <w:r w:rsidR="009B1003" w:rsidRPr="009B1003">
          <w:rPr>
            <w:color w:val="000000" w:themeColor="text1"/>
            <w:szCs w:val="21"/>
            <w:lang w:val="en-US"/>
            <w:rPrChange w:id="451" w:author="Tomasz  Więckowski" w:date="2026-02-26T16:09:00Z" w16du:dateUtc="2026-02-26T15:09:00Z">
              <w:rPr>
                <w:b/>
                <w:bCs/>
                <w:color w:val="000000" w:themeColor="text1"/>
                <w:szCs w:val="21"/>
                <w:lang w:val="en-US"/>
              </w:rPr>
            </w:rPrChange>
          </w:rPr>
          <w:t>The Seller shall provide the Buyer with a bank guarantee for the proper performance of this Agreement in the amount of up to 5% of the Total Contract Value. The bank guarantee shall be issued no later than one month prior to delivery and shall remain valid until the Warranty period comes into effect</w:t>
        </w:r>
      </w:ins>
      <w:ins w:id="452" w:author="Tomasz  Więckowski" w:date="2026-02-26T16:08:00Z" w16du:dateUtc="2026-02-26T15:08:00Z">
        <w:r w:rsidR="009B1003" w:rsidRPr="009B1003">
          <w:rPr>
            <w:color w:val="000000" w:themeColor="text1"/>
            <w:szCs w:val="21"/>
            <w:lang w:val="en-US"/>
            <w:rPrChange w:id="453" w:author="Tomasz  Więckowski" w:date="2026-02-26T16:09:00Z" w16du:dateUtc="2026-02-26T15:09:00Z">
              <w:rPr>
                <w:b/>
                <w:bCs/>
                <w:color w:val="000000" w:themeColor="text1"/>
                <w:szCs w:val="21"/>
                <w:lang w:val="en-US"/>
              </w:rPr>
            </w:rPrChange>
          </w:rPr>
          <w:t xml:space="preserve"> according to provision </w:t>
        </w:r>
      </w:ins>
      <w:ins w:id="454" w:author="Tomasz  Więckowski" w:date="2026-02-26T16:10:00Z" w16du:dateUtc="2026-02-26T15:10:00Z">
        <w:r w:rsidR="009B1003">
          <w:rPr>
            <w:color w:val="000000" w:themeColor="text1"/>
            <w:szCs w:val="21"/>
            <w:lang w:val="en-US"/>
          </w:rPr>
          <w:t>7.1 above in this agreement</w:t>
        </w:r>
      </w:ins>
      <w:ins w:id="455" w:author="Tomasz  Więckowski" w:date="2026-02-26T16:08:00Z">
        <w:r w:rsidR="009B1003" w:rsidRPr="009B1003">
          <w:rPr>
            <w:color w:val="000000" w:themeColor="text1"/>
            <w:szCs w:val="21"/>
            <w:lang w:val="en-US"/>
            <w:rPrChange w:id="456" w:author="Tomasz  Więckowski" w:date="2026-02-26T16:09:00Z" w16du:dateUtc="2026-02-26T15:09:00Z">
              <w:rPr>
                <w:b/>
                <w:bCs/>
                <w:color w:val="000000" w:themeColor="text1"/>
                <w:szCs w:val="21"/>
                <w:lang w:val="en-US"/>
              </w:rPr>
            </w:rPrChange>
          </w:rPr>
          <w:t>.</w:t>
        </w:r>
      </w:ins>
    </w:p>
    <w:p w14:paraId="6BECB8C7" w14:textId="0EECBF3D" w:rsidR="009C75F6" w:rsidRPr="00C10634" w:rsidRDefault="0097267F">
      <w:pPr>
        <w:pStyle w:val="2"/>
        <w:numPr>
          <w:ilvl w:val="0"/>
          <w:numId w:val="0"/>
        </w:numPr>
        <w:spacing w:before="156" w:after="156"/>
        <w:ind w:left="992" w:hanging="992"/>
        <w:jc w:val="left"/>
        <w:rPr>
          <w:ins w:id="457" w:author="Tomasz  Więckowski" w:date="2026-02-26T13:57:00Z" w16du:dateUtc="2026-02-26T12:57:00Z"/>
          <w:b/>
          <w:bCs/>
          <w:color w:val="000000" w:themeColor="text1"/>
          <w:szCs w:val="21"/>
          <w:lang w:val="en-US"/>
          <w:rPrChange w:id="458" w:author="Tomasz  Więckowski" w:date="2026-02-26T14:24:00Z" w16du:dateUtc="2026-02-26T13:24:00Z">
            <w:rPr>
              <w:ins w:id="459" w:author="Tomasz  Więckowski" w:date="2026-02-26T13:57:00Z" w16du:dateUtc="2026-02-26T12:57:00Z"/>
              <w:b/>
              <w:bCs/>
              <w:color w:val="000000" w:themeColor="text1"/>
              <w:szCs w:val="21"/>
              <w:lang w:val="pl-PL"/>
            </w:rPr>
          </w:rPrChange>
        </w:rPr>
        <w:pPrChange w:id="460" w:author="Tomasz  Więckowski" w:date="2026-02-26T15:51:00Z" w16du:dateUtc="2026-02-26T14:51:00Z">
          <w:pPr>
            <w:pStyle w:val="2"/>
            <w:numPr>
              <w:ilvl w:val="0"/>
              <w:numId w:val="0"/>
            </w:numPr>
            <w:tabs>
              <w:tab w:val="clear" w:pos="1560"/>
            </w:tabs>
            <w:spacing w:before="156" w:after="156"/>
            <w:ind w:left="992" w:firstLine="0"/>
            <w:jc w:val="left"/>
          </w:pPr>
        </w:pPrChange>
      </w:pPr>
      <w:ins w:id="461" w:author="Tomasz  Więckowski" w:date="2026-02-26T14:24:00Z" w16du:dateUtc="2026-02-26T13:24:00Z">
        <w:r w:rsidRPr="00C10634">
          <w:rPr>
            <w:b/>
            <w:bCs/>
            <w:color w:val="000000" w:themeColor="text1"/>
            <w:szCs w:val="21"/>
            <w:lang w:val="en-US"/>
            <w:rPrChange w:id="462" w:author="Tomasz  Więckowski" w:date="2026-02-26T14:24:00Z" w16du:dateUtc="2026-02-26T13:24:00Z">
              <w:rPr>
                <w:b/>
                <w:bCs/>
                <w:color w:val="000000" w:themeColor="text1"/>
                <w:szCs w:val="21"/>
                <w:lang w:val="pl-PL"/>
              </w:rPr>
            </w:rPrChange>
          </w:rPr>
          <w:t>9B.3 Product Liability Insurance</w:t>
        </w:r>
      </w:ins>
    </w:p>
    <w:p w14:paraId="1A5048C4" w14:textId="265EF448" w:rsidR="00FD75C8" w:rsidRPr="00EF2F80" w:rsidRDefault="00D6551B">
      <w:pPr>
        <w:pStyle w:val="2"/>
        <w:numPr>
          <w:ilvl w:val="0"/>
          <w:numId w:val="0"/>
        </w:numPr>
        <w:spacing w:before="156" w:after="156"/>
        <w:ind w:left="992"/>
        <w:jc w:val="left"/>
        <w:rPr>
          <w:ins w:id="463" w:author="Tomasz  Więckowski" w:date="2026-02-26T14:07:00Z" w16du:dateUtc="2026-02-26T13:07:00Z"/>
          <w:szCs w:val="21"/>
          <w:lang w:val="en-US"/>
          <w:rPrChange w:id="464" w:author="Tomasz  Więckowski" w:date="2026-02-27T10:04:00Z" w16du:dateUtc="2026-02-27T09:04:00Z">
            <w:rPr>
              <w:ins w:id="465" w:author="Tomasz  Więckowski" w:date="2026-02-26T14:07:00Z" w16du:dateUtc="2026-02-26T13:07:00Z"/>
              <w:b/>
              <w:bCs/>
              <w:color w:val="000000" w:themeColor="text1"/>
              <w:szCs w:val="21"/>
              <w:lang w:val="pl-PL"/>
            </w:rPr>
          </w:rPrChange>
        </w:rPr>
      </w:pPr>
      <w:ins w:id="466" w:author="Tomasz  Więckowski" w:date="2026-02-26T14:09:00Z">
        <w:r w:rsidRPr="00EF2F80">
          <w:rPr>
            <w:szCs w:val="21"/>
            <w:lang w:val="en-US"/>
            <w:rPrChange w:id="467" w:author="Tomasz  Więckowski" w:date="2026-02-27T10:04:00Z" w16du:dateUtc="2026-02-27T09:04:00Z">
              <w:rPr>
                <w:b/>
                <w:bCs/>
                <w:color w:val="000000" w:themeColor="text1"/>
                <w:szCs w:val="21"/>
                <w:lang w:val="en-US"/>
              </w:rPr>
            </w:rPrChange>
          </w:rPr>
          <w:fldChar w:fldCharType="begin"/>
        </w:r>
        <w:r w:rsidRPr="00EF2F80">
          <w:rPr>
            <w:szCs w:val="21"/>
            <w:lang w:val="en-US"/>
            <w:rPrChange w:id="468" w:author="Tomasz  Więckowski" w:date="2026-02-27T10:04:00Z" w16du:dateUtc="2026-02-27T09:04:00Z">
              <w:rPr>
                <w:b/>
                <w:bCs/>
                <w:color w:val="000000" w:themeColor="text1"/>
                <w:szCs w:val="21"/>
                <w:lang w:val="en-US"/>
              </w:rPr>
            </w:rPrChange>
          </w:rPr>
          <w:instrText>HYPERLINK "https://www.lawinsider.com/clause/product-liability"</w:instrText>
        </w:r>
        <w:r w:rsidRPr="006E2481">
          <w:rPr>
            <w:szCs w:val="21"/>
            <w:lang w:val="en-US"/>
          </w:rPr>
        </w:r>
        <w:r w:rsidRPr="00EF2F80">
          <w:rPr>
            <w:szCs w:val="21"/>
            <w:lang w:val="en-US"/>
            <w:rPrChange w:id="469" w:author="Tomasz  Więckowski" w:date="2026-02-27T10:04:00Z" w16du:dateUtc="2026-02-27T09:04:00Z">
              <w:rPr>
                <w:b/>
                <w:bCs/>
                <w:color w:val="000000" w:themeColor="text1"/>
                <w:szCs w:val="21"/>
                <w:lang w:val="pl-PL"/>
              </w:rPr>
            </w:rPrChange>
          </w:rPr>
          <w:fldChar w:fldCharType="separate"/>
        </w:r>
        <w:r w:rsidRPr="00EF2F80">
          <w:rPr>
            <w:rStyle w:val="Hipercze"/>
            <w:color w:val="auto"/>
            <w:szCs w:val="21"/>
            <w:lang w:val="en-US"/>
            <w:rPrChange w:id="470" w:author="Tomasz  Więckowski" w:date="2026-02-27T10:04:00Z" w16du:dateUtc="2026-02-27T09:04:00Z">
              <w:rPr>
                <w:rStyle w:val="Hipercze"/>
                <w:b/>
                <w:bCs/>
                <w:szCs w:val="21"/>
                <w:lang w:val="en-US"/>
              </w:rPr>
            </w:rPrChange>
          </w:rPr>
          <w:t>The</w:t>
        </w:r>
      </w:ins>
      <w:ins w:id="471" w:author="Tomasz  Więckowski" w:date="2026-02-26T14:09:00Z" w16du:dateUtc="2026-02-26T13:09:00Z">
        <w:r w:rsidRPr="00EF2F80">
          <w:rPr>
            <w:szCs w:val="21"/>
            <w:lang w:val="pl-PL"/>
            <w:rPrChange w:id="472" w:author="Tomasz  Więckowski" w:date="2026-02-27T10:04:00Z" w16du:dateUtc="2026-02-27T09:04:00Z">
              <w:rPr>
                <w:b/>
                <w:bCs/>
                <w:color w:val="000000" w:themeColor="text1"/>
                <w:szCs w:val="21"/>
                <w:lang w:val="pl-PL"/>
              </w:rPr>
            </w:rPrChange>
          </w:rPr>
          <w:fldChar w:fldCharType="end"/>
        </w:r>
      </w:ins>
      <w:ins w:id="473" w:author="Tomasz  Więckowski" w:date="2026-02-26T14:09:00Z">
        <w:r w:rsidRPr="00EF2F80">
          <w:rPr>
            <w:szCs w:val="21"/>
            <w:lang w:val="en-US"/>
            <w:rPrChange w:id="474" w:author="Tomasz  Więckowski" w:date="2026-02-27T10:04:00Z" w16du:dateUtc="2026-02-27T09:04:00Z">
              <w:rPr>
                <w:b/>
                <w:bCs/>
                <w:color w:val="000000" w:themeColor="text1"/>
                <w:szCs w:val="21"/>
                <w:lang w:val="en-US"/>
              </w:rPr>
            </w:rPrChange>
          </w:rPr>
          <w:t> S</w:t>
        </w:r>
      </w:ins>
      <w:ins w:id="475" w:author="Tomasz  Więckowski" w:date="2026-02-26T14:09:00Z" w16du:dateUtc="2026-02-26T13:09:00Z">
        <w:r w:rsidRPr="00EF2F80">
          <w:rPr>
            <w:szCs w:val="21"/>
            <w:lang w:val="en-US"/>
            <w:rPrChange w:id="476" w:author="Tomasz  Więckowski" w:date="2026-02-27T10:04:00Z" w16du:dateUtc="2026-02-27T09:04:00Z">
              <w:rPr>
                <w:b/>
                <w:bCs/>
                <w:color w:val="000000" w:themeColor="text1"/>
                <w:szCs w:val="21"/>
                <w:lang w:val="en-US"/>
              </w:rPr>
            </w:rPrChange>
          </w:rPr>
          <w:t>eller</w:t>
        </w:r>
      </w:ins>
      <w:ins w:id="477" w:author="Tomasz  Więckowski" w:date="2026-02-26T14:09:00Z">
        <w:r w:rsidRPr="00EF2F80">
          <w:rPr>
            <w:szCs w:val="21"/>
            <w:lang w:val="en-US"/>
            <w:rPrChange w:id="478" w:author="Tomasz  Więckowski" w:date="2026-02-27T10:04:00Z" w16du:dateUtc="2026-02-27T09:04:00Z">
              <w:rPr>
                <w:b/>
                <w:bCs/>
                <w:color w:val="000000" w:themeColor="text1"/>
                <w:szCs w:val="21"/>
                <w:lang w:val="en-US"/>
              </w:rPr>
            </w:rPrChange>
          </w:rPr>
          <w:t xml:space="preserve"> shall be responsible for all </w:t>
        </w:r>
      </w:ins>
      <w:ins w:id="479" w:author="Tomasz  Więckowski" w:date="2026-02-26T14:21:00Z" w16du:dateUtc="2026-02-26T13:21:00Z">
        <w:r w:rsidR="00B75F44" w:rsidRPr="00EF2F80">
          <w:rPr>
            <w:szCs w:val="21"/>
            <w:lang w:val="en-US"/>
            <w:rPrChange w:id="480" w:author="Tomasz  Więckowski" w:date="2026-02-27T10:04:00Z" w16du:dateUtc="2026-02-27T09:04:00Z">
              <w:rPr>
                <w:b/>
                <w:bCs/>
                <w:color w:val="000000" w:themeColor="text1"/>
                <w:szCs w:val="21"/>
                <w:lang w:val="en-US"/>
              </w:rPr>
            </w:rPrChange>
          </w:rPr>
          <w:t>p</w:t>
        </w:r>
      </w:ins>
      <w:ins w:id="481" w:author="Tomasz  Więckowski" w:date="2026-02-26T14:09:00Z">
        <w:r w:rsidRPr="00EF2F80">
          <w:rPr>
            <w:szCs w:val="21"/>
            <w:lang w:val="en-US"/>
            <w:rPrChange w:id="482" w:author="Tomasz  Więckowski" w:date="2026-02-27T10:04:00Z" w16du:dateUtc="2026-02-27T09:04:00Z">
              <w:rPr>
                <w:b/>
                <w:bCs/>
                <w:color w:val="000000" w:themeColor="text1"/>
                <w:szCs w:val="21"/>
                <w:lang w:val="en-US"/>
              </w:rPr>
            </w:rPrChange>
          </w:rPr>
          <w:t>roducts manufactured by the S</w:t>
        </w:r>
      </w:ins>
      <w:ins w:id="483" w:author="Tomasz  Więckowski" w:date="2026-02-26T14:10:00Z" w16du:dateUtc="2026-02-26T13:10:00Z">
        <w:r w:rsidR="00B17C59" w:rsidRPr="00EF2F80">
          <w:rPr>
            <w:szCs w:val="21"/>
            <w:lang w:val="en-US"/>
            <w:rPrChange w:id="484" w:author="Tomasz  Więckowski" w:date="2026-02-27T10:04:00Z" w16du:dateUtc="2026-02-27T09:04:00Z">
              <w:rPr>
                <w:b/>
                <w:bCs/>
                <w:color w:val="000000" w:themeColor="text1"/>
                <w:szCs w:val="21"/>
                <w:lang w:val="en-US"/>
              </w:rPr>
            </w:rPrChange>
          </w:rPr>
          <w:t>eller</w:t>
        </w:r>
      </w:ins>
      <w:ins w:id="485" w:author="Tomasz  Więckowski" w:date="2026-02-26T14:09:00Z">
        <w:r w:rsidRPr="00EF2F80">
          <w:rPr>
            <w:szCs w:val="21"/>
            <w:lang w:val="en-US"/>
            <w:rPrChange w:id="486" w:author="Tomasz  Więckowski" w:date="2026-02-27T10:04:00Z" w16du:dateUtc="2026-02-27T09:04:00Z">
              <w:rPr>
                <w:b/>
                <w:bCs/>
                <w:color w:val="000000" w:themeColor="text1"/>
                <w:szCs w:val="21"/>
                <w:lang w:val="en-US"/>
              </w:rPr>
            </w:rPrChange>
          </w:rPr>
          <w:t xml:space="preserve"> and shall effect and maintain sufficient and adequate</w:t>
        </w:r>
      </w:ins>
      <w:ins w:id="487" w:author="Tomasz  Więckowski" w:date="2026-02-26T14:15:00Z" w16du:dateUtc="2026-02-26T13:15:00Z">
        <w:r w:rsidR="00606E16" w:rsidRPr="00EF2F80">
          <w:rPr>
            <w:szCs w:val="21"/>
            <w:lang w:val="en-US"/>
            <w:rPrChange w:id="488" w:author="Tomasz  Więckowski" w:date="2026-02-27T10:04:00Z" w16du:dateUtc="2026-02-27T09:04:00Z">
              <w:rPr>
                <w:b/>
                <w:bCs/>
                <w:color w:val="000000" w:themeColor="text1"/>
                <w:szCs w:val="21"/>
                <w:lang w:val="en-US"/>
              </w:rPr>
            </w:rPrChange>
          </w:rPr>
          <w:t xml:space="preserve"> </w:t>
        </w:r>
      </w:ins>
      <w:ins w:id="489" w:author="Tomasz  Więckowski" w:date="2026-02-26T14:16:00Z" w16du:dateUtc="2026-02-26T13:16:00Z">
        <w:r w:rsidR="00962491" w:rsidRPr="00EF2F80">
          <w:rPr>
            <w:szCs w:val="21"/>
            <w:lang w:val="en-US"/>
            <w:rPrChange w:id="490" w:author="Tomasz  Więckowski" w:date="2026-02-27T10:04:00Z" w16du:dateUtc="2026-02-27T09:04:00Z">
              <w:rPr>
                <w:b/>
                <w:bCs/>
                <w:color w:val="000000" w:themeColor="text1"/>
                <w:szCs w:val="21"/>
                <w:lang w:val="en-US"/>
              </w:rPr>
            </w:rPrChange>
          </w:rPr>
          <w:t xml:space="preserve">up to </w:t>
        </w:r>
      </w:ins>
      <w:ins w:id="491" w:author="Tomasz  Więckowski" w:date="2026-02-26T14:15:00Z" w16du:dateUtc="2026-02-26T13:15:00Z">
        <w:r w:rsidR="00606E16" w:rsidRPr="00EF2F80">
          <w:rPr>
            <w:szCs w:val="21"/>
            <w:lang w:val="en-US"/>
            <w:rPrChange w:id="492" w:author="Tomasz  Więckowski" w:date="2026-02-27T10:04:00Z" w16du:dateUtc="2026-02-27T09:04:00Z">
              <w:rPr>
                <w:b/>
                <w:bCs/>
                <w:color w:val="000000" w:themeColor="text1"/>
                <w:szCs w:val="21"/>
                <w:lang w:val="en-US"/>
              </w:rPr>
            </w:rPrChange>
          </w:rPr>
          <w:t xml:space="preserve">5 </w:t>
        </w:r>
      </w:ins>
      <w:ins w:id="493" w:author="Tomasz  Więckowski" w:date="2026-02-26T14:16:00Z" w16du:dateUtc="2026-02-26T13:16:00Z">
        <w:r w:rsidR="00962491" w:rsidRPr="00EF2F80">
          <w:rPr>
            <w:szCs w:val="21"/>
            <w:lang w:val="en-US"/>
            <w:rPrChange w:id="494" w:author="Tomasz  Więckowski" w:date="2026-02-27T10:04:00Z" w16du:dateUtc="2026-02-27T09:04:00Z">
              <w:rPr>
                <w:b/>
                <w:bCs/>
                <w:color w:val="000000" w:themeColor="text1"/>
                <w:szCs w:val="21"/>
                <w:lang w:val="en-US"/>
              </w:rPr>
            </w:rPrChange>
          </w:rPr>
          <w:t>million</w:t>
        </w:r>
      </w:ins>
      <w:ins w:id="495" w:author="Tomasz  Więckowski" w:date="2026-02-26T14:15:00Z" w16du:dateUtc="2026-02-26T13:15:00Z">
        <w:r w:rsidR="00606E16" w:rsidRPr="00EF2F80">
          <w:rPr>
            <w:szCs w:val="21"/>
            <w:lang w:val="en-US"/>
            <w:rPrChange w:id="496" w:author="Tomasz  Więckowski" w:date="2026-02-27T10:04:00Z" w16du:dateUtc="2026-02-27T09:04:00Z">
              <w:rPr>
                <w:b/>
                <w:bCs/>
                <w:color w:val="000000" w:themeColor="text1"/>
                <w:szCs w:val="21"/>
                <w:lang w:val="en-US"/>
              </w:rPr>
            </w:rPrChange>
          </w:rPr>
          <w:t xml:space="preserve"> Euro </w:t>
        </w:r>
        <w:r w:rsidR="00962491" w:rsidRPr="00EF2F80">
          <w:rPr>
            <w:szCs w:val="21"/>
            <w:lang w:val="en-US"/>
            <w:rPrChange w:id="497" w:author="Tomasz  Więckowski" w:date="2026-02-27T10:04:00Z" w16du:dateUtc="2026-02-27T09:04:00Z">
              <w:rPr>
                <w:b/>
                <w:bCs/>
                <w:color w:val="000000" w:themeColor="text1"/>
                <w:szCs w:val="21"/>
                <w:lang w:val="en-US"/>
              </w:rPr>
            </w:rPrChange>
          </w:rPr>
          <w:t>coverage</w:t>
        </w:r>
      </w:ins>
      <w:ins w:id="498" w:author="Tomasz  Więckowski" w:date="2026-02-26T14:09:00Z">
        <w:r w:rsidRPr="00EF2F80">
          <w:rPr>
            <w:szCs w:val="21"/>
            <w:lang w:val="en-US"/>
            <w:rPrChange w:id="499" w:author="Tomasz  Więckowski" w:date="2026-02-27T10:04:00Z" w16du:dateUtc="2026-02-27T09:04:00Z">
              <w:rPr>
                <w:b/>
                <w:bCs/>
                <w:color w:val="000000" w:themeColor="text1"/>
                <w:szCs w:val="21"/>
                <w:lang w:val="en-US"/>
              </w:rPr>
            </w:rPrChange>
          </w:rPr>
          <w:t xml:space="preserve"> insurance policies during the term of this </w:t>
        </w:r>
      </w:ins>
      <w:ins w:id="500" w:author="Tomasz  Więckowski" w:date="2026-02-26T14:16:00Z" w16du:dateUtc="2026-02-26T13:16:00Z">
        <w:r w:rsidR="003570A8" w:rsidRPr="00EF2F80">
          <w:rPr>
            <w:szCs w:val="21"/>
            <w:lang w:val="en-US"/>
            <w:rPrChange w:id="501" w:author="Tomasz  Więckowski" w:date="2026-02-27T10:04:00Z" w16du:dateUtc="2026-02-27T09:04:00Z">
              <w:rPr>
                <w:b/>
                <w:bCs/>
                <w:color w:val="000000" w:themeColor="text1"/>
                <w:szCs w:val="21"/>
                <w:lang w:val="en-US"/>
              </w:rPr>
            </w:rPrChange>
          </w:rPr>
          <w:t>agreement.</w:t>
        </w:r>
      </w:ins>
    </w:p>
    <w:p w14:paraId="1DA4E09A" w14:textId="77777777" w:rsidR="006E5E8F" w:rsidRDefault="006A7312" w:rsidP="00C11956">
      <w:pPr>
        <w:pStyle w:val="2"/>
        <w:numPr>
          <w:ilvl w:val="0"/>
          <w:numId w:val="0"/>
        </w:numPr>
        <w:spacing w:before="156" w:after="156"/>
        <w:ind w:left="993" w:hanging="993"/>
        <w:rPr>
          <w:ins w:id="502" w:author="Tomasz  Więckowski" w:date="2026-02-26T14:39:00Z" w16du:dateUtc="2026-02-26T13:39:00Z"/>
          <w:b/>
          <w:bCs/>
          <w:color w:val="000000" w:themeColor="text1"/>
          <w:szCs w:val="21"/>
          <w:lang w:val="en-US"/>
        </w:rPr>
      </w:pPr>
      <w:ins w:id="503" w:author="Tomasz  Więckowski" w:date="2026-02-26T14:26:00Z">
        <w:r w:rsidRPr="006A7312">
          <w:rPr>
            <w:b/>
            <w:bCs/>
            <w:color w:val="000000" w:themeColor="text1"/>
            <w:szCs w:val="21"/>
            <w:lang w:val="en-US"/>
          </w:rPr>
          <w:t>SECTION 9C – LIQUIDATED DAMAGES</w:t>
        </w:r>
      </w:ins>
    </w:p>
    <w:p w14:paraId="0EC5F42B" w14:textId="7E8E1B22" w:rsidR="00D11271" w:rsidRDefault="0000669A">
      <w:pPr>
        <w:pStyle w:val="2"/>
        <w:numPr>
          <w:ilvl w:val="0"/>
          <w:numId w:val="0"/>
        </w:numPr>
        <w:spacing w:before="156" w:after="156"/>
        <w:ind w:left="709" w:hanging="709"/>
        <w:rPr>
          <w:ins w:id="504" w:author="Tomasz  Więckowski" w:date="2026-02-26T14:36:00Z" w16du:dateUtc="2026-02-26T13:36:00Z"/>
          <w:color w:val="000000" w:themeColor="text1"/>
          <w:szCs w:val="21"/>
          <w:lang w:val="en-US"/>
        </w:rPr>
        <w:pPrChange w:id="505" w:author="Tomasz  Więckowski" w:date="2026-02-27T10:02:00Z" w16du:dateUtc="2026-02-27T09:02:00Z">
          <w:pPr>
            <w:pStyle w:val="2"/>
            <w:numPr>
              <w:ilvl w:val="0"/>
              <w:numId w:val="0"/>
            </w:numPr>
            <w:tabs>
              <w:tab w:val="clear" w:pos="1560"/>
            </w:tabs>
            <w:spacing w:before="156" w:after="156"/>
            <w:ind w:left="993" w:hanging="993"/>
          </w:pPr>
        </w:pPrChange>
      </w:pPr>
      <w:ins w:id="506" w:author="Tomasz  Więckowski" w:date="2026-02-26T14:26:00Z" w16du:dateUtc="2026-02-26T13:26:00Z">
        <w:r w:rsidRPr="00125E6E">
          <w:rPr>
            <w:color w:val="000000" w:themeColor="text1"/>
            <w:szCs w:val="21"/>
            <w:lang w:val="en-US"/>
            <w:rPrChange w:id="507" w:author="Tomasz  Więckowski" w:date="2026-02-26T14:35:00Z" w16du:dateUtc="2026-02-26T13:35:00Z">
              <w:rPr>
                <w:b/>
                <w:bCs/>
                <w:color w:val="000000" w:themeColor="text1"/>
                <w:szCs w:val="21"/>
                <w:lang w:val="en-US"/>
              </w:rPr>
            </w:rPrChange>
          </w:rPr>
          <w:t>9C.1</w:t>
        </w:r>
      </w:ins>
      <w:ins w:id="508" w:author="Tomasz  Więckowski" w:date="2026-02-27T10:02:00Z" w16du:dateUtc="2026-02-27T09:02:00Z">
        <w:r w:rsidR="00EF2F80">
          <w:rPr>
            <w:color w:val="000000" w:themeColor="text1"/>
            <w:szCs w:val="21"/>
            <w:lang w:val="en-US"/>
          </w:rPr>
          <w:tab/>
        </w:r>
      </w:ins>
      <w:ins w:id="509" w:author="Tomasz  Więckowski" w:date="2026-02-26T14:35:00Z" w16du:dateUtc="2026-02-26T13:35:00Z">
        <w:r w:rsidR="00667315">
          <w:rPr>
            <w:color w:val="000000" w:themeColor="text1"/>
            <w:szCs w:val="21"/>
            <w:lang w:val="en-US"/>
          </w:rPr>
          <w:t xml:space="preserve"> </w:t>
        </w:r>
      </w:ins>
      <w:ins w:id="510" w:author="Tomasz  Więckowski" w:date="2026-02-26T14:36:00Z" w16du:dateUtc="2026-02-26T13:36:00Z">
        <w:r w:rsidR="004133A7">
          <w:rPr>
            <w:color w:val="000000" w:themeColor="text1"/>
            <w:szCs w:val="21"/>
            <w:lang w:val="en-US"/>
          </w:rPr>
          <w:t>Parties hereby shall states d</w:t>
        </w:r>
      </w:ins>
      <w:ins w:id="511" w:author="Tomasz  Więckowski" w:date="2026-02-26T14:35:00Z">
        <w:r w:rsidR="00667315" w:rsidRPr="00667315">
          <w:rPr>
            <w:color w:val="000000" w:themeColor="text1"/>
            <w:szCs w:val="21"/>
            <w:lang w:val="en-US"/>
          </w:rPr>
          <w:t>efinitions for L</w:t>
        </w:r>
      </w:ins>
      <w:ins w:id="512" w:author="Tomasz  Więckowski" w:date="2026-02-26T14:36:00Z" w16du:dateUtc="2026-02-26T13:36:00Z">
        <w:r w:rsidR="004133A7">
          <w:rPr>
            <w:color w:val="000000" w:themeColor="text1"/>
            <w:szCs w:val="21"/>
            <w:lang w:val="en-US"/>
          </w:rPr>
          <w:t>iqu</w:t>
        </w:r>
      </w:ins>
      <w:ins w:id="513" w:author="Tomasz  Więckowski" w:date="2026-02-26T14:37:00Z" w16du:dateUtc="2026-02-26T13:37:00Z">
        <w:r w:rsidR="00EE16BD">
          <w:rPr>
            <w:color w:val="000000" w:themeColor="text1"/>
            <w:szCs w:val="21"/>
            <w:lang w:val="en-US"/>
          </w:rPr>
          <w:t>i</w:t>
        </w:r>
        <w:r w:rsidR="004133A7">
          <w:rPr>
            <w:color w:val="000000" w:themeColor="text1"/>
            <w:szCs w:val="21"/>
            <w:lang w:val="en-US"/>
          </w:rPr>
          <w:t xml:space="preserve">dated </w:t>
        </w:r>
      </w:ins>
      <w:ins w:id="514" w:author="Tomasz  Więckowski" w:date="2026-02-26T14:35:00Z">
        <w:r w:rsidR="00667315" w:rsidRPr="00667315">
          <w:rPr>
            <w:color w:val="000000" w:themeColor="text1"/>
            <w:szCs w:val="21"/>
            <w:lang w:val="en-US"/>
          </w:rPr>
          <w:t>D</w:t>
        </w:r>
      </w:ins>
      <w:ins w:id="515" w:author="Tomasz  Więckowski" w:date="2026-02-26T14:37:00Z" w16du:dateUtc="2026-02-26T13:37:00Z">
        <w:r w:rsidR="00EE16BD">
          <w:rPr>
            <w:color w:val="000000" w:themeColor="text1"/>
            <w:szCs w:val="21"/>
            <w:lang w:val="en-US"/>
          </w:rPr>
          <w:t>amages</w:t>
        </w:r>
      </w:ins>
      <w:ins w:id="516" w:author="Tomasz  Więckowski" w:date="2026-02-26T14:35:00Z">
        <w:r w:rsidR="00667315" w:rsidRPr="00667315">
          <w:rPr>
            <w:color w:val="000000" w:themeColor="text1"/>
            <w:szCs w:val="21"/>
            <w:lang w:val="en-US"/>
          </w:rPr>
          <w:t xml:space="preserve"> Purposes</w:t>
        </w:r>
      </w:ins>
      <w:ins w:id="517" w:author="Tomasz  Więckowski" w:date="2026-02-26T14:35:00Z" w16du:dateUtc="2026-02-26T13:35:00Z">
        <w:r w:rsidR="00667315">
          <w:rPr>
            <w:color w:val="000000" w:themeColor="text1"/>
            <w:szCs w:val="21"/>
            <w:lang w:val="en-US"/>
          </w:rPr>
          <w:t>:</w:t>
        </w:r>
      </w:ins>
    </w:p>
    <w:p w14:paraId="6FB60482" w14:textId="445BD3F0" w:rsidR="00FD75C8" w:rsidRDefault="00D11271" w:rsidP="00C11956">
      <w:pPr>
        <w:pStyle w:val="2"/>
        <w:numPr>
          <w:ilvl w:val="0"/>
          <w:numId w:val="0"/>
        </w:numPr>
        <w:spacing w:before="156" w:after="156"/>
        <w:ind w:left="993" w:hanging="993"/>
        <w:rPr>
          <w:ins w:id="518" w:author="Tomasz  Więckowski" w:date="2026-02-26T14:28:00Z" w16du:dateUtc="2026-02-26T13:28:00Z"/>
          <w:color w:val="000000" w:themeColor="text1"/>
          <w:szCs w:val="21"/>
          <w:lang w:val="en-US"/>
        </w:rPr>
      </w:pPr>
      <w:ins w:id="519" w:author="Tomasz  Więckowski" w:date="2026-02-26T14:36:00Z" w16du:dateUtc="2026-02-26T13:36:00Z">
        <w:r>
          <w:rPr>
            <w:b/>
            <w:bCs/>
            <w:color w:val="000000" w:themeColor="text1"/>
            <w:szCs w:val="21"/>
            <w:lang w:val="en-US"/>
          </w:rPr>
          <w:tab/>
        </w:r>
        <w:r>
          <w:rPr>
            <w:b/>
            <w:bCs/>
            <w:color w:val="000000" w:themeColor="text1"/>
            <w:szCs w:val="21"/>
            <w:lang w:val="en-US"/>
          </w:rPr>
          <w:tab/>
        </w:r>
      </w:ins>
      <w:ins w:id="520" w:author="Tomasz  Więckowski" w:date="2026-02-26T14:26:00Z">
        <w:r w:rsidR="0000669A" w:rsidRPr="00125E6E">
          <w:rPr>
            <w:color w:val="000000" w:themeColor="text1"/>
            <w:szCs w:val="21"/>
            <w:lang w:val="en-US"/>
            <w:rPrChange w:id="521" w:author="Tomasz  Więckowski" w:date="2026-02-26T14:35:00Z" w16du:dateUtc="2026-02-26T13:35:00Z">
              <w:rPr>
                <w:b/>
                <w:bCs/>
                <w:color w:val="000000" w:themeColor="text1"/>
                <w:szCs w:val="21"/>
                <w:lang w:val="en-US"/>
              </w:rPr>
            </w:rPrChange>
          </w:rPr>
          <w:t>Critical Path Equipment</w:t>
        </w:r>
      </w:ins>
      <w:ins w:id="522" w:author="Tomasz  Więckowski" w:date="2026-02-26T14:27:00Z" w16du:dateUtc="2026-02-26T13:27:00Z">
        <w:r w:rsidR="0000669A">
          <w:rPr>
            <w:b/>
            <w:bCs/>
            <w:color w:val="000000" w:themeColor="text1"/>
            <w:szCs w:val="21"/>
            <w:lang w:val="en-US"/>
          </w:rPr>
          <w:t xml:space="preserve"> - </w:t>
        </w:r>
      </w:ins>
      <w:ins w:id="523" w:author="Tomasz  Więckowski" w:date="2026-02-26T14:27:00Z">
        <w:r w:rsidR="0000669A" w:rsidRPr="0000669A">
          <w:rPr>
            <w:color w:val="000000" w:themeColor="text1"/>
            <w:szCs w:val="21"/>
            <w:lang w:val="en-US"/>
            <w:rPrChange w:id="524" w:author="Tomasz  Więckowski" w:date="2026-02-26T14:27:00Z" w16du:dateUtc="2026-02-26T13:27:00Z">
              <w:rPr>
                <w:b/>
                <w:bCs/>
                <w:color w:val="000000" w:themeColor="text1"/>
                <w:szCs w:val="21"/>
                <w:lang w:val="en-US"/>
              </w:rPr>
            </w:rPrChange>
          </w:rPr>
          <w:t xml:space="preserve">Equipment whose delay prevents commissioning of the entire order or park. Includes: Power Conversion System (PCS), Medium-Voltage Switchgear/Skid (MV Skid), and main step-up transformer. Delay to any Critical </w:t>
        </w:r>
        <w:r w:rsidR="0000669A" w:rsidRPr="0000669A">
          <w:rPr>
            <w:color w:val="000000" w:themeColor="text1"/>
            <w:szCs w:val="21"/>
            <w:lang w:val="en-US"/>
            <w:rPrChange w:id="525" w:author="Tomasz  Więckowski" w:date="2026-02-26T14:27:00Z" w16du:dateUtc="2026-02-26T13:27:00Z">
              <w:rPr>
                <w:b/>
                <w:bCs/>
                <w:color w:val="000000" w:themeColor="text1"/>
                <w:szCs w:val="21"/>
                <w:lang w:val="en-US"/>
              </w:rPr>
            </w:rPrChange>
          </w:rPr>
          <w:lastRenderedPageBreak/>
          <w:t>Path Equipment constitutes a Full Order Delay</w:t>
        </w:r>
      </w:ins>
      <w:ins w:id="526" w:author="Tomasz  Więckowski" w:date="2026-02-26T14:27:00Z" w16du:dateUtc="2026-02-26T13:27:00Z">
        <w:r w:rsidR="00222FBF">
          <w:rPr>
            <w:color w:val="000000" w:themeColor="text1"/>
            <w:szCs w:val="21"/>
            <w:lang w:val="en-US"/>
          </w:rPr>
          <w:t>.</w:t>
        </w:r>
        <w:r w:rsidR="00222FBF">
          <w:rPr>
            <w:color w:val="000000" w:themeColor="text1"/>
            <w:szCs w:val="21"/>
            <w:lang w:val="en-US"/>
          </w:rPr>
          <w:br/>
        </w:r>
        <w:r w:rsidR="00222FBF">
          <w:rPr>
            <w:color w:val="000000" w:themeColor="text1"/>
            <w:szCs w:val="21"/>
            <w:lang w:val="en-US"/>
          </w:rPr>
          <w:br/>
        </w:r>
      </w:ins>
      <w:ins w:id="527" w:author="Tomasz  Więckowski" w:date="2026-02-26T14:28:00Z">
        <w:r w:rsidR="00222FBF" w:rsidRPr="00222FBF">
          <w:rPr>
            <w:color w:val="000000" w:themeColor="text1"/>
            <w:szCs w:val="21"/>
            <w:lang w:val="en-US"/>
          </w:rPr>
          <w:t>Non</w:t>
        </w:r>
      </w:ins>
      <w:ins w:id="528" w:author="Tomasz  Więckowski" w:date="2026-02-26T14:28:00Z" w16du:dateUtc="2026-02-26T13:28:00Z">
        <w:r w:rsidR="00C11956">
          <w:rPr>
            <w:color w:val="000000" w:themeColor="text1"/>
            <w:szCs w:val="21"/>
            <w:lang w:val="en-US"/>
          </w:rPr>
          <w:t xml:space="preserve"> </w:t>
        </w:r>
      </w:ins>
      <w:ins w:id="529" w:author="Tomasz  Więckowski" w:date="2026-02-26T14:28:00Z">
        <w:r w:rsidR="00222FBF" w:rsidRPr="00222FBF">
          <w:rPr>
            <w:color w:val="000000" w:themeColor="text1"/>
            <w:szCs w:val="21"/>
            <w:lang w:val="en-US"/>
          </w:rPr>
          <w:t>Critical Path Equipment</w:t>
        </w:r>
      </w:ins>
      <w:ins w:id="530" w:author="Tomasz  Więckowski" w:date="2026-02-26T14:28:00Z" w16du:dateUtc="2026-02-26T13:28:00Z">
        <w:r w:rsidR="00222FBF">
          <w:rPr>
            <w:color w:val="000000" w:themeColor="text1"/>
            <w:szCs w:val="21"/>
            <w:lang w:val="en-US"/>
          </w:rPr>
          <w:t xml:space="preserve"> -</w:t>
        </w:r>
        <w:r w:rsidR="00C11956">
          <w:rPr>
            <w:color w:val="000000" w:themeColor="text1"/>
            <w:szCs w:val="21"/>
            <w:lang w:val="en-US"/>
          </w:rPr>
          <w:t xml:space="preserve"> </w:t>
        </w:r>
      </w:ins>
      <w:ins w:id="531" w:author="Tomasz  Więckowski" w:date="2026-02-26T14:28:00Z">
        <w:r w:rsidR="00C11956" w:rsidRPr="00C11956">
          <w:rPr>
            <w:color w:val="000000" w:themeColor="text1"/>
            <w:szCs w:val="21"/>
            <w:lang w:val="en-US"/>
          </w:rPr>
          <w:t>Equipment whose delay prevents commissioning of only a portion of the total ordered capacity. Battery containers (BESS units) are Non-Critical Path Equipment when delivered individually as part of a multi-container order, provided the PCS and MV infrastructure are available to commission the remaining containers.</w:t>
        </w:r>
      </w:ins>
    </w:p>
    <w:p w14:paraId="45A1E9D6" w14:textId="19C514C4" w:rsidR="00C11956" w:rsidRDefault="00C11956" w:rsidP="00C11956">
      <w:pPr>
        <w:pStyle w:val="2"/>
        <w:numPr>
          <w:ilvl w:val="0"/>
          <w:numId w:val="0"/>
        </w:numPr>
        <w:spacing w:before="156" w:after="156"/>
        <w:ind w:left="993" w:hanging="993"/>
        <w:rPr>
          <w:ins w:id="532" w:author="Tomasz  Więckowski" w:date="2026-02-26T14:30:00Z" w16du:dateUtc="2026-02-26T13:30:00Z"/>
          <w:color w:val="000000" w:themeColor="text1"/>
          <w:szCs w:val="21"/>
          <w:lang w:val="en-US"/>
        </w:rPr>
      </w:pPr>
      <w:ins w:id="533" w:author="Tomasz  Więckowski" w:date="2026-02-26T14:28:00Z" w16du:dateUtc="2026-02-26T13:28:00Z">
        <w:r>
          <w:rPr>
            <w:b/>
            <w:bCs/>
            <w:color w:val="000000" w:themeColor="text1"/>
            <w:szCs w:val="21"/>
            <w:lang w:val="en-US"/>
          </w:rPr>
          <w:tab/>
        </w:r>
        <w:r>
          <w:rPr>
            <w:b/>
            <w:bCs/>
            <w:color w:val="000000" w:themeColor="text1"/>
            <w:szCs w:val="21"/>
            <w:lang w:val="en-US"/>
          </w:rPr>
          <w:tab/>
        </w:r>
      </w:ins>
      <w:ins w:id="534" w:author="Tomasz  Więckowski" w:date="2026-02-26T14:29:00Z">
        <w:r w:rsidR="00752724" w:rsidRPr="00752724">
          <w:rPr>
            <w:color w:val="000000" w:themeColor="text1"/>
            <w:szCs w:val="21"/>
            <w:lang w:val="en-US"/>
            <w:rPrChange w:id="535" w:author="Tomasz  Więckowski" w:date="2026-02-26T14:29:00Z" w16du:dateUtc="2026-02-26T13:29:00Z">
              <w:rPr>
                <w:b/>
                <w:bCs/>
                <w:color w:val="000000" w:themeColor="text1"/>
                <w:szCs w:val="21"/>
                <w:lang w:val="en-US"/>
              </w:rPr>
            </w:rPrChange>
          </w:rPr>
          <w:t>Full Order Dela</w:t>
        </w:r>
      </w:ins>
      <w:ins w:id="536" w:author="Tomasz  Więckowski" w:date="2026-02-26T14:29:00Z" w16du:dateUtc="2026-02-26T13:29:00Z">
        <w:r w:rsidR="00752724" w:rsidRPr="00752724">
          <w:rPr>
            <w:color w:val="000000" w:themeColor="text1"/>
            <w:szCs w:val="21"/>
            <w:lang w:val="en-US"/>
            <w:rPrChange w:id="537" w:author="Tomasz  Więckowski" w:date="2026-02-26T14:29:00Z" w16du:dateUtc="2026-02-26T13:29:00Z">
              <w:rPr>
                <w:b/>
                <w:bCs/>
                <w:color w:val="000000" w:themeColor="text1"/>
                <w:szCs w:val="21"/>
                <w:lang w:val="en-US"/>
              </w:rPr>
            </w:rPrChange>
          </w:rPr>
          <w:t>y</w:t>
        </w:r>
        <w:r w:rsidR="00752724">
          <w:rPr>
            <w:b/>
            <w:bCs/>
            <w:color w:val="000000" w:themeColor="text1"/>
            <w:szCs w:val="21"/>
            <w:lang w:val="en-US"/>
          </w:rPr>
          <w:t xml:space="preserve"> - </w:t>
        </w:r>
      </w:ins>
      <w:ins w:id="538" w:author="Tomasz  Więckowski" w:date="2026-02-26T14:29:00Z">
        <w:r w:rsidR="00752724" w:rsidRPr="00752724">
          <w:rPr>
            <w:color w:val="000000" w:themeColor="text1"/>
            <w:szCs w:val="21"/>
            <w:lang w:val="en-US"/>
            <w:rPrChange w:id="539" w:author="Tomasz  Więckowski" w:date="2026-02-26T14:29:00Z" w16du:dateUtc="2026-02-26T13:29:00Z">
              <w:rPr>
                <w:b/>
                <w:bCs/>
                <w:color w:val="000000" w:themeColor="text1"/>
                <w:szCs w:val="21"/>
                <w:lang w:val="en-US"/>
              </w:rPr>
            </w:rPrChange>
          </w:rPr>
          <w:t>Delay caused by late delivery, defect, or unavailability of any Critical Path Equipment, resulting in no portion of the order being capable of commissioning</w:t>
        </w:r>
      </w:ins>
    </w:p>
    <w:p w14:paraId="1BFDB330" w14:textId="64AC0DDD" w:rsidR="00474A01" w:rsidRDefault="00474A01" w:rsidP="00DA77BE">
      <w:pPr>
        <w:pStyle w:val="2"/>
        <w:numPr>
          <w:ilvl w:val="0"/>
          <w:numId w:val="0"/>
        </w:numPr>
        <w:spacing w:before="156" w:after="156"/>
        <w:ind w:left="993" w:hanging="284"/>
        <w:rPr>
          <w:ins w:id="540" w:author="Tomasz  Więckowski" w:date="2026-02-26T14:33:00Z" w16du:dateUtc="2026-02-26T13:33:00Z"/>
          <w:color w:val="000000" w:themeColor="text1"/>
          <w:szCs w:val="21"/>
          <w:lang w:val="en-US"/>
        </w:rPr>
      </w:pPr>
      <w:ins w:id="541" w:author="Tomasz  Więckowski" w:date="2026-02-26T14:30:00Z" w16du:dateUtc="2026-02-26T13:30:00Z">
        <w:r>
          <w:rPr>
            <w:b/>
            <w:bCs/>
            <w:color w:val="000000" w:themeColor="text1"/>
            <w:szCs w:val="21"/>
            <w:lang w:val="en-US"/>
          </w:rPr>
          <w:tab/>
        </w:r>
      </w:ins>
      <w:ins w:id="542" w:author="Tomasz  Więckowski" w:date="2026-02-26T14:30:00Z">
        <w:r w:rsidRPr="00474A01">
          <w:rPr>
            <w:color w:val="000000" w:themeColor="text1"/>
            <w:szCs w:val="21"/>
            <w:lang w:val="en-US"/>
            <w:rPrChange w:id="543" w:author="Tomasz  Więckowski" w:date="2026-02-26T14:30:00Z" w16du:dateUtc="2026-02-26T13:30:00Z">
              <w:rPr>
                <w:b/>
                <w:bCs/>
                <w:color w:val="000000" w:themeColor="text1"/>
                <w:szCs w:val="21"/>
                <w:lang w:val="en-US"/>
              </w:rPr>
            </w:rPrChange>
          </w:rPr>
          <w:t>Partial Delay</w:t>
        </w:r>
      </w:ins>
      <w:ins w:id="544" w:author="Tomasz  Więckowski" w:date="2026-02-26T14:30:00Z" w16du:dateUtc="2026-02-26T13:30:00Z">
        <w:r>
          <w:rPr>
            <w:b/>
            <w:bCs/>
            <w:color w:val="000000" w:themeColor="text1"/>
            <w:szCs w:val="21"/>
            <w:lang w:val="en-US"/>
          </w:rPr>
          <w:t xml:space="preserve"> - </w:t>
        </w:r>
      </w:ins>
      <w:ins w:id="545" w:author="Tomasz  Więckowski" w:date="2026-02-26T14:30:00Z">
        <w:r w:rsidR="00442ADB" w:rsidRPr="00442ADB">
          <w:rPr>
            <w:color w:val="000000" w:themeColor="text1"/>
            <w:szCs w:val="21"/>
            <w:lang w:val="en-US"/>
            <w:rPrChange w:id="546" w:author="Tomasz  Więckowski" w:date="2026-02-26T14:30:00Z" w16du:dateUtc="2026-02-26T13:30:00Z">
              <w:rPr>
                <w:b/>
                <w:bCs/>
                <w:color w:val="000000" w:themeColor="text1"/>
                <w:szCs w:val="21"/>
                <w:lang w:val="en-US"/>
              </w:rPr>
            </w:rPrChange>
          </w:rPr>
          <w:t>Delay caused by late delivery, defect, or unavailability of Non-Critical Path Equipment, where the remaining equipment is capable of commissioning at reduced capacity.</w:t>
        </w:r>
      </w:ins>
    </w:p>
    <w:p w14:paraId="79B6CC78" w14:textId="3A153853" w:rsidR="00DA77BE" w:rsidRDefault="0073191A" w:rsidP="00125E6E">
      <w:pPr>
        <w:pStyle w:val="2"/>
        <w:numPr>
          <w:ilvl w:val="0"/>
          <w:numId w:val="0"/>
        </w:numPr>
        <w:tabs>
          <w:tab w:val="clear" w:pos="1247"/>
          <w:tab w:val="left" w:pos="1701"/>
        </w:tabs>
        <w:spacing w:before="156" w:after="156"/>
        <w:ind w:left="993"/>
        <w:rPr>
          <w:ins w:id="547" w:author="Tomasz  Więckowski" w:date="2026-02-26T14:37:00Z" w16du:dateUtc="2026-02-26T13:37:00Z"/>
          <w:color w:val="000000" w:themeColor="text1"/>
          <w:szCs w:val="21"/>
          <w:lang w:val="en-US"/>
        </w:rPr>
      </w:pPr>
      <w:ins w:id="548" w:author="Tomasz  Więckowski" w:date="2026-02-26T14:34:00Z">
        <w:r w:rsidRPr="0073191A">
          <w:rPr>
            <w:color w:val="000000" w:themeColor="text1"/>
            <w:szCs w:val="21"/>
            <w:lang w:val="en-US"/>
          </w:rPr>
          <w:t>Affected Capacity</w:t>
        </w:r>
      </w:ins>
      <w:ins w:id="549" w:author="Tomasz  Więckowski" w:date="2026-02-26T14:34:00Z" w16du:dateUtc="2026-02-26T13:34:00Z">
        <w:r>
          <w:rPr>
            <w:color w:val="000000" w:themeColor="text1"/>
            <w:szCs w:val="21"/>
            <w:lang w:val="en-US"/>
          </w:rPr>
          <w:t xml:space="preserve"> -</w:t>
        </w:r>
        <w:r w:rsidR="00125E6E">
          <w:rPr>
            <w:color w:val="000000" w:themeColor="text1"/>
            <w:szCs w:val="21"/>
            <w:lang w:val="en-US"/>
          </w:rPr>
          <w:t xml:space="preserve"> </w:t>
        </w:r>
      </w:ins>
      <w:ins w:id="550" w:author="Tomasz  Więckowski" w:date="2026-02-26T14:34:00Z">
        <w:r w:rsidR="00125E6E" w:rsidRPr="00125E6E">
          <w:rPr>
            <w:color w:val="000000" w:themeColor="text1"/>
            <w:szCs w:val="21"/>
            <w:lang w:val="en-US"/>
          </w:rPr>
          <w:t>The proportion of total ordered energy capacity (MWh) that cannot be commissioned due to the delayed equipment, expressed as a percentage of total capacity</w:t>
        </w:r>
      </w:ins>
    </w:p>
    <w:p w14:paraId="0A376C7E" w14:textId="74D4FCE1" w:rsidR="00672159" w:rsidRDefault="00EE16BD">
      <w:pPr>
        <w:pStyle w:val="2"/>
        <w:numPr>
          <w:ilvl w:val="0"/>
          <w:numId w:val="0"/>
        </w:numPr>
        <w:tabs>
          <w:tab w:val="clear" w:pos="1247"/>
          <w:tab w:val="left" w:pos="1701"/>
        </w:tabs>
        <w:spacing w:before="156" w:after="156"/>
        <w:ind w:left="993" w:hanging="993"/>
        <w:rPr>
          <w:ins w:id="551" w:author="Tomasz  Więckowski" w:date="2026-02-26T15:32:00Z" w16du:dateUtc="2026-02-26T14:32:00Z"/>
          <w:color w:val="000000" w:themeColor="text1"/>
          <w:szCs w:val="21"/>
          <w:lang w:val="en-US"/>
        </w:rPr>
        <w:pPrChange w:id="552" w:author="Tomasz  Więckowski" w:date="2026-02-27T10:02:00Z" w16du:dateUtc="2026-02-27T09:02:00Z">
          <w:pPr>
            <w:pStyle w:val="2"/>
            <w:numPr>
              <w:ilvl w:val="0"/>
              <w:numId w:val="0"/>
            </w:numPr>
            <w:tabs>
              <w:tab w:val="clear" w:pos="1247"/>
              <w:tab w:val="clear" w:pos="1560"/>
              <w:tab w:val="left" w:pos="1701"/>
            </w:tabs>
            <w:spacing w:before="156" w:after="156"/>
            <w:ind w:left="993" w:firstLine="0"/>
          </w:pPr>
        </w:pPrChange>
      </w:pPr>
      <w:ins w:id="553" w:author="Tomasz  Więckowski" w:date="2026-02-26T14:37:00Z" w16du:dateUtc="2026-02-26T13:37:00Z">
        <w:r>
          <w:rPr>
            <w:color w:val="000000" w:themeColor="text1"/>
            <w:szCs w:val="21"/>
            <w:lang w:val="en-US"/>
          </w:rPr>
          <w:t>9C.2</w:t>
        </w:r>
      </w:ins>
      <w:ins w:id="554" w:author="Tomasz  Więckowski" w:date="2026-02-27T10:03:00Z" w16du:dateUtc="2026-02-27T09:03:00Z">
        <w:r w:rsidR="00EF2F80">
          <w:rPr>
            <w:color w:val="000000" w:themeColor="text1"/>
            <w:szCs w:val="21"/>
            <w:lang w:val="en-US"/>
          </w:rPr>
          <w:tab/>
        </w:r>
        <w:r w:rsidR="00EF2F80">
          <w:rPr>
            <w:color w:val="000000" w:themeColor="text1"/>
            <w:szCs w:val="21"/>
            <w:lang w:val="en-US"/>
          </w:rPr>
          <w:tab/>
        </w:r>
      </w:ins>
      <w:ins w:id="555" w:author="Tomasz  Więckowski" w:date="2026-02-26T14:40:00Z" w16du:dateUtc="2026-02-26T13:40:00Z">
        <w:r w:rsidR="0071050B" w:rsidRPr="0071050B">
          <w:rPr>
            <w:color w:val="000000" w:themeColor="text1"/>
            <w:szCs w:val="21"/>
            <w:lang w:val="en-US"/>
          </w:rPr>
          <w:t xml:space="preserve">The </w:t>
        </w:r>
      </w:ins>
      <w:ins w:id="556" w:author="Tomasz  Więckowski" w:date="2026-02-26T14:41:00Z" w16du:dateUtc="2026-02-26T13:41:00Z">
        <w:r w:rsidR="0071050B">
          <w:rPr>
            <w:color w:val="000000" w:themeColor="text1"/>
            <w:szCs w:val="21"/>
            <w:lang w:val="en-US"/>
          </w:rPr>
          <w:t>B</w:t>
        </w:r>
      </w:ins>
      <w:ins w:id="557" w:author="Tomasz  Więckowski" w:date="2026-02-26T14:40:00Z" w16du:dateUtc="2026-02-26T13:40:00Z">
        <w:r w:rsidR="0071050B" w:rsidRPr="0071050B">
          <w:rPr>
            <w:color w:val="000000" w:themeColor="text1"/>
            <w:szCs w:val="21"/>
            <w:lang w:val="en-US"/>
          </w:rPr>
          <w:t xml:space="preserve">uyer shall be </w:t>
        </w:r>
      </w:ins>
      <w:ins w:id="558" w:author="Tomasz  Więckowski" w:date="2026-02-26T16:11:00Z" w16du:dateUtc="2026-02-26T15:11:00Z">
        <w:r w:rsidR="009B1003">
          <w:rPr>
            <w:color w:val="000000" w:themeColor="text1"/>
            <w:szCs w:val="21"/>
            <w:lang w:val="en-US"/>
          </w:rPr>
          <w:t xml:space="preserve">only </w:t>
        </w:r>
      </w:ins>
      <w:ins w:id="559" w:author="Tomasz  Więckowski" w:date="2026-02-26T14:40:00Z" w16du:dateUtc="2026-02-26T13:40:00Z">
        <w:r w:rsidR="0071050B" w:rsidRPr="0071050B">
          <w:rPr>
            <w:color w:val="000000" w:themeColor="text1"/>
            <w:szCs w:val="21"/>
            <w:lang w:val="en-US"/>
          </w:rPr>
          <w:t xml:space="preserve">entitled to charge </w:t>
        </w:r>
      </w:ins>
      <w:ins w:id="560" w:author="Tomasz  Więckowski" w:date="2026-02-26T14:41:00Z" w16du:dateUtc="2026-02-26T13:41:00Z">
        <w:r w:rsidR="009E4033">
          <w:rPr>
            <w:color w:val="000000" w:themeColor="text1"/>
            <w:szCs w:val="21"/>
            <w:lang w:val="en-US"/>
          </w:rPr>
          <w:t>the liquidated damages</w:t>
        </w:r>
      </w:ins>
      <w:ins w:id="561" w:author="Tomasz  Więckowski" w:date="2026-02-26T14:40:00Z" w16du:dateUtc="2026-02-26T13:40:00Z">
        <w:r w:rsidR="0071050B" w:rsidRPr="0071050B">
          <w:rPr>
            <w:color w:val="000000" w:themeColor="text1"/>
            <w:szCs w:val="21"/>
            <w:lang w:val="en-US"/>
          </w:rPr>
          <w:t xml:space="preserve"> for delay</w:t>
        </w:r>
      </w:ins>
      <w:ins w:id="562" w:author="Tomasz  Więckowski" w:date="2026-02-26T15:29:00Z" w16du:dateUtc="2026-02-26T14:29:00Z">
        <w:r w:rsidR="00754FD9">
          <w:rPr>
            <w:color w:val="000000" w:themeColor="text1"/>
            <w:szCs w:val="21"/>
            <w:lang w:val="en-US"/>
          </w:rPr>
          <w:t xml:space="preserve"> for which </w:t>
        </w:r>
      </w:ins>
      <w:ins w:id="563" w:author="Tomasz  Więckowski" w:date="2026-02-26T15:32:00Z" w16du:dateUtc="2026-02-26T14:32:00Z">
        <w:r w:rsidR="00672159">
          <w:rPr>
            <w:color w:val="000000" w:themeColor="text1"/>
            <w:szCs w:val="21"/>
            <w:lang w:val="en-US"/>
          </w:rPr>
          <w:t xml:space="preserve">the </w:t>
        </w:r>
      </w:ins>
      <w:ins w:id="564" w:author="Tomasz  Więckowski" w:date="2026-02-26T15:29:00Z" w16du:dateUtc="2026-02-26T14:29:00Z">
        <w:r w:rsidR="00754FD9">
          <w:rPr>
            <w:color w:val="000000" w:themeColor="text1"/>
            <w:szCs w:val="21"/>
            <w:lang w:val="en-US"/>
          </w:rPr>
          <w:t>Sel</w:t>
        </w:r>
      </w:ins>
      <w:ins w:id="565" w:author="Tomasz  Więckowski" w:date="2026-02-26T15:30:00Z" w16du:dateUtc="2026-02-26T14:30:00Z">
        <w:r w:rsidR="001C10A2">
          <w:rPr>
            <w:color w:val="000000" w:themeColor="text1"/>
            <w:szCs w:val="21"/>
            <w:lang w:val="en-US"/>
          </w:rPr>
          <w:t xml:space="preserve">ler </w:t>
        </w:r>
      </w:ins>
      <w:ins w:id="566" w:author="Tomasz  Więckowski" w:date="2026-02-26T16:11:00Z" w16du:dateUtc="2026-02-26T15:11:00Z">
        <w:r w:rsidR="009B1003">
          <w:rPr>
            <w:color w:val="000000" w:themeColor="text1"/>
            <w:szCs w:val="21"/>
            <w:lang w:val="en-US"/>
          </w:rPr>
          <w:t>bears</w:t>
        </w:r>
      </w:ins>
      <w:ins w:id="567" w:author="Tomasz  Więckowski" w:date="2026-02-26T15:30:00Z" w16du:dateUtc="2026-02-26T14:30:00Z">
        <w:r w:rsidR="001C10A2">
          <w:rPr>
            <w:color w:val="000000" w:themeColor="text1"/>
            <w:szCs w:val="21"/>
            <w:lang w:val="en-US"/>
          </w:rPr>
          <w:t xml:space="preserve"> solely responsibility without </w:t>
        </w:r>
      </w:ins>
      <w:ins w:id="568" w:author="Tomasz  Więckowski" w:date="2026-02-26T15:32:00Z" w16du:dateUtc="2026-02-26T14:32:00Z">
        <w:r w:rsidR="00672159" w:rsidRPr="00672159">
          <w:rPr>
            <w:color w:val="000000" w:themeColor="text1"/>
            <w:szCs w:val="21"/>
            <w:lang w:val="en-US"/>
          </w:rPr>
          <w:t xml:space="preserve">any contribution from the </w:t>
        </w:r>
        <w:r w:rsidR="00672159">
          <w:rPr>
            <w:color w:val="000000" w:themeColor="text1"/>
            <w:szCs w:val="21"/>
            <w:lang w:val="en-US"/>
          </w:rPr>
          <w:t>B</w:t>
        </w:r>
        <w:r w:rsidR="00672159" w:rsidRPr="00672159">
          <w:rPr>
            <w:color w:val="000000" w:themeColor="text1"/>
            <w:szCs w:val="21"/>
            <w:lang w:val="en-US"/>
          </w:rPr>
          <w:t>uyer</w:t>
        </w:r>
        <w:r w:rsidR="00672159">
          <w:rPr>
            <w:color w:val="000000" w:themeColor="text1"/>
            <w:szCs w:val="21"/>
            <w:lang w:val="en-US"/>
          </w:rPr>
          <w:t xml:space="preserve"> in such delay</w:t>
        </w:r>
      </w:ins>
      <w:ins w:id="569" w:author="Tomasz  Więckowski" w:date="2026-02-26T14:46:00Z" w16du:dateUtc="2026-02-26T13:46:00Z">
        <w:r w:rsidR="00EF1D8D">
          <w:rPr>
            <w:color w:val="000000" w:themeColor="text1"/>
            <w:szCs w:val="21"/>
            <w:lang w:val="en-US"/>
          </w:rPr>
          <w:t>:</w:t>
        </w:r>
      </w:ins>
    </w:p>
    <w:p w14:paraId="0FABA526" w14:textId="1C3A78C2" w:rsidR="00EE16BD" w:rsidRDefault="00174728" w:rsidP="00125E6E">
      <w:pPr>
        <w:pStyle w:val="2"/>
        <w:numPr>
          <w:ilvl w:val="0"/>
          <w:numId w:val="0"/>
        </w:numPr>
        <w:tabs>
          <w:tab w:val="clear" w:pos="1247"/>
          <w:tab w:val="left" w:pos="1701"/>
        </w:tabs>
        <w:spacing w:before="156" w:after="156"/>
        <w:ind w:left="993"/>
        <w:rPr>
          <w:ins w:id="570" w:author="Tomasz  Więckowski" w:date="2026-02-26T14:47:00Z" w16du:dateUtc="2026-02-26T13:47:00Z"/>
          <w:color w:val="000000" w:themeColor="text1"/>
          <w:szCs w:val="21"/>
          <w:lang w:val="en-US"/>
        </w:rPr>
      </w:pPr>
      <w:ins w:id="571" w:author="Tomasz  Więckowski" w:date="2026-02-26T14:46:00Z" w16du:dateUtc="2026-02-26T13:46:00Z">
        <w:r>
          <w:rPr>
            <w:color w:val="000000" w:themeColor="text1"/>
            <w:szCs w:val="21"/>
            <w:lang w:val="en-US"/>
          </w:rPr>
          <w:t>(i) days 1-30</w:t>
        </w:r>
      </w:ins>
      <w:ins w:id="572" w:author="Tomasz  Więckowski" w:date="2026-02-26T14:47:00Z" w16du:dateUtc="2026-02-26T13:47:00Z">
        <w:r>
          <w:rPr>
            <w:color w:val="000000" w:themeColor="text1"/>
            <w:szCs w:val="21"/>
            <w:lang w:val="en-US"/>
          </w:rPr>
          <w:t xml:space="preserve"> delay: </w:t>
        </w:r>
      </w:ins>
      <w:ins w:id="573" w:author="Tomasz  Więckowski" w:date="2026-02-26T14:41:00Z" w16du:dateUtc="2026-02-26T13:41:00Z">
        <w:r w:rsidR="006B247A">
          <w:rPr>
            <w:color w:val="000000" w:themeColor="text1"/>
            <w:szCs w:val="21"/>
            <w:lang w:val="en-US"/>
          </w:rPr>
          <w:t xml:space="preserve"> in amount of 0.1 % of </w:t>
        </w:r>
      </w:ins>
      <w:ins w:id="574" w:author="Tomasz  Więckowski" w:date="2026-02-26T14:45:00Z" w16du:dateUtc="2026-02-26T13:45:00Z">
        <w:r w:rsidR="007639FB">
          <w:rPr>
            <w:color w:val="000000" w:themeColor="text1"/>
            <w:szCs w:val="21"/>
            <w:lang w:val="en-US"/>
          </w:rPr>
          <w:t xml:space="preserve">LD </w:t>
        </w:r>
        <w:r w:rsidR="00227E8C">
          <w:rPr>
            <w:color w:val="000000" w:themeColor="text1"/>
            <w:szCs w:val="21"/>
            <w:lang w:val="en-US"/>
          </w:rPr>
          <w:t xml:space="preserve">Value / </w:t>
        </w:r>
      </w:ins>
      <w:ins w:id="575" w:author="Tomasz  Więckowski" w:date="2026-02-26T14:42:00Z" w16du:dateUtc="2026-02-26T13:42:00Z">
        <w:r w:rsidR="006B247A">
          <w:rPr>
            <w:color w:val="000000" w:themeColor="text1"/>
            <w:szCs w:val="21"/>
            <w:lang w:val="en-US"/>
          </w:rPr>
          <w:t xml:space="preserve">per one day of </w:t>
        </w:r>
        <w:r w:rsidR="000B65B4">
          <w:rPr>
            <w:color w:val="000000" w:themeColor="text1"/>
            <w:szCs w:val="21"/>
            <w:lang w:val="en-US"/>
          </w:rPr>
          <w:t>delay</w:t>
        </w:r>
      </w:ins>
    </w:p>
    <w:p w14:paraId="1FD6A82B" w14:textId="2C5E7A2D" w:rsidR="00174728" w:rsidRDefault="00174728" w:rsidP="00125E6E">
      <w:pPr>
        <w:pStyle w:val="2"/>
        <w:numPr>
          <w:ilvl w:val="0"/>
          <w:numId w:val="0"/>
        </w:numPr>
        <w:tabs>
          <w:tab w:val="clear" w:pos="1247"/>
          <w:tab w:val="left" w:pos="1701"/>
        </w:tabs>
        <w:spacing w:before="156" w:after="156"/>
        <w:ind w:left="993"/>
        <w:rPr>
          <w:ins w:id="576" w:author="Tomasz  Więckowski" w:date="2026-02-26T14:48:00Z" w16du:dateUtc="2026-02-26T13:48:00Z"/>
          <w:color w:val="000000" w:themeColor="text1"/>
          <w:szCs w:val="21"/>
          <w:lang w:val="en-US"/>
        </w:rPr>
      </w:pPr>
      <w:ins w:id="577" w:author="Tomasz  Więckowski" w:date="2026-02-26T14:47:00Z" w16du:dateUtc="2026-02-26T13:47:00Z">
        <w:r>
          <w:rPr>
            <w:color w:val="000000" w:themeColor="text1"/>
            <w:szCs w:val="21"/>
            <w:lang w:val="en-US"/>
          </w:rPr>
          <w:t>(ii) days 31-60 delay:  in amount of 0.15 % of LD Value / per one day of delay</w:t>
        </w:r>
      </w:ins>
    </w:p>
    <w:p w14:paraId="04DE9ABF" w14:textId="5B3A26C4" w:rsidR="00C3412F" w:rsidRDefault="00C3412F" w:rsidP="00125E6E">
      <w:pPr>
        <w:pStyle w:val="2"/>
        <w:numPr>
          <w:ilvl w:val="0"/>
          <w:numId w:val="0"/>
        </w:numPr>
        <w:tabs>
          <w:tab w:val="clear" w:pos="1247"/>
          <w:tab w:val="left" w:pos="1701"/>
        </w:tabs>
        <w:spacing w:before="156" w:after="156"/>
        <w:ind w:left="993"/>
        <w:rPr>
          <w:ins w:id="578" w:author="Tomasz  Więckowski" w:date="2026-02-26T14:57:00Z" w16du:dateUtc="2026-02-26T13:57:00Z"/>
          <w:color w:val="000000" w:themeColor="text1"/>
          <w:szCs w:val="21"/>
          <w:lang w:val="en-US"/>
        </w:rPr>
      </w:pPr>
      <w:ins w:id="579" w:author="Tomasz  Więckowski" w:date="2026-02-26T14:48:00Z" w16du:dateUtc="2026-02-26T13:48:00Z">
        <w:r>
          <w:rPr>
            <w:color w:val="000000" w:themeColor="text1"/>
            <w:szCs w:val="21"/>
            <w:lang w:val="en-US"/>
          </w:rPr>
          <w:t xml:space="preserve">(iii) days 61 and more </w:t>
        </w:r>
        <w:r w:rsidR="009069BA">
          <w:rPr>
            <w:color w:val="000000" w:themeColor="text1"/>
            <w:szCs w:val="21"/>
            <w:lang w:val="en-US"/>
          </w:rPr>
          <w:t>delay: in amount of 0.2 % of LD Value / per one day of delay</w:t>
        </w:r>
        <w:r w:rsidR="009069BA">
          <w:rPr>
            <w:color w:val="000000" w:themeColor="text1"/>
            <w:szCs w:val="21"/>
            <w:lang w:val="en-US"/>
          </w:rPr>
          <w:br/>
        </w:r>
      </w:ins>
      <w:ins w:id="580" w:author="Tomasz  Więckowski" w:date="2026-02-26T14:49:00Z" w16du:dateUtc="2026-02-26T13:49:00Z">
        <w:r w:rsidR="00571C0D">
          <w:rPr>
            <w:color w:val="000000" w:themeColor="text1"/>
            <w:szCs w:val="21"/>
            <w:lang w:val="en-US"/>
          </w:rPr>
          <w:t xml:space="preserve">LD cap responsibility </w:t>
        </w:r>
        <w:r w:rsidR="00AC5BB2">
          <w:rPr>
            <w:color w:val="000000" w:themeColor="text1"/>
            <w:szCs w:val="21"/>
            <w:lang w:val="en-US"/>
          </w:rPr>
          <w:t>from</w:t>
        </w:r>
        <w:r w:rsidR="00571C0D">
          <w:rPr>
            <w:color w:val="000000" w:themeColor="text1"/>
            <w:szCs w:val="21"/>
            <w:lang w:val="en-US"/>
          </w:rPr>
          <w:t xml:space="preserve"> point (i) up to (iii) </w:t>
        </w:r>
        <w:r w:rsidR="00AC5BB2">
          <w:rPr>
            <w:color w:val="000000" w:themeColor="text1"/>
            <w:szCs w:val="21"/>
            <w:lang w:val="en-US"/>
          </w:rPr>
          <w:t xml:space="preserve">above: </w:t>
        </w:r>
      </w:ins>
      <w:ins w:id="581" w:author="Tomasz  Więckowski" w:date="2026-02-26T14:50:00Z">
        <w:r w:rsidR="00AC5BB2" w:rsidRPr="00AC5BB2">
          <w:rPr>
            <w:color w:val="000000" w:themeColor="text1"/>
            <w:szCs w:val="21"/>
            <w:lang w:val="en-US"/>
          </w:rPr>
          <w:t>10% of LD Value</w:t>
        </w:r>
      </w:ins>
      <w:ins w:id="582" w:author="Tomasz  Więckowski" w:date="2026-02-26T14:50:00Z" w16du:dateUtc="2026-02-26T13:50:00Z">
        <w:r w:rsidR="00AC5BB2">
          <w:rPr>
            <w:color w:val="000000" w:themeColor="text1"/>
            <w:szCs w:val="21"/>
            <w:lang w:val="en-US"/>
          </w:rPr>
          <w:t xml:space="preserve"> total.</w:t>
        </w:r>
      </w:ins>
    </w:p>
    <w:p w14:paraId="06A961E3" w14:textId="4B70E2BF" w:rsidR="00B07DBF" w:rsidRPr="00EF2F80" w:rsidRDefault="0051539E">
      <w:pPr>
        <w:pStyle w:val="2"/>
        <w:numPr>
          <w:ilvl w:val="0"/>
          <w:numId w:val="0"/>
        </w:numPr>
        <w:tabs>
          <w:tab w:val="clear" w:pos="567"/>
          <w:tab w:val="clear" w:pos="1247"/>
          <w:tab w:val="left" w:pos="993"/>
          <w:tab w:val="left" w:pos="1701"/>
        </w:tabs>
        <w:spacing w:before="156" w:after="156"/>
        <w:rPr>
          <w:ins w:id="583" w:author="Tomasz  Więckowski" w:date="2026-02-27T08:34:00Z" w16du:dateUtc="2026-02-27T07:34:00Z"/>
          <w:b/>
          <w:bCs/>
          <w:color w:val="000000" w:themeColor="text1"/>
          <w:szCs w:val="21"/>
          <w:lang w:val="en-US"/>
          <w:rPrChange w:id="584" w:author="Tomasz  Więckowski" w:date="2026-02-27T10:03:00Z" w16du:dateUtc="2026-02-27T09:03:00Z">
            <w:rPr>
              <w:ins w:id="585" w:author="Tomasz  Więckowski" w:date="2026-02-27T08:34:00Z" w16du:dateUtc="2026-02-27T07:34:00Z"/>
              <w:color w:val="000000" w:themeColor="text1"/>
              <w:szCs w:val="21"/>
              <w:lang w:val="en-US"/>
            </w:rPr>
          </w:rPrChange>
        </w:rPr>
        <w:pPrChange w:id="586" w:author="Tomasz  Więckowski" w:date="2026-02-27T10:03:00Z" w16du:dateUtc="2026-02-27T09:03:00Z">
          <w:pPr>
            <w:pStyle w:val="2"/>
            <w:numPr>
              <w:ilvl w:val="0"/>
              <w:numId w:val="0"/>
            </w:numPr>
            <w:tabs>
              <w:tab w:val="clear" w:pos="1247"/>
              <w:tab w:val="clear" w:pos="1560"/>
              <w:tab w:val="left" w:pos="1701"/>
            </w:tabs>
            <w:spacing w:before="156" w:after="156"/>
            <w:ind w:left="993" w:firstLine="0"/>
          </w:pPr>
        </w:pPrChange>
      </w:pPr>
      <w:ins w:id="587" w:author="Tomasz  Więckowski" w:date="2026-02-26T14:58:00Z" w16du:dateUtc="2026-02-26T13:58:00Z">
        <w:r>
          <w:rPr>
            <w:color w:val="000000" w:themeColor="text1"/>
            <w:szCs w:val="21"/>
            <w:lang w:val="en-US"/>
          </w:rPr>
          <w:t xml:space="preserve">9C. </w:t>
        </w:r>
      </w:ins>
      <w:ins w:id="588" w:author="Klaudia Samul" w:date="2026-02-27T12:43:00Z" w16du:dateUtc="2026-02-27T11:43:00Z">
        <w:r w:rsidR="00634C7B">
          <w:rPr>
            <w:color w:val="000000" w:themeColor="text1"/>
            <w:szCs w:val="21"/>
            <w:lang w:val="en-US"/>
          </w:rPr>
          <w:t>3</w:t>
        </w:r>
      </w:ins>
      <w:ins w:id="589" w:author="Tomasz  Więckowski" w:date="2026-02-26T15:00:00Z" w16du:dateUtc="2026-02-26T14:00:00Z">
        <w:del w:id="590" w:author="Klaudia Samul" w:date="2026-02-27T12:43:00Z" w16du:dateUtc="2026-02-27T11:43:00Z">
          <w:r w:rsidR="0053383C" w:rsidDel="00634C7B">
            <w:rPr>
              <w:color w:val="000000" w:themeColor="text1"/>
              <w:szCs w:val="21"/>
              <w:lang w:val="en-US"/>
            </w:rPr>
            <w:delText>2</w:delText>
          </w:r>
        </w:del>
      </w:ins>
      <w:ins w:id="591" w:author="Tomasz  Więckowski" w:date="2026-02-27T10:03:00Z" w16du:dateUtc="2026-02-27T09:03:00Z">
        <w:r w:rsidR="00EF2F80">
          <w:rPr>
            <w:color w:val="000000" w:themeColor="text1"/>
            <w:szCs w:val="21"/>
            <w:lang w:val="en-US"/>
          </w:rPr>
          <w:tab/>
        </w:r>
      </w:ins>
      <w:ins w:id="592" w:author="Tomasz  Więckowski" w:date="2026-02-26T15:04:00Z">
        <w:r w:rsidR="009E4105" w:rsidRPr="00E41342">
          <w:rPr>
            <w:color w:val="000000" w:themeColor="text1"/>
            <w:szCs w:val="21"/>
            <w:lang w:val="en-US"/>
          </w:rPr>
          <w:t>Availability Liquidated Damages</w:t>
        </w:r>
      </w:ins>
      <w:ins w:id="593" w:author="Tomasz  Więckowski" w:date="2026-02-26T15:05:00Z" w16du:dateUtc="2026-02-26T14:05:00Z">
        <w:r w:rsidR="007E5861" w:rsidRPr="00EF2F80">
          <w:rPr>
            <w:b/>
            <w:bCs/>
            <w:color w:val="000000" w:themeColor="text1"/>
            <w:szCs w:val="21"/>
            <w:lang w:val="en-US"/>
            <w:rPrChange w:id="594" w:author="Tomasz  Więckowski" w:date="2026-02-27T10:03:00Z" w16du:dateUtc="2026-02-27T09:03:00Z">
              <w:rPr>
                <w:color w:val="000000" w:themeColor="text1"/>
                <w:szCs w:val="21"/>
                <w:lang w:val="en-US"/>
              </w:rPr>
            </w:rPrChange>
          </w:rPr>
          <w:t xml:space="preserve"> </w:t>
        </w:r>
      </w:ins>
    </w:p>
    <w:p w14:paraId="366DFD1C" w14:textId="77777777" w:rsidR="00B6518A" w:rsidRPr="00E41342" w:rsidRDefault="00B6518A">
      <w:pPr>
        <w:pStyle w:val="2"/>
        <w:numPr>
          <w:ilvl w:val="0"/>
          <w:numId w:val="0"/>
        </w:numPr>
        <w:tabs>
          <w:tab w:val="left" w:pos="1701"/>
        </w:tabs>
        <w:spacing w:before="156" w:after="156"/>
        <w:ind w:left="993"/>
        <w:rPr>
          <w:ins w:id="595" w:author="Tomasz  Więckowski" w:date="2026-02-27T09:51:00Z"/>
          <w:rFonts w:eastAsia="Titillium Web"/>
          <w:color w:val="000000" w:themeColor="text1"/>
          <w:rPrChange w:id="596" w:author="Tomasz  Więckowski" w:date="2026-02-27T10:18:00Z" w16du:dateUtc="2026-02-27T09:18:00Z">
            <w:rPr>
              <w:ins w:id="597" w:author="Tomasz  Więckowski" w:date="2026-02-27T09:51:00Z"/>
              <w:rFonts w:ascii="Titillium Web" w:eastAsia="Titillium Web" w:hAnsi="Titillium Web" w:cs="Titillium Web"/>
              <w:color w:val="000000" w:themeColor="text1"/>
            </w:rPr>
          </w:rPrChange>
        </w:rPr>
        <w:pPrChange w:id="598" w:author="Tomasz  Więckowski" w:date="2026-02-27T09:51:00Z" w16du:dateUtc="2026-02-27T08:51:00Z">
          <w:pPr>
            <w:pStyle w:val="2"/>
            <w:tabs>
              <w:tab w:val="left" w:pos="1701"/>
            </w:tabs>
            <w:spacing w:before="156" w:after="156"/>
            <w:ind w:left="993"/>
          </w:pPr>
        </w:pPrChange>
      </w:pPr>
      <w:ins w:id="599" w:author="Tomasz  Więckowski" w:date="2026-02-27T09:51:00Z">
        <w:r w:rsidRPr="00E41342">
          <w:rPr>
            <w:rFonts w:eastAsia="Titillium Web"/>
            <w:color w:val="000000" w:themeColor="text1"/>
            <w:rPrChange w:id="600" w:author="Tomasz  Więckowski" w:date="2026-02-27T10:18:00Z" w16du:dateUtc="2026-02-27T09:18:00Z">
              <w:rPr>
                <w:rFonts w:ascii="Titillium Web" w:eastAsia="Titillium Web" w:hAnsi="Titillium Web" w:cs="Titillium Web"/>
                <w:b/>
                <w:bCs/>
                <w:color w:val="000000" w:themeColor="text1"/>
              </w:rPr>
            </w:rPrChange>
          </w:rPr>
          <w:t>Subject to the proper and timely performance by the Buyer of the scope of work incumbent upon it and to the validity of the Long-Term Service Agreement (LTSA) in Variant C or a higher variant, the Seller guarantees that, from the date on which the Commodities become operational following connection to the network, the operational availability of the Commodities shall not be less than 97% in each calendar year (the “Availability Guarantee”).</w:t>
        </w:r>
      </w:ins>
    </w:p>
    <w:p w14:paraId="3493DC96" w14:textId="77777777" w:rsidR="00B6518A" w:rsidRPr="00E41342" w:rsidRDefault="00B6518A">
      <w:pPr>
        <w:pStyle w:val="2"/>
        <w:numPr>
          <w:ilvl w:val="0"/>
          <w:numId w:val="0"/>
        </w:numPr>
        <w:tabs>
          <w:tab w:val="left" w:pos="1701"/>
        </w:tabs>
        <w:spacing w:before="156" w:after="156"/>
        <w:ind w:left="993"/>
        <w:rPr>
          <w:ins w:id="601" w:author="Tomasz  Więckowski" w:date="2026-02-27T09:51:00Z"/>
          <w:rFonts w:eastAsia="Titillium Web"/>
          <w:color w:val="000000" w:themeColor="text1"/>
          <w:rPrChange w:id="602" w:author="Tomasz  Więckowski" w:date="2026-02-27T10:18:00Z" w16du:dateUtc="2026-02-27T09:18:00Z">
            <w:rPr>
              <w:ins w:id="603" w:author="Tomasz  Więckowski" w:date="2026-02-27T09:51:00Z"/>
              <w:rFonts w:ascii="Titillium Web" w:eastAsia="Titillium Web" w:hAnsi="Titillium Web" w:cs="Titillium Web"/>
              <w:color w:val="000000" w:themeColor="text1"/>
            </w:rPr>
          </w:rPrChange>
        </w:rPr>
        <w:pPrChange w:id="604" w:author="Tomasz  Więckowski" w:date="2026-02-27T09:51:00Z" w16du:dateUtc="2026-02-27T08:51:00Z">
          <w:pPr>
            <w:pStyle w:val="2"/>
            <w:tabs>
              <w:tab w:val="left" w:pos="1701"/>
            </w:tabs>
            <w:spacing w:before="156" w:after="156"/>
            <w:ind w:left="993"/>
          </w:pPr>
        </w:pPrChange>
      </w:pPr>
      <w:ins w:id="605" w:author="Tomasz  Więckowski" w:date="2026-02-27T09:51:00Z">
        <w:r w:rsidRPr="00E41342">
          <w:rPr>
            <w:rFonts w:eastAsia="Titillium Web"/>
            <w:color w:val="000000" w:themeColor="text1"/>
            <w:rPrChange w:id="606" w:author="Tomasz  Więckowski" w:date="2026-02-27T10:18:00Z" w16du:dateUtc="2026-02-27T09:18:00Z">
              <w:rPr>
                <w:rFonts w:ascii="Titillium Web" w:eastAsia="Titillium Web" w:hAnsi="Titillium Web" w:cs="Titillium Web"/>
                <w:b/>
                <w:bCs/>
                <w:color w:val="000000" w:themeColor="text1"/>
              </w:rPr>
            </w:rPrChange>
          </w:rPr>
          <w:t>Operational availability shall be calculated as the percentage of time during which the Commodities are capable of normal operation during the relevant calendar year, excluding periods of:</w:t>
        </w:r>
      </w:ins>
    </w:p>
    <w:p w14:paraId="27822FEC" w14:textId="77777777" w:rsidR="00B6518A" w:rsidRPr="00E41342" w:rsidRDefault="00B6518A" w:rsidP="00B6518A">
      <w:pPr>
        <w:pStyle w:val="2"/>
        <w:numPr>
          <w:ilvl w:val="0"/>
          <w:numId w:val="0"/>
        </w:numPr>
        <w:tabs>
          <w:tab w:val="left" w:pos="1701"/>
        </w:tabs>
        <w:spacing w:before="156" w:after="156"/>
        <w:ind w:left="993"/>
        <w:rPr>
          <w:ins w:id="607" w:author="Tomasz  Więckowski" w:date="2026-02-27T09:55:00Z" w16du:dateUtc="2026-02-27T08:55:00Z"/>
          <w:rFonts w:eastAsia="Titillium Web"/>
          <w:color w:val="000000" w:themeColor="text1"/>
          <w:rPrChange w:id="608" w:author="Tomasz  Więckowski" w:date="2026-02-27T10:18:00Z" w16du:dateUtc="2026-02-27T09:18:00Z">
            <w:rPr>
              <w:ins w:id="609" w:author="Tomasz  Więckowski" w:date="2026-02-27T09:55:00Z" w16du:dateUtc="2026-02-27T08:55:00Z"/>
              <w:rFonts w:ascii="Titillium Web" w:eastAsia="Titillium Web" w:hAnsi="Titillium Web" w:cs="Titillium Web"/>
              <w:color w:val="000000" w:themeColor="text1"/>
            </w:rPr>
          </w:rPrChange>
        </w:rPr>
      </w:pPr>
      <w:ins w:id="610" w:author="Tomasz  Więckowski" w:date="2026-02-27T09:51:00Z">
        <w:r w:rsidRPr="00E41342">
          <w:rPr>
            <w:rFonts w:eastAsia="Titillium Web"/>
            <w:color w:val="000000" w:themeColor="text1"/>
            <w:rPrChange w:id="611" w:author="Tomasz  Więckowski" w:date="2026-02-27T10:18:00Z" w16du:dateUtc="2026-02-27T09:18:00Z">
              <w:rPr>
                <w:rFonts w:ascii="Titillium Web" w:eastAsia="Titillium Web" w:hAnsi="Titillium Web" w:cs="Titillium Web"/>
                <w:color w:val="000000" w:themeColor="text1"/>
              </w:rPr>
            </w:rPrChange>
          </w:rPr>
          <w:t xml:space="preserve">a) planned maintenance notified in advance to the Buyer, </w:t>
        </w:r>
        <w:r w:rsidRPr="00E41342">
          <w:rPr>
            <w:rFonts w:eastAsia="Titillium Web"/>
            <w:color w:val="000000" w:themeColor="text1"/>
            <w:rPrChange w:id="612" w:author="Tomasz  Więckowski" w:date="2026-02-27T10:18:00Z" w16du:dateUtc="2026-02-27T09:18:00Z">
              <w:rPr>
                <w:rFonts w:ascii="Titillium Web" w:eastAsia="Titillium Web" w:hAnsi="Titillium Web" w:cs="Titillium Web"/>
                <w:b/>
                <w:bCs/>
                <w:color w:val="000000" w:themeColor="text1"/>
              </w:rPr>
            </w:rPrChange>
          </w:rPr>
          <w:t>provided that such planned maintenance shall not exceed an aggregate of ten (10) days per calendar year (the “Maintenance Allowance”)</w:t>
        </w:r>
        <w:r w:rsidRPr="00E41342">
          <w:rPr>
            <w:rFonts w:eastAsia="Titillium Web"/>
            <w:color w:val="000000" w:themeColor="text1"/>
            <w:rPrChange w:id="613" w:author="Tomasz  Więckowski" w:date="2026-02-27T10:18:00Z" w16du:dateUtc="2026-02-27T09:18:00Z">
              <w:rPr>
                <w:rFonts w:ascii="Titillium Web" w:eastAsia="Titillium Web" w:hAnsi="Titillium Web" w:cs="Titillium Web"/>
                <w:color w:val="000000" w:themeColor="text1"/>
              </w:rPr>
            </w:rPrChange>
          </w:rPr>
          <w:t>;</w:t>
        </w:r>
        <w:r w:rsidRPr="00E41342">
          <w:rPr>
            <w:rFonts w:eastAsia="Titillium Web"/>
            <w:color w:val="000000" w:themeColor="text1"/>
            <w:rPrChange w:id="614" w:author="Tomasz  Więckowski" w:date="2026-02-27T10:18:00Z" w16du:dateUtc="2026-02-27T09:18:00Z">
              <w:rPr>
                <w:rFonts w:ascii="Titillium Web" w:eastAsia="Titillium Web" w:hAnsi="Titillium Web" w:cs="Titillium Web"/>
                <w:color w:val="000000" w:themeColor="text1"/>
              </w:rPr>
            </w:rPrChange>
          </w:rPr>
          <w:br/>
          <w:t>b) outages caused by the Buyer or third parties for whom the Buyer is responsible;</w:t>
        </w:r>
        <w:r w:rsidRPr="00E41342">
          <w:rPr>
            <w:rFonts w:eastAsia="Titillium Web"/>
            <w:color w:val="000000" w:themeColor="text1"/>
            <w:rPrChange w:id="615" w:author="Tomasz  Więckowski" w:date="2026-02-27T10:18:00Z" w16du:dateUtc="2026-02-27T09:18:00Z">
              <w:rPr>
                <w:rFonts w:ascii="Titillium Web" w:eastAsia="Titillium Web" w:hAnsi="Titillium Web" w:cs="Titillium Web"/>
                <w:color w:val="000000" w:themeColor="text1"/>
              </w:rPr>
            </w:rPrChange>
          </w:rPr>
          <w:br/>
          <w:t>c) interruptions or limitations of the network; and</w:t>
        </w:r>
        <w:r w:rsidRPr="00E41342">
          <w:rPr>
            <w:rFonts w:eastAsia="Titillium Web"/>
            <w:color w:val="000000" w:themeColor="text1"/>
            <w:rPrChange w:id="616" w:author="Tomasz  Więckowski" w:date="2026-02-27T10:18:00Z" w16du:dateUtc="2026-02-27T09:18:00Z">
              <w:rPr>
                <w:rFonts w:ascii="Titillium Web" w:eastAsia="Titillium Web" w:hAnsi="Titillium Web" w:cs="Titillium Web"/>
                <w:color w:val="000000" w:themeColor="text1"/>
              </w:rPr>
            </w:rPrChange>
          </w:rPr>
          <w:br/>
          <w:t>d) events of force majeure.</w:t>
        </w:r>
      </w:ins>
    </w:p>
    <w:p w14:paraId="2D60D318" w14:textId="16D3E5D4" w:rsidR="00B6518A" w:rsidRPr="00E41342" w:rsidRDefault="00B6518A">
      <w:pPr>
        <w:pStyle w:val="2"/>
        <w:numPr>
          <w:ilvl w:val="0"/>
          <w:numId w:val="0"/>
        </w:numPr>
        <w:tabs>
          <w:tab w:val="left" w:pos="1701"/>
        </w:tabs>
        <w:spacing w:before="156" w:after="156"/>
        <w:ind w:left="993"/>
        <w:rPr>
          <w:ins w:id="617" w:author="Tomasz  Więckowski" w:date="2026-02-27T09:51:00Z"/>
          <w:rFonts w:eastAsia="Titillium Web"/>
          <w:color w:val="000000" w:themeColor="text1"/>
          <w:rPrChange w:id="618" w:author="Tomasz  Więckowski" w:date="2026-02-27T10:18:00Z" w16du:dateUtc="2026-02-27T09:18:00Z">
            <w:rPr>
              <w:ins w:id="619" w:author="Tomasz  Więckowski" w:date="2026-02-27T09:51:00Z"/>
              <w:rFonts w:ascii="Titillium Web" w:eastAsia="Titillium Web" w:hAnsi="Titillium Web" w:cs="Titillium Web"/>
              <w:color w:val="000000" w:themeColor="text1"/>
            </w:rPr>
          </w:rPrChange>
        </w:rPr>
        <w:pPrChange w:id="620" w:author="Tomasz  Więckowski" w:date="2026-02-27T09:51:00Z" w16du:dateUtc="2026-02-27T08:51:00Z">
          <w:pPr>
            <w:pStyle w:val="2"/>
            <w:tabs>
              <w:tab w:val="left" w:pos="1701"/>
            </w:tabs>
            <w:spacing w:before="156" w:after="156"/>
            <w:ind w:left="993"/>
          </w:pPr>
        </w:pPrChange>
      </w:pPr>
      <w:ins w:id="621" w:author="Tomasz  Więckowski" w:date="2026-02-27T09:55:00Z">
        <w:r w:rsidRPr="00E41342">
          <w:rPr>
            <w:rFonts w:eastAsia="Titillium Web"/>
            <w:color w:val="000000" w:themeColor="text1"/>
            <w:lang w:val="en-US"/>
            <w:rPrChange w:id="622" w:author="Tomasz  Więckowski" w:date="2026-02-27T10:18:00Z" w16du:dateUtc="2026-02-27T09:18:00Z">
              <w:rPr>
                <w:rFonts w:ascii="Titillium Web" w:eastAsia="Titillium Web" w:hAnsi="Titillium Web" w:cs="Titillium Web"/>
                <w:color w:val="000000" w:themeColor="text1"/>
                <w:lang w:val="en-US"/>
              </w:rPr>
            </w:rPrChange>
          </w:rPr>
          <w:lastRenderedPageBreak/>
          <w:t>If the Seller fails to provide the Maintenance Allowance in accordance with this Clause, the Seller shall pay the Buyer liquidated damages in the amount of EUR 30 per MWh of energy not produced due to such failure for each day by which the Maintenance Allowance is exceeded. Such liquidated damages shall constitute a genuine pre-estimate of the loss likely to be suffered by the Buyer and shall not be deemed a penalty.</w:t>
        </w:r>
      </w:ins>
      <w:ins w:id="623" w:author="Tomasz  Więckowski" w:date="2026-02-27T09:57:00Z" w16du:dateUtc="2026-02-27T08:57:00Z">
        <w:r w:rsidRPr="00E41342">
          <w:rPr>
            <w:rFonts w:eastAsia="Titillium Web"/>
            <w:color w:val="000000" w:themeColor="text1"/>
            <w:lang w:val="en-US"/>
            <w:rPrChange w:id="624" w:author="Tomasz  Więckowski" w:date="2026-02-27T10:18:00Z" w16du:dateUtc="2026-02-27T09:18:00Z">
              <w:rPr>
                <w:rFonts w:ascii="Titillium Web" w:eastAsia="Titillium Web" w:hAnsi="Titillium Web" w:cs="Titillium Web"/>
                <w:color w:val="000000" w:themeColor="text1"/>
                <w:lang w:val="en-US"/>
              </w:rPr>
            </w:rPrChange>
          </w:rPr>
          <w:t xml:space="preserve"> </w:t>
        </w:r>
      </w:ins>
      <w:ins w:id="625" w:author="Tomasz  Więckowski" w:date="2026-02-27T09:57:00Z">
        <w:r w:rsidRPr="00E41342">
          <w:rPr>
            <w:rFonts w:eastAsia="Titillium Web"/>
            <w:color w:val="000000" w:themeColor="text1"/>
            <w:lang w:val="en-US"/>
            <w:rPrChange w:id="626" w:author="Tomasz  Więckowski" w:date="2026-02-27T10:18:00Z" w16du:dateUtc="2026-02-27T09:18:00Z">
              <w:rPr>
                <w:rFonts w:ascii="Titillium Web" w:eastAsia="Titillium Web" w:hAnsi="Titillium Web" w:cs="Titillium Web"/>
                <w:color w:val="000000" w:themeColor="text1"/>
                <w:lang w:val="en-US"/>
              </w:rPr>
            </w:rPrChange>
          </w:rPr>
          <w:t xml:space="preserve">The total liquidated damages payable under this Clause shall not exceed </w:t>
        </w:r>
      </w:ins>
      <w:ins w:id="627" w:author="Tomasz  Więckowski" w:date="2026-02-27T09:57:00Z" w16du:dateUtc="2026-02-27T08:57:00Z">
        <w:r w:rsidRPr="00E41342">
          <w:rPr>
            <w:rFonts w:eastAsia="Titillium Web"/>
            <w:color w:val="000000" w:themeColor="text1"/>
            <w:highlight w:val="yellow"/>
            <w:lang w:val="en-US"/>
            <w:rPrChange w:id="628" w:author="Tomasz  Więckowski" w:date="2026-02-27T10:18:00Z" w16du:dateUtc="2026-02-27T09:18:00Z">
              <w:rPr>
                <w:rFonts w:ascii="Titillium Web" w:eastAsia="Titillium Web" w:hAnsi="Titillium Web" w:cs="Titillium Web"/>
                <w:color w:val="000000" w:themeColor="text1"/>
                <w:lang w:val="en-US"/>
              </w:rPr>
            </w:rPrChange>
          </w:rPr>
          <w:t>10</w:t>
        </w:r>
      </w:ins>
      <w:ins w:id="629" w:author="Tomasz  Więckowski" w:date="2026-02-27T09:57:00Z">
        <w:r w:rsidRPr="00E41342">
          <w:rPr>
            <w:rFonts w:eastAsia="Titillium Web"/>
            <w:color w:val="000000" w:themeColor="text1"/>
            <w:highlight w:val="yellow"/>
            <w:lang w:val="en-US"/>
            <w:rPrChange w:id="630" w:author="Tomasz  Więckowski" w:date="2026-02-27T10:18:00Z" w16du:dateUtc="2026-02-27T09:18:00Z">
              <w:rPr>
                <w:rFonts w:ascii="Titillium Web" w:eastAsia="Titillium Web" w:hAnsi="Titillium Web" w:cs="Titillium Web"/>
                <w:color w:val="000000" w:themeColor="text1"/>
                <w:lang w:val="en-US"/>
              </w:rPr>
            </w:rPrChange>
          </w:rPr>
          <w:t xml:space="preserve">% of the </w:t>
        </w:r>
      </w:ins>
      <w:ins w:id="631" w:author="Tomasz  Więckowski" w:date="2026-02-27T09:57:00Z" w16du:dateUtc="2026-02-27T08:57:00Z">
        <w:r w:rsidRPr="00E41342">
          <w:rPr>
            <w:rFonts w:eastAsia="Titillium Web"/>
            <w:color w:val="000000" w:themeColor="text1"/>
            <w:highlight w:val="yellow"/>
            <w:lang w:val="en-US"/>
            <w:rPrChange w:id="632" w:author="Tomasz  Więckowski" w:date="2026-02-27T10:18:00Z" w16du:dateUtc="2026-02-27T09:18:00Z">
              <w:rPr>
                <w:rFonts w:ascii="Titillium Web" w:eastAsia="Titillium Web" w:hAnsi="Titillium Web" w:cs="Titillium Web"/>
                <w:color w:val="000000" w:themeColor="text1"/>
                <w:lang w:val="en-US"/>
              </w:rPr>
            </w:rPrChange>
          </w:rPr>
          <w:t>total</w:t>
        </w:r>
      </w:ins>
      <w:ins w:id="633" w:author="Tomasz  Więckowski" w:date="2026-02-27T09:57:00Z">
        <w:r w:rsidRPr="00E41342">
          <w:rPr>
            <w:rFonts w:eastAsia="Titillium Web"/>
            <w:color w:val="000000" w:themeColor="text1"/>
            <w:highlight w:val="yellow"/>
            <w:lang w:val="en-US"/>
            <w:rPrChange w:id="634" w:author="Tomasz  Więckowski" w:date="2026-02-27T10:18:00Z" w16du:dateUtc="2026-02-27T09:18:00Z">
              <w:rPr>
                <w:rFonts w:ascii="Titillium Web" w:eastAsia="Titillium Web" w:hAnsi="Titillium Web" w:cs="Titillium Web"/>
                <w:color w:val="000000" w:themeColor="text1"/>
                <w:lang w:val="en-US"/>
              </w:rPr>
            </w:rPrChange>
          </w:rPr>
          <w:t xml:space="preserve"> contract value.</w:t>
        </w:r>
      </w:ins>
      <w:ins w:id="635" w:author="Tomasz  Więckowski" w:date="2026-02-27T09:59:00Z" w16du:dateUtc="2026-02-27T08:59:00Z">
        <w:r w:rsidR="00EF2F80" w:rsidRPr="00E41342">
          <w:rPr>
            <w:rFonts w:eastAsia="Titillium Web"/>
            <w:color w:val="000000" w:themeColor="text1"/>
            <w:lang w:val="en-US"/>
            <w:rPrChange w:id="636" w:author="Tomasz  Więckowski" w:date="2026-02-27T10:18:00Z" w16du:dateUtc="2026-02-27T09:18:00Z">
              <w:rPr>
                <w:rFonts w:ascii="Titillium Web" w:eastAsia="Titillium Web" w:hAnsi="Titillium Web" w:cs="Titillium Web"/>
                <w:color w:val="000000" w:themeColor="text1"/>
                <w:lang w:val="en-US"/>
              </w:rPr>
            </w:rPrChange>
          </w:rPr>
          <w:t xml:space="preserve"> </w:t>
        </w:r>
      </w:ins>
      <w:ins w:id="637" w:author="Tomasz  Więckowski" w:date="2026-02-27T09:59:00Z">
        <w:r w:rsidR="00EF2F80" w:rsidRPr="00E41342">
          <w:rPr>
            <w:rFonts w:eastAsia="Titillium Web"/>
            <w:color w:val="000000" w:themeColor="text1"/>
            <w:lang w:val="en-US"/>
            <w:rPrChange w:id="638" w:author="Tomasz  Więckowski" w:date="2026-02-27T10:18:00Z" w16du:dateUtc="2026-02-27T09:18:00Z">
              <w:rPr>
                <w:rFonts w:ascii="Titillium Web" w:eastAsia="Titillium Web" w:hAnsi="Titillium Web" w:cs="Titillium Web"/>
                <w:color w:val="000000" w:themeColor="text1"/>
                <w:lang w:val="en-US"/>
              </w:rPr>
            </w:rPrChange>
          </w:rPr>
          <w:t>Such liquidated damages shall constitute a genuine pre-estimate of the loss likely to be suffered by the Buyer and shall not be deemed a penalty</w:t>
        </w:r>
      </w:ins>
      <w:ins w:id="639" w:author="Tomasz  Więckowski" w:date="2026-02-27T10:00:00Z" w16du:dateUtc="2026-02-27T09:00:00Z">
        <w:r w:rsidR="00EF2F80" w:rsidRPr="00E41342">
          <w:rPr>
            <w:rFonts w:eastAsia="Titillium Web"/>
            <w:color w:val="000000" w:themeColor="text1"/>
            <w:lang w:val="en-US"/>
            <w:rPrChange w:id="640" w:author="Tomasz  Więckowski" w:date="2026-02-27T10:18:00Z" w16du:dateUtc="2026-02-27T09:18:00Z">
              <w:rPr>
                <w:rFonts w:ascii="Titillium Web" w:eastAsia="Titillium Web" w:hAnsi="Titillium Web" w:cs="Titillium Web"/>
                <w:color w:val="000000" w:themeColor="text1"/>
                <w:lang w:val="en-US"/>
              </w:rPr>
            </w:rPrChange>
          </w:rPr>
          <w:t>.</w:t>
        </w:r>
      </w:ins>
    </w:p>
    <w:p w14:paraId="75FD5CC1" w14:textId="6F9009C9" w:rsidR="0051539E" w:rsidRDefault="007E5861" w:rsidP="00125E6E">
      <w:pPr>
        <w:pStyle w:val="2"/>
        <w:numPr>
          <w:ilvl w:val="0"/>
          <w:numId w:val="0"/>
        </w:numPr>
        <w:tabs>
          <w:tab w:val="clear" w:pos="1247"/>
          <w:tab w:val="left" w:pos="1701"/>
        </w:tabs>
        <w:spacing w:before="156" w:after="156"/>
        <w:ind w:left="993"/>
        <w:rPr>
          <w:ins w:id="641" w:author="Tomasz  Więckowski" w:date="2026-02-26T15:06:00Z" w16du:dateUtc="2026-02-26T14:06:00Z"/>
          <w:color w:val="000000" w:themeColor="text1"/>
          <w:szCs w:val="21"/>
          <w:lang w:val="en-US"/>
        </w:rPr>
      </w:pPr>
      <w:ins w:id="642" w:author="Tomasz  Więckowski" w:date="2026-02-26T15:05:00Z" w16du:dateUtc="2026-02-26T14:05:00Z">
        <w:r>
          <w:rPr>
            <w:color w:val="000000" w:themeColor="text1"/>
            <w:szCs w:val="21"/>
            <w:lang w:val="en-US"/>
          </w:rPr>
          <w:t>9</w:t>
        </w:r>
        <w:r w:rsidR="009E4105">
          <w:rPr>
            <w:color w:val="000000" w:themeColor="text1"/>
            <w:szCs w:val="21"/>
            <w:lang w:val="en-US"/>
          </w:rPr>
          <w:t>C.</w:t>
        </w:r>
      </w:ins>
      <w:ins w:id="643" w:author="Klaudia Samul" w:date="2026-02-27T12:43:00Z" w16du:dateUtc="2026-02-27T11:43:00Z">
        <w:r w:rsidR="00634C7B">
          <w:rPr>
            <w:color w:val="000000" w:themeColor="text1"/>
            <w:szCs w:val="21"/>
            <w:lang w:val="en-US"/>
          </w:rPr>
          <w:t>4</w:t>
        </w:r>
      </w:ins>
      <w:ins w:id="644" w:author="Tomasz  Więckowski" w:date="2026-02-26T15:05:00Z" w16du:dateUtc="2026-02-26T14:05:00Z">
        <w:del w:id="645" w:author="Klaudia Samul" w:date="2026-02-27T12:43:00Z" w16du:dateUtc="2026-02-27T11:43:00Z">
          <w:r w:rsidR="009E4105" w:rsidDel="00634C7B">
            <w:rPr>
              <w:color w:val="000000" w:themeColor="text1"/>
              <w:szCs w:val="21"/>
              <w:lang w:val="en-US"/>
            </w:rPr>
            <w:delText>3</w:delText>
          </w:r>
        </w:del>
        <w:r w:rsidR="009E4105">
          <w:rPr>
            <w:color w:val="000000" w:themeColor="text1"/>
            <w:szCs w:val="21"/>
            <w:lang w:val="en-US"/>
          </w:rPr>
          <w:t xml:space="preserve"> </w:t>
        </w:r>
      </w:ins>
      <w:ins w:id="646" w:author="Tomasz  Więckowski" w:date="2026-02-26T15:05:00Z">
        <w:r w:rsidRPr="007E5861">
          <w:rPr>
            <w:color w:val="000000" w:themeColor="text1"/>
            <w:szCs w:val="21"/>
            <w:lang w:val="en-US"/>
          </w:rPr>
          <w:t>Availability Exclusion</w:t>
        </w:r>
      </w:ins>
      <w:ins w:id="647" w:author="Tomasz  Więckowski" w:date="2026-02-27T09:52:00Z" w16du:dateUtc="2026-02-27T08:52:00Z">
        <w:r w:rsidR="00B6518A">
          <w:rPr>
            <w:color w:val="000000" w:themeColor="text1"/>
            <w:szCs w:val="21"/>
            <w:lang w:val="en-US"/>
          </w:rPr>
          <w:t xml:space="preserve"> for which Seller shall not bear </w:t>
        </w:r>
      </w:ins>
      <w:ins w:id="648" w:author="Tomasz  Więckowski" w:date="2026-02-27T10:00:00Z" w16du:dateUtc="2026-02-27T09:00:00Z">
        <w:r w:rsidR="00EF2F80">
          <w:rPr>
            <w:color w:val="000000" w:themeColor="text1"/>
            <w:szCs w:val="21"/>
            <w:lang w:val="en-US"/>
          </w:rPr>
          <w:t xml:space="preserve">any </w:t>
        </w:r>
      </w:ins>
      <w:ins w:id="649" w:author="Tomasz  Więckowski" w:date="2026-02-27T09:52:00Z" w16du:dateUtc="2026-02-27T08:52:00Z">
        <w:r w:rsidR="00B6518A">
          <w:rPr>
            <w:color w:val="000000" w:themeColor="text1"/>
            <w:szCs w:val="21"/>
            <w:lang w:val="en-US"/>
          </w:rPr>
          <w:t xml:space="preserve">responsibility </w:t>
        </w:r>
      </w:ins>
      <w:ins w:id="650" w:author="Tomasz  Więckowski" w:date="2026-02-26T15:05:00Z">
        <w:r w:rsidRPr="007E5861">
          <w:rPr>
            <w:color w:val="000000" w:themeColor="text1"/>
            <w:szCs w:val="21"/>
            <w:lang w:val="en-US"/>
          </w:rPr>
          <w:t>:</w:t>
        </w:r>
      </w:ins>
    </w:p>
    <w:p w14:paraId="3E2AA70C" w14:textId="77777777" w:rsidR="00F720FB" w:rsidRPr="00EF2F80" w:rsidRDefault="00F720FB" w:rsidP="00F720FB">
      <w:pPr>
        <w:pStyle w:val="2"/>
        <w:numPr>
          <w:ilvl w:val="0"/>
          <w:numId w:val="28"/>
        </w:numPr>
        <w:tabs>
          <w:tab w:val="clear" w:pos="1247"/>
          <w:tab w:val="left" w:pos="1701"/>
        </w:tabs>
        <w:spacing w:before="156" w:after="156"/>
        <w:rPr>
          <w:ins w:id="651" w:author="Tomasz  Więckowski" w:date="2026-02-26T15:06:00Z" w16du:dateUtc="2026-02-26T14:06:00Z"/>
          <w:color w:val="000000" w:themeColor="text1"/>
          <w:szCs w:val="21"/>
          <w:lang w:val="en-US"/>
          <w:rPrChange w:id="652" w:author="Tomasz  Więckowski" w:date="2026-02-27T10:01:00Z" w16du:dateUtc="2026-02-27T09:01:00Z">
            <w:rPr>
              <w:ins w:id="653" w:author="Tomasz  Więckowski" w:date="2026-02-26T15:06:00Z" w16du:dateUtc="2026-02-26T14:06:00Z"/>
              <w:b/>
              <w:bCs/>
              <w:color w:val="000000" w:themeColor="text1"/>
              <w:szCs w:val="21"/>
              <w:lang w:val="en-US"/>
            </w:rPr>
          </w:rPrChange>
        </w:rPr>
      </w:pPr>
      <w:ins w:id="654" w:author="Tomasz  Więckowski" w:date="2026-02-26T15:06:00Z">
        <w:r w:rsidRPr="00EF2F80">
          <w:rPr>
            <w:color w:val="000000" w:themeColor="text1"/>
            <w:szCs w:val="21"/>
            <w:lang w:val="en-US"/>
            <w:rPrChange w:id="655" w:author="Tomasz  Więckowski" w:date="2026-02-27T10:01:00Z" w16du:dateUtc="2026-02-27T09:01:00Z">
              <w:rPr>
                <w:b/>
                <w:bCs/>
                <w:color w:val="000000" w:themeColor="text1"/>
                <w:szCs w:val="21"/>
                <w:lang w:val="en-US"/>
              </w:rPr>
            </w:rPrChange>
          </w:rPr>
          <w:t>Force Majeure</w:t>
        </w:r>
      </w:ins>
      <w:ins w:id="656" w:author="Tomasz  Więckowski" w:date="2026-02-26T15:06:00Z" w16du:dateUtc="2026-02-26T14:06:00Z">
        <w:r w:rsidRPr="00EF2F80">
          <w:rPr>
            <w:color w:val="000000" w:themeColor="text1"/>
            <w:szCs w:val="21"/>
            <w:lang w:val="en-US"/>
            <w:rPrChange w:id="657" w:author="Tomasz  Więckowski" w:date="2026-02-27T10:01:00Z" w16du:dateUtc="2026-02-27T09:01:00Z">
              <w:rPr>
                <w:b/>
                <w:bCs/>
                <w:color w:val="000000" w:themeColor="text1"/>
                <w:szCs w:val="21"/>
                <w:lang w:val="en-US"/>
              </w:rPr>
            </w:rPrChange>
          </w:rPr>
          <w:t xml:space="preserve"> </w:t>
        </w:r>
      </w:ins>
    </w:p>
    <w:p w14:paraId="2E4BBCAB" w14:textId="07A16D92" w:rsidR="00F720FB" w:rsidRPr="00EF2F80" w:rsidRDefault="00F720FB" w:rsidP="00F720FB">
      <w:pPr>
        <w:pStyle w:val="2"/>
        <w:numPr>
          <w:ilvl w:val="0"/>
          <w:numId w:val="28"/>
        </w:numPr>
        <w:tabs>
          <w:tab w:val="clear" w:pos="1247"/>
          <w:tab w:val="left" w:pos="1701"/>
        </w:tabs>
        <w:spacing w:before="156" w:after="156"/>
        <w:rPr>
          <w:ins w:id="658" w:author="Tomasz  Więckowski" w:date="2026-02-26T15:06:00Z" w16du:dateUtc="2026-02-26T14:06:00Z"/>
          <w:color w:val="000000" w:themeColor="text1"/>
          <w:szCs w:val="21"/>
          <w:lang w:val="en-US"/>
          <w:rPrChange w:id="659" w:author="Tomasz  Więckowski" w:date="2026-02-27T10:01:00Z" w16du:dateUtc="2026-02-27T09:01:00Z">
            <w:rPr>
              <w:ins w:id="660" w:author="Tomasz  Więckowski" w:date="2026-02-26T15:06:00Z" w16du:dateUtc="2026-02-26T14:06:00Z"/>
              <w:b/>
              <w:bCs/>
              <w:color w:val="000000" w:themeColor="text1"/>
              <w:szCs w:val="21"/>
              <w:lang w:val="en-US"/>
            </w:rPr>
          </w:rPrChange>
        </w:rPr>
      </w:pPr>
      <w:ins w:id="661" w:author="Tomasz  Więckowski" w:date="2026-02-26T15:06:00Z">
        <w:r w:rsidRPr="00EF2F80">
          <w:rPr>
            <w:color w:val="000000" w:themeColor="text1"/>
            <w:szCs w:val="21"/>
            <w:lang w:val="en-US"/>
            <w:rPrChange w:id="662" w:author="Tomasz  Więckowski" w:date="2026-02-27T10:01:00Z" w16du:dateUtc="2026-02-27T09:01:00Z">
              <w:rPr>
                <w:b/>
                <w:bCs/>
                <w:color w:val="000000" w:themeColor="text1"/>
                <w:szCs w:val="21"/>
                <w:lang w:val="en-US"/>
              </w:rPr>
            </w:rPrChange>
          </w:rPr>
          <w:t xml:space="preserve">Grid Outages (DSO/TSO) </w:t>
        </w:r>
      </w:ins>
    </w:p>
    <w:p w14:paraId="4652F8C5" w14:textId="77777777" w:rsidR="00F720FB" w:rsidRPr="00EF2F80" w:rsidRDefault="00F720FB" w:rsidP="00F720FB">
      <w:pPr>
        <w:pStyle w:val="2"/>
        <w:numPr>
          <w:ilvl w:val="0"/>
          <w:numId w:val="28"/>
        </w:numPr>
        <w:tabs>
          <w:tab w:val="clear" w:pos="1247"/>
          <w:tab w:val="left" w:pos="1701"/>
        </w:tabs>
        <w:spacing w:before="156" w:after="156"/>
        <w:rPr>
          <w:ins w:id="663" w:author="Tomasz  Więckowski" w:date="2026-02-26T15:07:00Z" w16du:dateUtc="2026-02-26T14:07:00Z"/>
          <w:color w:val="000000" w:themeColor="text1"/>
          <w:szCs w:val="21"/>
          <w:lang w:val="en-US"/>
          <w:rPrChange w:id="664" w:author="Tomasz  Więckowski" w:date="2026-02-27T10:01:00Z" w16du:dateUtc="2026-02-27T09:01:00Z">
            <w:rPr>
              <w:ins w:id="665" w:author="Tomasz  Więckowski" w:date="2026-02-26T15:07:00Z" w16du:dateUtc="2026-02-26T14:07:00Z"/>
              <w:b/>
              <w:bCs/>
              <w:color w:val="000000" w:themeColor="text1"/>
              <w:szCs w:val="21"/>
              <w:lang w:val="en-US"/>
            </w:rPr>
          </w:rPrChange>
        </w:rPr>
      </w:pPr>
      <w:ins w:id="666" w:author="Tomasz  Więckowski" w:date="2026-02-26T15:06:00Z">
        <w:r w:rsidRPr="00EF2F80">
          <w:rPr>
            <w:color w:val="000000" w:themeColor="text1"/>
            <w:szCs w:val="21"/>
            <w:lang w:val="en-US"/>
            <w:rPrChange w:id="667" w:author="Tomasz  Więckowski" w:date="2026-02-27T10:01:00Z" w16du:dateUtc="2026-02-27T09:01:00Z">
              <w:rPr>
                <w:b/>
                <w:bCs/>
                <w:color w:val="000000" w:themeColor="text1"/>
                <w:szCs w:val="21"/>
                <w:lang w:val="en-US"/>
              </w:rPr>
            </w:rPrChange>
          </w:rPr>
          <w:t xml:space="preserve">Curtailment — Scheduled Maintenance (within allowance) </w:t>
        </w:r>
      </w:ins>
    </w:p>
    <w:p w14:paraId="438A11CC" w14:textId="211A39F1" w:rsidR="007348A3" w:rsidRPr="00EF2F80" w:rsidRDefault="00F720FB" w:rsidP="007348A3">
      <w:pPr>
        <w:pStyle w:val="2"/>
        <w:numPr>
          <w:ilvl w:val="0"/>
          <w:numId w:val="28"/>
        </w:numPr>
        <w:tabs>
          <w:tab w:val="clear" w:pos="1247"/>
          <w:tab w:val="left" w:pos="1701"/>
        </w:tabs>
        <w:spacing w:before="156" w:after="156"/>
        <w:rPr>
          <w:ins w:id="668" w:author="Tomasz  Więckowski" w:date="2026-02-26T15:07:00Z" w16du:dateUtc="2026-02-26T14:07:00Z"/>
          <w:color w:val="000000" w:themeColor="text1"/>
          <w:szCs w:val="21"/>
          <w:lang w:val="en-US"/>
          <w:rPrChange w:id="669" w:author="Tomasz  Więckowski" w:date="2026-02-27T10:01:00Z" w16du:dateUtc="2026-02-27T09:01:00Z">
            <w:rPr>
              <w:ins w:id="670" w:author="Tomasz  Więckowski" w:date="2026-02-26T15:07:00Z" w16du:dateUtc="2026-02-26T14:07:00Z"/>
              <w:b/>
              <w:bCs/>
              <w:color w:val="000000" w:themeColor="text1"/>
              <w:szCs w:val="21"/>
              <w:lang w:val="en-US"/>
            </w:rPr>
          </w:rPrChange>
        </w:rPr>
      </w:pPr>
      <w:ins w:id="671" w:author="Tomasz  Więckowski" w:date="2026-02-26T15:06:00Z">
        <w:r w:rsidRPr="00EF2F80">
          <w:rPr>
            <w:color w:val="000000" w:themeColor="text1"/>
            <w:szCs w:val="21"/>
            <w:lang w:val="en-US"/>
            <w:rPrChange w:id="672" w:author="Tomasz  Więckowski" w:date="2026-02-27T10:01:00Z" w16du:dateUtc="2026-02-27T09:01:00Z">
              <w:rPr>
                <w:b/>
                <w:bCs/>
                <w:color w:val="000000" w:themeColor="text1"/>
                <w:szCs w:val="21"/>
                <w:lang w:val="en-US"/>
              </w:rPr>
            </w:rPrChange>
          </w:rPr>
          <w:t xml:space="preserve">Customer-Caused Downtime </w:t>
        </w:r>
      </w:ins>
    </w:p>
    <w:p w14:paraId="626776BC" w14:textId="6E87DD89" w:rsidR="007348A3" w:rsidRDefault="00767520" w:rsidP="007348A3">
      <w:pPr>
        <w:pStyle w:val="2"/>
        <w:numPr>
          <w:ilvl w:val="0"/>
          <w:numId w:val="0"/>
        </w:numPr>
        <w:tabs>
          <w:tab w:val="clear" w:pos="1247"/>
        </w:tabs>
        <w:spacing w:before="156" w:after="156"/>
        <w:ind w:left="993"/>
        <w:rPr>
          <w:ins w:id="673" w:author="Tomasz  Więckowski" w:date="2026-02-27T10:01:00Z" w16du:dateUtc="2026-02-27T09:01:00Z"/>
          <w:b/>
          <w:bCs/>
          <w:color w:val="000000" w:themeColor="text1"/>
          <w:szCs w:val="21"/>
          <w:lang w:val="en-US"/>
        </w:rPr>
      </w:pPr>
      <w:ins w:id="674" w:author="Tomasz  Więckowski" w:date="2026-02-26T15:07:00Z" w16du:dateUtc="2026-02-26T14:07:00Z">
        <w:r>
          <w:rPr>
            <w:b/>
            <w:bCs/>
            <w:color w:val="000000" w:themeColor="text1"/>
            <w:szCs w:val="21"/>
            <w:lang w:val="en-US"/>
          </w:rPr>
          <w:t>9C.4</w:t>
        </w:r>
      </w:ins>
      <w:ins w:id="675" w:author="Klaudia Samul" w:date="2026-02-27T12:44:00Z" w16du:dateUtc="2026-02-27T11:44:00Z">
        <w:r w:rsidR="00634C7B">
          <w:rPr>
            <w:b/>
            <w:bCs/>
            <w:color w:val="000000" w:themeColor="text1"/>
            <w:szCs w:val="21"/>
            <w:lang w:val="en-US"/>
          </w:rPr>
          <w:t>5</w:t>
        </w:r>
      </w:ins>
      <w:ins w:id="676" w:author="Tomasz  Więckowski" w:date="2026-02-26T15:08:00Z" w16du:dateUtc="2026-02-26T14:08:00Z">
        <w:del w:id="677" w:author="Klaudia Samul" w:date="2026-02-27T12:44:00Z" w16du:dateUtc="2026-02-27T11:44:00Z">
          <w:r w:rsidDel="00634C7B">
            <w:rPr>
              <w:b/>
              <w:bCs/>
              <w:color w:val="000000" w:themeColor="text1"/>
              <w:szCs w:val="21"/>
              <w:lang w:val="en-US"/>
            </w:rPr>
            <w:delText xml:space="preserve"> </w:delText>
          </w:r>
        </w:del>
        <w:r>
          <w:rPr>
            <w:b/>
            <w:bCs/>
            <w:color w:val="000000" w:themeColor="text1"/>
            <w:szCs w:val="21"/>
            <w:lang w:val="en-US"/>
          </w:rPr>
          <w:t>Total Liquidated Damages Caps:</w:t>
        </w:r>
      </w:ins>
    </w:p>
    <w:p w14:paraId="5E92FEEA" w14:textId="44F78EB7" w:rsidR="00EF2F80" w:rsidRPr="00EF2F80" w:rsidRDefault="00EF2F80">
      <w:pPr>
        <w:pStyle w:val="2"/>
        <w:numPr>
          <w:ilvl w:val="0"/>
          <w:numId w:val="0"/>
        </w:numPr>
        <w:spacing w:before="156" w:after="156"/>
        <w:ind w:left="993"/>
        <w:rPr>
          <w:ins w:id="678" w:author="Tomasz  Więckowski" w:date="2026-02-27T10:01:00Z"/>
          <w:color w:val="000000" w:themeColor="text1"/>
          <w:szCs w:val="21"/>
          <w:rPrChange w:id="679" w:author="Tomasz  Więckowski" w:date="2026-02-27T10:01:00Z" w16du:dateUtc="2026-02-27T09:01:00Z">
            <w:rPr>
              <w:ins w:id="680" w:author="Tomasz  Więckowski" w:date="2026-02-27T10:01:00Z"/>
              <w:b/>
              <w:bCs/>
              <w:color w:val="000000" w:themeColor="text1"/>
              <w:szCs w:val="21"/>
            </w:rPr>
          </w:rPrChange>
        </w:rPr>
        <w:pPrChange w:id="681" w:author="Tomasz  Więckowski" w:date="2026-02-27T10:01:00Z" w16du:dateUtc="2026-02-27T09:01:00Z">
          <w:pPr>
            <w:pStyle w:val="2"/>
            <w:spacing w:before="156" w:after="156"/>
            <w:ind w:left="993"/>
          </w:pPr>
        </w:pPrChange>
      </w:pPr>
      <w:ins w:id="682" w:author="Tomasz  Więckowski" w:date="2026-02-27T10:01:00Z">
        <w:r w:rsidRPr="00EF2F80">
          <w:rPr>
            <w:color w:val="000000" w:themeColor="text1"/>
            <w:szCs w:val="21"/>
            <w:rPrChange w:id="683" w:author="Tomasz  Więckowski" w:date="2026-02-27T10:01:00Z" w16du:dateUtc="2026-02-27T09:01:00Z">
              <w:rPr>
                <w:b/>
                <w:bCs/>
                <w:color w:val="000000" w:themeColor="text1"/>
                <w:szCs w:val="21"/>
              </w:rPr>
            </w:rPrChange>
          </w:rPr>
          <w:t>The total amount of liquidated damages payable under this Agreement shall be subject to the following caps:</w:t>
        </w:r>
      </w:ins>
    </w:p>
    <w:p w14:paraId="484A4D3F" w14:textId="554769C0" w:rsidR="00EF2F80" w:rsidRPr="00EF2F80" w:rsidRDefault="00EF2F80">
      <w:pPr>
        <w:pStyle w:val="2"/>
        <w:numPr>
          <w:ilvl w:val="0"/>
          <w:numId w:val="0"/>
        </w:numPr>
        <w:spacing w:before="156" w:after="156"/>
        <w:ind w:left="993"/>
        <w:rPr>
          <w:ins w:id="684" w:author="Tomasz  Więckowski" w:date="2026-02-27T10:01:00Z"/>
          <w:color w:val="000000" w:themeColor="text1"/>
          <w:szCs w:val="21"/>
          <w:rPrChange w:id="685" w:author="Tomasz  Więckowski" w:date="2026-02-27T10:01:00Z" w16du:dateUtc="2026-02-27T09:01:00Z">
            <w:rPr>
              <w:ins w:id="686" w:author="Tomasz  Więckowski" w:date="2026-02-27T10:01:00Z"/>
              <w:b/>
              <w:bCs/>
              <w:color w:val="000000" w:themeColor="text1"/>
              <w:szCs w:val="21"/>
            </w:rPr>
          </w:rPrChange>
        </w:rPr>
        <w:pPrChange w:id="687" w:author="Tomasz  Więckowski" w:date="2026-02-27T10:01:00Z" w16du:dateUtc="2026-02-27T09:01:00Z">
          <w:pPr>
            <w:pStyle w:val="2"/>
            <w:spacing w:before="156" w:after="156"/>
            <w:ind w:left="993"/>
          </w:pPr>
        </w:pPrChange>
      </w:pPr>
      <w:ins w:id="688" w:author="Tomasz  Więckowski" w:date="2026-02-27T10:01:00Z" w16du:dateUtc="2026-02-27T09:01:00Z">
        <w:r>
          <w:rPr>
            <w:color w:val="000000" w:themeColor="text1"/>
            <w:szCs w:val="21"/>
          </w:rPr>
          <w:t xml:space="preserve"> </w:t>
        </w:r>
      </w:ins>
      <w:ins w:id="689" w:author="Tomasz  Więckowski" w:date="2026-02-27T10:01:00Z">
        <w:r w:rsidRPr="00EF2F80">
          <w:rPr>
            <w:color w:val="000000" w:themeColor="text1"/>
            <w:szCs w:val="21"/>
            <w:rPrChange w:id="690" w:author="Tomasz  Więckowski" w:date="2026-02-27T10:01:00Z" w16du:dateUtc="2026-02-27T09:01:00Z">
              <w:rPr>
                <w:b/>
                <w:bCs/>
                <w:color w:val="000000" w:themeColor="text1"/>
                <w:szCs w:val="21"/>
              </w:rPr>
            </w:rPrChange>
          </w:rPr>
          <w:t>i) Availability Liquidated Damages: an amount not exceeding ten percent (10%) of the value of the affected Commodities;</w:t>
        </w:r>
      </w:ins>
    </w:p>
    <w:p w14:paraId="6582357D" w14:textId="585F45FB" w:rsidR="00EF2F80" w:rsidRPr="00EF2F80" w:rsidRDefault="00EF2F80">
      <w:pPr>
        <w:pStyle w:val="2"/>
        <w:numPr>
          <w:ilvl w:val="0"/>
          <w:numId w:val="0"/>
        </w:numPr>
        <w:spacing w:before="156" w:after="156"/>
        <w:ind w:left="993"/>
        <w:rPr>
          <w:ins w:id="691" w:author="Tomasz  Więckowski" w:date="2026-02-27T10:01:00Z"/>
          <w:color w:val="000000" w:themeColor="text1"/>
          <w:szCs w:val="21"/>
          <w:rPrChange w:id="692" w:author="Tomasz  Więckowski" w:date="2026-02-27T10:01:00Z" w16du:dateUtc="2026-02-27T09:01:00Z">
            <w:rPr>
              <w:ins w:id="693" w:author="Tomasz  Więckowski" w:date="2026-02-27T10:01:00Z"/>
              <w:b/>
              <w:bCs/>
              <w:color w:val="000000" w:themeColor="text1"/>
              <w:szCs w:val="21"/>
            </w:rPr>
          </w:rPrChange>
        </w:rPr>
        <w:pPrChange w:id="694" w:author="Tomasz  Więckowski" w:date="2026-02-27T10:01:00Z" w16du:dateUtc="2026-02-27T09:01:00Z">
          <w:pPr>
            <w:pStyle w:val="2"/>
            <w:spacing w:before="156" w:after="156"/>
            <w:ind w:left="993"/>
          </w:pPr>
        </w:pPrChange>
      </w:pPr>
      <w:ins w:id="695" w:author="Tomasz  Więckowski" w:date="2026-02-27T10:01:00Z" w16du:dateUtc="2026-02-27T09:01:00Z">
        <w:r>
          <w:rPr>
            <w:color w:val="000000" w:themeColor="text1"/>
            <w:szCs w:val="21"/>
          </w:rPr>
          <w:t xml:space="preserve"> </w:t>
        </w:r>
      </w:ins>
      <w:ins w:id="696" w:author="Tomasz  Więckowski" w:date="2026-02-27T10:01:00Z">
        <w:r w:rsidRPr="00EF2F80">
          <w:rPr>
            <w:color w:val="000000" w:themeColor="text1"/>
            <w:szCs w:val="21"/>
            <w:rPrChange w:id="697" w:author="Tomasz  Więckowski" w:date="2026-02-27T10:01:00Z" w16du:dateUtc="2026-02-27T09:01:00Z">
              <w:rPr>
                <w:b/>
                <w:bCs/>
                <w:color w:val="000000" w:themeColor="text1"/>
                <w:szCs w:val="21"/>
              </w:rPr>
            </w:rPrChange>
          </w:rPr>
          <w:t>ii) Total Combined Cap: the total aggregate liability of the Seller for all liquidated damages under this Agreement shall not exceed ten percent (10%) of the Total Contract Value.”</w:t>
        </w:r>
      </w:ins>
    </w:p>
    <w:p w14:paraId="0F8822F7" w14:textId="77777777" w:rsidR="00EF2F80" w:rsidRPr="00EF2F80" w:rsidRDefault="00EF2F80" w:rsidP="007348A3">
      <w:pPr>
        <w:pStyle w:val="2"/>
        <w:numPr>
          <w:ilvl w:val="0"/>
          <w:numId w:val="0"/>
        </w:numPr>
        <w:tabs>
          <w:tab w:val="clear" w:pos="1247"/>
        </w:tabs>
        <w:spacing w:before="156" w:after="156"/>
        <w:ind w:left="993"/>
        <w:rPr>
          <w:ins w:id="698" w:author="Tomasz  Więckowski" w:date="2026-02-26T15:08:00Z" w16du:dateUtc="2026-02-26T14:08:00Z"/>
          <w:b/>
          <w:bCs/>
          <w:color w:val="000000" w:themeColor="text1"/>
          <w:szCs w:val="21"/>
          <w:rPrChange w:id="699" w:author="Tomasz  Więckowski" w:date="2026-02-27T10:01:00Z" w16du:dateUtc="2026-02-27T09:01:00Z">
            <w:rPr>
              <w:ins w:id="700" w:author="Tomasz  Więckowski" w:date="2026-02-26T15:08:00Z" w16du:dateUtc="2026-02-26T14:08:00Z"/>
              <w:b/>
              <w:bCs/>
              <w:color w:val="000000" w:themeColor="text1"/>
              <w:szCs w:val="21"/>
              <w:lang w:val="en-US"/>
            </w:rPr>
          </w:rPrChange>
        </w:rPr>
      </w:pPr>
    </w:p>
    <w:p w14:paraId="17C88C0B" w14:textId="0D2BF821" w:rsidR="00A6355E" w:rsidRPr="00A64E73" w:rsidDel="00E217A1" w:rsidRDefault="00A6355E">
      <w:pPr>
        <w:pStyle w:val="2"/>
        <w:numPr>
          <w:ilvl w:val="0"/>
          <w:numId w:val="0"/>
        </w:numPr>
        <w:spacing w:before="156" w:after="156"/>
        <w:ind w:left="993" w:hanging="993"/>
        <w:jc w:val="left"/>
        <w:rPr>
          <w:del w:id="701" w:author="Tomasz  Więckowski" w:date="2026-02-26T13:57:00Z" w16du:dateUtc="2026-02-26T12:57:00Z"/>
          <w:b/>
          <w:bCs/>
          <w:color w:val="000000" w:themeColor="text1"/>
          <w:szCs w:val="21"/>
          <w:lang w:val="en-US"/>
          <w:rPrChange w:id="702" w:author="Tomasz  Więckowski" w:date="2026-02-26T13:57:00Z" w16du:dateUtc="2026-02-26T12:57:00Z">
            <w:rPr>
              <w:del w:id="703" w:author="Tomasz  Więckowski" w:date="2026-02-26T13:57:00Z" w16du:dateUtc="2026-02-26T12:57:00Z"/>
              <w:color w:val="000000" w:themeColor="text1"/>
              <w:szCs w:val="21"/>
              <w:lang w:val="pl-PL"/>
            </w:rPr>
          </w:rPrChange>
        </w:rPr>
        <w:pPrChange w:id="704" w:author="Tomasz  Więckowski" w:date="2026-02-26T14:27:00Z" w16du:dateUtc="2026-02-26T13:27:00Z">
          <w:pPr>
            <w:pStyle w:val="2"/>
            <w:numPr>
              <w:ilvl w:val="0"/>
              <w:numId w:val="0"/>
            </w:numPr>
            <w:tabs>
              <w:tab w:val="clear" w:pos="1560"/>
            </w:tabs>
            <w:spacing w:before="156" w:after="156"/>
            <w:ind w:left="0" w:firstLine="0"/>
          </w:pPr>
        </w:pPrChange>
      </w:pPr>
    </w:p>
    <w:p w14:paraId="3D566668" w14:textId="77777777" w:rsidR="004C76DF" w:rsidRDefault="00B850DB">
      <w:pPr>
        <w:pStyle w:val="1"/>
        <w:spacing w:before="156" w:after="156"/>
        <w:ind w:left="993" w:hanging="993"/>
        <w:rPr>
          <w:color w:val="000000" w:themeColor="text1"/>
        </w:rPr>
        <w:pPrChange w:id="705" w:author="Tomasz  Więckowski" w:date="2026-02-26T14:27:00Z" w16du:dateUtc="2026-02-26T13:27:00Z">
          <w:pPr>
            <w:pStyle w:val="1"/>
            <w:spacing w:before="156" w:after="156"/>
          </w:pPr>
        </w:pPrChange>
      </w:pPr>
      <w:r>
        <w:rPr>
          <w:color w:val="000000" w:themeColor="text1"/>
          <w:sz w:val="21"/>
        </w:rPr>
        <w:t>Shipping Marks</w:t>
      </w:r>
    </w:p>
    <w:p w14:paraId="36A3887C" w14:textId="77777777" w:rsidR="004C76DF" w:rsidRDefault="00B850DB">
      <w:pPr>
        <w:snapToGrid w:val="0"/>
        <w:spacing w:before="156" w:after="156" w:line="288" w:lineRule="auto"/>
        <w:ind w:left="426"/>
        <w:rPr>
          <w:rFonts w:ascii="Times New Roman" w:eastAsia="KaiTi" w:hAnsi="Times New Roman" w:cs="Times New Roman"/>
          <w:color w:val="000000" w:themeColor="text1"/>
          <w:szCs w:val="21"/>
        </w:rPr>
      </w:pPr>
      <w:r>
        <w:rPr>
          <w:rFonts w:ascii="Times New Roman" w:eastAsia="KaiTi" w:hAnsi="Times New Roman" w:cs="Times New Roman"/>
          <w:color w:val="000000" w:themeColor="text1"/>
          <w:szCs w:val="21"/>
        </w:rPr>
        <w:t>No shipping Marks</w:t>
      </w:r>
    </w:p>
    <w:p w14:paraId="3AB7DBAF" w14:textId="77777777" w:rsidR="004C76DF" w:rsidRDefault="00B850DB">
      <w:pPr>
        <w:pStyle w:val="1"/>
        <w:spacing w:before="156" w:after="156"/>
        <w:rPr>
          <w:color w:val="000000" w:themeColor="text1"/>
        </w:rPr>
      </w:pPr>
      <w:r>
        <w:rPr>
          <w:color w:val="000000" w:themeColor="text1"/>
          <w:sz w:val="21"/>
        </w:rPr>
        <w:t>Proprietary Rights</w:t>
      </w:r>
    </w:p>
    <w:p w14:paraId="3A738BDC" w14:textId="22C0D4B8" w:rsidR="004C76DF" w:rsidRDefault="00B850DB">
      <w:pPr>
        <w:pStyle w:val="2"/>
        <w:spacing w:before="156" w:after="156"/>
        <w:ind w:left="993"/>
        <w:rPr>
          <w:color w:val="000000" w:themeColor="text1"/>
          <w:szCs w:val="21"/>
        </w:rPr>
        <w:pPrChange w:id="706" w:author="Tomasz  Więckowski" w:date="2026-02-26T12:43:00Z" w16du:dateUtc="2026-02-26T11:43:00Z">
          <w:pPr>
            <w:pStyle w:val="2"/>
            <w:spacing w:before="156" w:after="156"/>
          </w:pPr>
        </w:pPrChange>
      </w:pPr>
      <w:commentRangeStart w:id="707"/>
      <w:r>
        <w:rPr>
          <w:color w:val="000000" w:themeColor="text1"/>
          <w:sz w:val="21"/>
          <w:szCs w:val="21"/>
        </w:rPr>
        <w:t xml:space="preserve">As between the BUYER and the SELLER, the SELLER retains all rights, title and interest in and to any trade mark, copyright, patent or patent application, know-how, design, utility model, brand name and any other intellectual property or right of a proprietary nature (whether registered or unregistered) in or connected to Commodities, Documentation and Services and the manufacture of Commodities (including the SELLER’s technology, know-how and processes used in the manufacture of Commodities) and to any reports, manuals, specifications or materials prepared or made available by the SELLER (“Intellectual Property”). </w:t>
      </w:r>
    </w:p>
    <w:p w14:paraId="421CE43F" w14:textId="77777777" w:rsidR="004C76DF" w:rsidRDefault="00B850DB">
      <w:pPr>
        <w:pStyle w:val="2"/>
        <w:spacing w:before="156" w:after="156"/>
        <w:ind w:left="993"/>
        <w:rPr>
          <w:color w:val="000000" w:themeColor="text1"/>
          <w:szCs w:val="21"/>
        </w:rPr>
        <w:pPrChange w:id="708" w:author="Tomasz  Więckowski" w:date="2026-02-26T15:11:00Z" w16du:dateUtc="2026-02-26T14:11:00Z">
          <w:pPr>
            <w:pStyle w:val="2"/>
            <w:spacing w:before="156" w:after="156"/>
          </w:pPr>
        </w:pPrChange>
      </w:pPr>
      <w:r>
        <w:rPr>
          <w:color w:val="000000" w:themeColor="text1"/>
          <w:sz w:val="21"/>
          <w:szCs w:val="21"/>
        </w:rPr>
        <w:t xml:space="preserve">The BUYER acknowledges that the Intellectual Property is licensed to or owned by the SELLER and forms valuable information and/or property of the SELLER. Except as </w:t>
      </w:r>
      <w:r>
        <w:rPr>
          <w:color w:val="000000" w:themeColor="text1"/>
          <w:sz w:val="21"/>
          <w:szCs w:val="21"/>
        </w:rPr>
        <w:lastRenderedPageBreak/>
        <w:t xml:space="preserve">expressly set out in the Contract, no right or licence in Intellectual Property is transferred or granted to the BUYER. </w:t>
      </w:r>
    </w:p>
    <w:p w14:paraId="1BA50735" w14:textId="442CB64A" w:rsidR="004C76DF" w:rsidRDefault="00B850DB">
      <w:pPr>
        <w:pStyle w:val="2"/>
        <w:spacing w:before="156" w:after="156"/>
        <w:ind w:left="993"/>
        <w:rPr>
          <w:color w:val="000000" w:themeColor="text1"/>
          <w:szCs w:val="21"/>
        </w:rPr>
        <w:pPrChange w:id="709" w:author="Tomasz  Więckowski" w:date="2026-02-26T15:11:00Z" w16du:dateUtc="2026-02-26T14:11:00Z">
          <w:pPr>
            <w:pStyle w:val="2"/>
            <w:spacing w:before="156" w:after="156"/>
          </w:pPr>
        </w:pPrChange>
      </w:pPr>
      <w:r>
        <w:rPr>
          <w:color w:val="000000" w:themeColor="text1"/>
          <w:sz w:val="21"/>
          <w:szCs w:val="21"/>
        </w:rPr>
        <w:t>Without limiting clause 11.2 but to the maximum extent permitted by law, the BUYER must not directly or indirectly modify all or any part, make available, copy, publish or exploit the Documentation for any purpose</w:t>
      </w:r>
      <w:commentRangeEnd w:id="707"/>
      <w:r w:rsidR="00DE49ED">
        <w:rPr>
          <w:rStyle w:val="Odwoaniedokomentarza"/>
          <w:color w:val="000000" w:themeColor="text1"/>
        </w:rPr>
        <w:commentReference w:id="707"/>
      </w:r>
      <w:r>
        <w:rPr>
          <w:color w:val="000000" w:themeColor="text1"/>
          <w:sz w:val="21"/>
          <w:szCs w:val="21"/>
        </w:rPr>
        <w:t>.</w:t>
      </w:r>
    </w:p>
    <w:p w14:paraId="4994FE60" w14:textId="54DC71C0" w:rsidR="004C76DF" w:rsidRPr="00BD3D34" w:rsidRDefault="004C76DF" w:rsidP="002E23CF">
      <w:pPr>
        <w:pStyle w:val="2"/>
        <w:numPr>
          <w:ilvl w:val="0"/>
          <w:numId w:val="0"/>
        </w:numPr>
        <w:spacing w:before="156" w:after="156"/>
        <w:ind w:left="992"/>
        <w:rPr>
          <w:color w:val="000000" w:themeColor="text1"/>
          <w:szCs w:val="21"/>
          <w:lang w:val="en-US"/>
          <w:rPrChange w:id="710" w:author="Klaudia Samul" w:date="2026-02-27T12:03:00Z" w16du:dateUtc="2026-02-27T11:03:00Z">
            <w:rPr>
              <w:color w:val="000000" w:themeColor="text1"/>
              <w:szCs w:val="21"/>
              <w:lang w:val="pl-PL"/>
            </w:rPr>
          </w:rPrChange>
        </w:rPr>
      </w:pPr>
    </w:p>
    <w:p w14:paraId="47E66799" w14:textId="1862379D" w:rsidR="004C76DF" w:rsidRPr="0074197D" w:rsidRDefault="00B850DB">
      <w:pPr>
        <w:pStyle w:val="1"/>
        <w:spacing w:before="156" w:after="156"/>
        <w:rPr>
          <w:color w:val="000000" w:themeColor="text1"/>
          <w:highlight w:val="lightGray"/>
        </w:rPr>
      </w:pPr>
      <w:r w:rsidRPr="0074197D">
        <w:rPr>
          <w:color w:val="000000" w:themeColor="text1"/>
          <w:sz w:val="21"/>
          <w:highlight w:val="lightGray"/>
        </w:rPr>
        <w:t>Settling Disputes</w:t>
      </w:r>
    </w:p>
    <w:p w14:paraId="1C0162DD" w14:textId="77777777" w:rsidR="0074197D" w:rsidRDefault="0074197D">
      <w:pPr>
        <w:pStyle w:val="2"/>
        <w:ind w:left="993"/>
        <w:rPr>
          <w:highlight w:val="lightGray"/>
        </w:rPr>
        <w:pPrChange w:id="711" w:author="Tomasz  Więckowski" w:date="2026-02-26T15:12:00Z" w16du:dateUtc="2026-02-26T14:12:00Z">
          <w:pPr>
            <w:pStyle w:val="2"/>
          </w:pPr>
        </w:pPrChange>
      </w:pPr>
      <w:r w:rsidRPr="0074197D">
        <w:rPr>
          <w:highlight w:val="lightGray"/>
        </w:rPr>
        <w:t>Governing Law: This Contract shall be governed by and construed in accordance with the laws of Singapore, without regard to its conflict of law principles.</w:t>
      </w:r>
    </w:p>
    <w:p w14:paraId="519F5BD1" w14:textId="7C3A6A69" w:rsidR="0074197D" w:rsidRPr="0074197D" w:rsidRDefault="0074197D">
      <w:pPr>
        <w:pStyle w:val="2"/>
        <w:ind w:left="993"/>
        <w:rPr>
          <w:highlight w:val="lightGray"/>
        </w:rPr>
        <w:pPrChange w:id="712" w:author="Tomasz  Więckowski" w:date="2026-02-26T15:12:00Z" w16du:dateUtc="2026-02-26T14:12:00Z">
          <w:pPr>
            <w:pStyle w:val="2"/>
          </w:pPr>
        </w:pPrChange>
      </w:pPr>
      <w:r w:rsidRPr="0074197D">
        <w:rPr>
          <w:highlight w:val="lightGray"/>
        </w:rPr>
        <w:t>Dispute Resolution:</w:t>
      </w:r>
    </w:p>
    <w:p w14:paraId="6992373E" w14:textId="1001C29F" w:rsidR="0074197D" w:rsidRDefault="0074197D" w:rsidP="00047F18">
      <w:pPr>
        <w:pStyle w:val="1"/>
        <w:numPr>
          <w:ilvl w:val="0"/>
          <w:numId w:val="20"/>
        </w:numPr>
        <w:rPr>
          <w:b w:val="0"/>
          <w:color w:val="000000" w:themeColor="text1"/>
          <w:sz w:val="21"/>
          <w:highlight w:val="lightGray"/>
          <w:lang w:eastAsia="zh-CN"/>
        </w:rPr>
      </w:pPr>
      <w:r w:rsidRPr="0074197D">
        <w:rPr>
          <w:b w:val="0"/>
          <w:color w:val="000000" w:themeColor="text1"/>
          <w:sz w:val="21"/>
          <w:highlight w:val="lightGray"/>
          <w:lang w:eastAsia="zh-CN"/>
        </w:rPr>
        <w:t>Any dispute arising out of or in connection with this Contract shall be finally resolved by arbitration under the rules of the Singapore International Arbitration Centre (SIAC). The seat of arbitration shall be Singapore. The arbitration shall be conducted by three (3) arbitrators. The language of arbitration shall be English.</w:t>
      </w:r>
    </w:p>
    <w:p w14:paraId="295E3FF5" w14:textId="56F25DDC" w:rsidR="0074197D" w:rsidRDefault="0074197D" w:rsidP="00047F18">
      <w:pPr>
        <w:pStyle w:val="1"/>
        <w:numPr>
          <w:ilvl w:val="0"/>
          <w:numId w:val="20"/>
        </w:numPr>
        <w:rPr>
          <w:b w:val="0"/>
          <w:color w:val="000000" w:themeColor="text1"/>
          <w:sz w:val="21"/>
          <w:highlight w:val="lightGray"/>
          <w:lang w:eastAsia="zh-CN"/>
        </w:rPr>
      </w:pPr>
      <w:r w:rsidRPr="0074197D">
        <w:rPr>
          <w:b w:val="0"/>
          <w:color w:val="000000" w:themeColor="text1"/>
          <w:sz w:val="21"/>
          <w:highlight w:val="lightGray"/>
          <w:lang w:eastAsia="zh-CN"/>
        </w:rPr>
        <w:t>Cyprus Carve-Out: Notwithstanding 12.2(a), any disputes relating to client protection, anti-circumvention, or penalty fees under the Distribution Agreement may, at the Buyer's sole discretion, be submitted exclusively to the competent courts of the Republic of Cyprus.</w:t>
      </w:r>
    </w:p>
    <w:p w14:paraId="1FC86C34" w14:textId="36C3AE88" w:rsidR="0074197D" w:rsidRPr="00A77A76" w:rsidRDefault="0074197D" w:rsidP="00047F18">
      <w:pPr>
        <w:pStyle w:val="1"/>
        <w:numPr>
          <w:ilvl w:val="0"/>
          <w:numId w:val="20"/>
        </w:numPr>
        <w:rPr>
          <w:b w:val="0"/>
          <w:color w:val="000000" w:themeColor="text1"/>
          <w:sz w:val="21"/>
          <w:highlight w:val="lightGray"/>
          <w:lang w:val="en-US" w:eastAsia="zh-CN"/>
          <w:rPrChange w:id="713" w:author="Klaudia Samul" w:date="2026-02-27T12:23:00Z" w16du:dateUtc="2026-02-27T11:23:00Z">
            <w:rPr>
              <w:b w:val="0"/>
              <w:color w:val="000000" w:themeColor="text1"/>
              <w:sz w:val="21"/>
              <w:highlight w:val="lightGray"/>
              <w:lang w:val="pl-PL" w:eastAsia="zh-CN"/>
            </w:rPr>
          </w:rPrChange>
        </w:rPr>
      </w:pPr>
      <w:r w:rsidRPr="0074197D">
        <w:rPr>
          <w:b w:val="0"/>
          <w:color w:val="000000" w:themeColor="text1"/>
          <w:sz w:val="21"/>
          <w:highlight w:val="lightGray"/>
          <w:lang w:eastAsia="zh-CN"/>
        </w:rPr>
        <w:t xml:space="preserve">Interim Relief: Either Party may apply to the competent courts of Cyprus for interim injunctions, freezing orders, asset preservation, or enforcement of arbitral awards. </w:t>
      </w:r>
      <w:r w:rsidRPr="00A77A76">
        <w:rPr>
          <w:b w:val="0"/>
          <w:color w:val="000000" w:themeColor="text1"/>
          <w:sz w:val="21"/>
          <w:highlight w:val="lightGray"/>
          <w:lang w:val="en-US" w:eastAsia="zh-CN"/>
          <w:rPrChange w:id="714" w:author="Klaudia Samul" w:date="2026-02-27T12:23:00Z" w16du:dateUtc="2026-02-27T11:23:00Z">
            <w:rPr>
              <w:b w:val="0"/>
              <w:color w:val="000000" w:themeColor="text1"/>
              <w:sz w:val="21"/>
              <w:highlight w:val="lightGray"/>
              <w:lang w:val="pl-PL" w:eastAsia="zh-CN"/>
            </w:rPr>
          </w:rPrChange>
        </w:rPr>
        <w:t>Such application shall not waive the arbitration agreement.</w:t>
      </w:r>
    </w:p>
    <w:p w14:paraId="66EBC454" w14:textId="77777777" w:rsidR="0074197D" w:rsidRPr="00C45EFB" w:rsidRDefault="0074197D" w:rsidP="0074197D">
      <w:pPr>
        <w:pStyle w:val="1"/>
        <w:numPr>
          <w:ilvl w:val="0"/>
          <w:numId w:val="0"/>
        </w:numPr>
        <w:ind w:left="425" w:hanging="425"/>
        <w:rPr>
          <w:b w:val="0"/>
          <w:color w:val="000000" w:themeColor="text1"/>
          <w:sz w:val="21"/>
          <w:highlight w:val="lightGray"/>
          <w:lang w:val="en-US" w:eastAsia="zh-CN"/>
        </w:rPr>
      </w:pPr>
      <w:r w:rsidRPr="00C45EFB">
        <w:rPr>
          <w:b w:val="0"/>
          <w:color w:val="000000" w:themeColor="text1"/>
          <w:sz w:val="21"/>
          <w:highlight w:val="lightGray"/>
          <w:lang w:val="en-US" w:eastAsia="zh-CN"/>
        </w:rPr>
        <w:t>12.3 Official Language:</w:t>
      </w:r>
    </w:p>
    <w:p w14:paraId="7DD7C89E" w14:textId="77777777" w:rsidR="0074197D" w:rsidRPr="0074197D" w:rsidRDefault="0074197D" w:rsidP="0074197D">
      <w:pPr>
        <w:pStyle w:val="1"/>
        <w:numPr>
          <w:ilvl w:val="0"/>
          <w:numId w:val="0"/>
        </w:numPr>
        <w:ind w:left="425"/>
        <w:rPr>
          <w:b w:val="0"/>
          <w:color w:val="000000" w:themeColor="text1"/>
          <w:sz w:val="21"/>
          <w:highlight w:val="lightGray"/>
          <w:lang w:eastAsia="zh-CN"/>
        </w:rPr>
      </w:pPr>
      <w:r w:rsidRPr="0074197D">
        <w:rPr>
          <w:b w:val="0"/>
          <w:color w:val="000000" w:themeColor="text1"/>
          <w:sz w:val="21"/>
          <w:highlight w:val="lightGray"/>
          <w:lang w:eastAsia="zh-CN"/>
        </w:rPr>
        <w:t>(a) The official and legally binding language of this Contract is English.</w:t>
      </w:r>
    </w:p>
    <w:p w14:paraId="5A384A23" w14:textId="77777777" w:rsidR="0074197D" w:rsidRPr="0074197D" w:rsidRDefault="0074197D" w:rsidP="0074197D">
      <w:pPr>
        <w:pStyle w:val="1"/>
        <w:numPr>
          <w:ilvl w:val="0"/>
          <w:numId w:val="0"/>
        </w:numPr>
        <w:ind w:left="425"/>
        <w:rPr>
          <w:b w:val="0"/>
          <w:color w:val="000000" w:themeColor="text1"/>
          <w:sz w:val="21"/>
          <w:highlight w:val="lightGray"/>
          <w:lang w:eastAsia="zh-CN"/>
        </w:rPr>
      </w:pPr>
      <w:r w:rsidRPr="0074197D">
        <w:rPr>
          <w:b w:val="0"/>
          <w:color w:val="000000" w:themeColor="text1"/>
          <w:sz w:val="21"/>
          <w:highlight w:val="lightGray"/>
          <w:lang w:eastAsia="zh-CN"/>
        </w:rPr>
        <w:t>(b) Any translation of this Contract into Polish, Chinese, Greek, or any other language is provided for convenience only and shall have no legal effect.</w:t>
      </w:r>
    </w:p>
    <w:p w14:paraId="3C80FA8E" w14:textId="77777777" w:rsidR="0074197D" w:rsidRDefault="0074197D" w:rsidP="0074197D">
      <w:pPr>
        <w:pStyle w:val="1"/>
        <w:numPr>
          <w:ilvl w:val="0"/>
          <w:numId w:val="0"/>
        </w:numPr>
        <w:ind w:left="425"/>
        <w:rPr>
          <w:b w:val="0"/>
          <w:color w:val="000000" w:themeColor="text1"/>
          <w:sz w:val="21"/>
          <w:lang w:eastAsia="zh-CN"/>
        </w:rPr>
      </w:pPr>
      <w:r w:rsidRPr="0074197D">
        <w:rPr>
          <w:b w:val="0"/>
          <w:color w:val="000000" w:themeColor="text1"/>
          <w:sz w:val="21"/>
          <w:highlight w:val="lightGray"/>
          <w:lang w:eastAsia="zh-CN"/>
        </w:rPr>
        <w:t>(c) In the event of conflict between the English version and any translation, the English version shall prevail.</w:t>
      </w:r>
    </w:p>
    <w:p w14:paraId="49AD1268" w14:textId="77777777" w:rsidR="004C76DF" w:rsidRDefault="00B850DB">
      <w:pPr>
        <w:pStyle w:val="1"/>
        <w:numPr>
          <w:ilvl w:val="0"/>
          <w:numId w:val="0"/>
        </w:numPr>
        <w:ind w:left="425"/>
        <w:rPr>
          <w:color w:val="000000" w:themeColor="text1"/>
        </w:rPr>
        <w:pPrChange w:id="715" w:author="Tomasz  Więckowski" w:date="2026-02-27T10:22:00Z" w16du:dateUtc="2026-02-27T09:22:00Z">
          <w:pPr>
            <w:pStyle w:val="1"/>
            <w:spacing w:before="156" w:after="156"/>
          </w:pPr>
        </w:pPrChange>
      </w:pPr>
      <w:r>
        <w:rPr>
          <w:color w:val="000000" w:themeColor="text1"/>
          <w:sz w:val="21"/>
        </w:rPr>
        <w:t>Effectiveness and Termination</w:t>
      </w:r>
    </w:p>
    <w:p w14:paraId="0FA7FBCC" w14:textId="5D9AFC6B" w:rsidR="004C76DF" w:rsidRDefault="00B850DB">
      <w:pPr>
        <w:pStyle w:val="2"/>
        <w:spacing w:before="156" w:after="156"/>
        <w:ind w:left="567"/>
        <w:rPr>
          <w:color w:val="000000" w:themeColor="text1"/>
          <w:szCs w:val="21"/>
        </w:rPr>
        <w:pPrChange w:id="716" w:author="Tomasz  Więckowski" w:date="2026-02-26T15:13:00Z" w16du:dateUtc="2026-02-26T14:13:00Z">
          <w:pPr>
            <w:pStyle w:val="2"/>
            <w:spacing w:before="156" w:after="156"/>
          </w:pPr>
        </w:pPrChange>
      </w:pPr>
      <w:r>
        <w:rPr>
          <w:color w:val="000000" w:themeColor="text1"/>
          <w:sz w:val="21"/>
          <w:szCs w:val="21"/>
        </w:rPr>
        <w:t xml:space="preserve">This Contract shall enter into force upon signing </w:t>
      </w:r>
      <w:ins w:id="717" w:author="Tomasz  Więckowski" w:date="2026-02-27T10:24:00Z">
        <w:r w:rsidR="00DE49ED" w:rsidRPr="00DE49ED">
          <w:rPr>
            <w:color w:val="000000" w:themeColor="text1"/>
            <w:sz w:val="21"/>
            <w:szCs w:val="21"/>
            <w:lang w:val="en-US"/>
          </w:rPr>
          <w:t>s and shall expire once the Parties have fulfilled their contractual obligations.</w:t>
        </w:r>
      </w:ins>
      <w:del w:id="718" w:author="Tomasz  Więckowski" w:date="2026-02-27T10:24:00Z" w16du:dateUtc="2026-02-27T09:24:00Z">
        <w:r w:rsidDel="00DE49ED">
          <w:rPr>
            <w:color w:val="000000" w:themeColor="text1"/>
            <w:sz w:val="21"/>
            <w:szCs w:val="21"/>
          </w:rPr>
          <w:delText>and seal by the Parties (the “Effective Date”) and shall expire, if not terminated otherwise, once the Parties have fulfilled their contractual obligations under this Contract.</w:delText>
        </w:r>
      </w:del>
    </w:p>
    <w:p w14:paraId="7A9CEC8A" w14:textId="77777777" w:rsidR="004C76DF" w:rsidRDefault="00B850DB">
      <w:pPr>
        <w:pStyle w:val="2"/>
        <w:spacing w:before="156" w:after="156"/>
        <w:ind w:left="567"/>
        <w:rPr>
          <w:color w:val="000000" w:themeColor="text1"/>
          <w:szCs w:val="21"/>
        </w:rPr>
        <w:pPrChange w:id="719" w:author="Tomasz  Więckowski" w:date="2026-02-26T15:13:00Z" w16du:dateUtc="2026-02-26T14:13:00Z">
          <w:pPr>
            <w:pStyle w:val="2"/>
            <w:spacing w:before="156" w:after="156"/>
          </w:pPr>
        </w:pPrChange>
      </w:pPr>
      <w:commentRangeStart w:id="720"/>
      <w:r>
        <w:rPr>
          <w:color w:val="000000" w:themeColor="text1"/>
          <w:sz w:val="21"/>
          <w:szCs w:val="21"/>
        </w:rPr>
        <w:t xml:space="preserve">If any of the following events occurs: (a) any amount due by the BUYER to the SELLER in respect of the Commodities remains unpaid thirty (30) days after the due date on </w:t>
      </w:r>
      <w:r>
        <w:rPr>
          <w:color w:val="000000" w:themeColor="text1"/>
          <w:sz w:val="21"/>
          <w:szCs w:val="21"/>
        </w:rPr>
        <w:lastRenderedPageBreak/>
        <w:t>which it first became due and payable; or (b) BUYER materially breaches the Contract and does not rectify the failure (where the failure is rectifiable) within thirty (30) days of notice; or (c) BUYER becomes insolvent or makes an assignment for the benefit of its creditors; or (d) BUYER is placed under official administration in respect of any of its assets, or (e) BUYER repeatedly breaches any of the terms of this Contract in such a manner to reasonably justify the opinion that its conduct is inconsistent with it having the intention or ability to give effect to the terms of this Contract, (f) the BUYER’s financial position deteriorates so far as to reasonably justify the opinion that its ability to give effect to the terms of this Contract is in jeopardy, SELLER may terminate the Contract immediately by written notice.</w:t>
      </w:r>
      <w:commentRangeEnd w:id="720"/>
      <w:r w:rsidR="00ED643B">
        <w:rPr>
          <w:rStyle w:val="Odwoaniedokomentarza"/>
          <w:color w:val="000000" w:themeColor="text1"/>
          <w:sz w:val="22"/>
        </w:rPr>
        <w:commentReference w:id="720"/>
      </w:r>
    </w:p>
    <w:p w14:paraId="712B6995" w14:textId="7F983E03" w:rsidR="004C76DF" w:rsidRPr="00BD3D34" w:rsidRDefault="004C76DF">
      <w:pPr>
        <w:pStyle w:val="2"/>
        <w:numPr>
          <w:ilvl w:val="0"/>
          <w:numId w:val="0"/>
        </w:numPr>
        <w:spacing w:before="156" w:after="156"/>
        <w:ind w:left="992"/>
        <w:rPr>
          <w:lang w:val="en-US"/>
          <w:rPrChange w:id="721" w:author="Klaudia Samul" w:date="2026-02-27T12:03:00Z" w16du:dateUtc="2026-02-27T11:03:00Z">
            <w:rPr>
              <w:lang w:val="pl-PL"/>
            </w:rPr>
          </w:rPrChange>
        </w:rPr>
      </w:pPr>
    </w:p>
    <w:p w14:paraId="297E7849" w14:textId="77777777" w:rsidR="004C76DF" w:rsidRDefault="00B850DB">
      <w:pPr>
        <w:pStyle w:val="2"/>
        <w:spacing w:before="156" w:after="156"/>
        <w:ind w:left="567"/>
        <w:rPr>
          <w:lang w:val="en-US"/>
        </w:rPr>
        <w:pPrChange w:id="722" w:author="Tomasz  Więckowski" w:date="2026-02-26T15:13:00Z" w16du:dateUtc="2026-02-26T14:13:00Z">
          <w:pPr>
            <w:pStyle w:val="2"/>
            <w:spacing w:before="156" w:after="156"/>
          </w:pPr>
        </w:pPrChange>
      </w:pPr>
      <w:r>
        <w:rPr>
          <w:lang w:val="en-US"/>
        </w:rPr>
        <w:t>In the event that any of the following occurs:</w:t>
      </w:r>
      <w:r>
        <w:rPr>
          <w:lang w:val="en-US"/>
        </w:rPr>
        <w:br/>
        <w:t>(a) the SELLER materially breaches the provisions of the Contract and fails to remedy such breach (if it is capable of being remedied) within thirty (30) days of receiving notice thereof; or (c) the SELLER becomes insolvent or makes an assignment of its assets for the benefit of creditors; or (d) the SELLER becomes subject to administrative proceedings concerning any of its assets, which relate to a violation of applicable laws or may materially affect its ability to perform its obligations under this Contract; or (e) the SELLER repeatedly breaches the provisions of this Contract in a manner that reasonably gives rise to the belief that its actions are inconsistent with the intent or ability to perform the terms of the Contract; or (f) the SELLER’s financial situation deteriorates to such an extent that, in the reasonable opinion of the BUYER, there is a risk of its inability to perform the Contract — the BUYER may terminate the Contract with immediate effect by written notice.</w:t>
      </w:r>
    </w:p>
    <w:p w14:paraId="7149A703" w14:textId="77777777" w:rsidR="004C76DF" w:rsidRDefault="00B850DB">
      <w:pPr>
        <w:pStyle w:val="2"/>
        <w:spacing w:before="156" w:after="156"/>
        <w:ind w:left="567"/>
        <w:rPr>
          <w:color w:val="000000" w:themeColor="text1"/>
          <w:szCs w:val="21"/>
        </w:rPr>
        <w:pPrChange w:id="723" w:author="Tomasz  Więckowski" w:date="2026-02-26T15:13:00Z" w16du:dateUtc="2026-02-26T14:13:00Z">
          <w:pPr>
            <w:pStyle w:val="2"/>
            <w:spacing w:before="156" w:after="156"/>
          </w:pPr>
        </w:pPrChange>
      </w:pPr>
      <w:r>
        <w:rPr>
          <w:color w:val="000000" w:themeColor="text1"/>
          <w:sz w:val="21"/>
          <w:szCs w:val="21"/>
        </w:rPr>
        <w:t>Termination or expiry of this Contract shall not affect any rights, remedies, obligations or liabilities of the parties that have accrued up to the date of termination or expiry, including the right to claim damages for any breach of the agreement that existed at or before the date of termination or expiry.</w:t>
      </w:r>
    </w:p>
    <w:p w14:paraId="57071934" w14:textId="77777777" w:rsidR="004C76DF" w:rsidRDefault="00B850DB">
      <w:pPr>
        <w:pStyle w:val="2"/>
        <w:spacing w:before="156" w:after="156"/>
        <w:ind w:left="709"/>
        <w:rPr>
          <w:color w:val="000000" w:themeColor="text1"/>
          <w:szCs w:val="21"/>
        </w:rPr>
        <w:pPrChange w:id="724" w:author="Tomasz  Więckowski" w:date="2026-02-26T15:14:00Z" w16du:dateUtc="2026-02-26T14:14:00Z">
          <w:pPr>
            <w:pStyle w:val="2"/>
            <w:spacing w:before="156" w:after="156"/>
          </w:pPr>
        </w:pPrChange>
      </w:pPr>
      <w:r>
        <w:rPr>
          <w:color w:val="000000" w:themeColor="text1"/>
          <w:sz w:val="21"/>
          <w:szCs w:val="21"/>
        </w:rPr>
        <w:t>On early termination of this Contract:</w:t>
      </w:r>
    </w:p>
    <w:p w14:paraId="465EC33F" w14:textId="77777777" w:rsidR="004C76DF" w:rsidRDefault="00B850DB">
      <w:pPr>
        <w:pStyle w:val="3"/>
        <w:numPr>
          <w:ilvl w:val="0"/>
          <w:numId w:val="14"/>
        </w:numPr>
        <w:spacing w:before="156" w:after="156"/>
        <w:rPr>
          <w:color w:val="000000" w:themeColor="text1"/>
          <w:szCs w:val="21"/>
        </w:rPr>
      </w:pPr>
      <w:r>
        <w:rPr>
          <w:color w:val="000000" w:themeColor="text1"/>
          <w:sz w:val="21"/>
          <w:szCs w:val="21"/>
        </w:rPr>
        <w:t>the BUYER shall immediately pay to the SELLER all of the SELLER’s outstanding unpaid invoices and interest and, in respect of the Commodities supplied but for which no invoice has been submitted, the SELLER may submit an invoice, which shall be payable immediately on receipt; and</w:t>
      </w:r>
    </w:p>
    <w:p w14:paraId="3C751C2E" w14:textId="77777777" w:rsidR="004C76DF" w:rsidRDefault="00B850DB">
      <w:pPr>
        <w:pStyle w:val="3"/>
        <w:spacing w:before="156" w:after="156"/>
        <w:rPr>
          <w:color w:val="000000" w:themeColor="text1"/>
          <w:szCs w:val="21"/>
        </w:rPr>
      </w:pPr>
      <w:r>
        <w:rPr>
          <w:color w:val="000000" w:themeColor="text1"/>
          <w:sz w:val="21"/>
          <w:szCs w:val="21"/>
        </w:rPr>
        <w:t>each party shall promptly:</w:t>
      </w:r>
    </w:p>
    <w:p w14:paraId="73C6F7CF" w14:textId="77777777" w:rsidR="004C76DF" w:rsidRDefault="00B850DB">
      <w:pPr>
        <w:pStyle w:val="4"/>
        <w:numPr>
          <w:ilvl w:val="0"/>
          <w:numId w:val="15"/>
        </w:numPr>
        <w:spacing w:before="156" w:after="156"/>
        <w:rPr>
          <w:color w:val="000000" w:themeColor="text1"/>
        </w:rPr>
      </w:pPr>
      <w:r>
        <w:rPr>
          <w:color w:val="000000" w:themeColor="text1"/>
        </w:rPr>
        <w:t>return to the other party all delivered but unpaid for equipment, materials and property belonging to the other party that the other party had supplied to it or a member of its group in connection with the supply and purchase of the Commodities under this Contract;</w:t>
      </w:r>
    </w:p>
    <w:p w14:paraId="331DBE01" w14:textId="77777777" w:rsidR="004C76DF" w:rsidRDefault="00B850DB">
      <w:pPr>
        <w:pStyle w:val="4"/>
        <w:numPr>
          <w:ilvl w:val="0"/>
          <w:numId w:val="16"/>
        </w:numPr>
        <w:spacing w:before="156" w:after="156"/>
        <w:rPr>
          <w:color w:val="000000" w:themeColor="text1"/>
        </w:rPr>
      </w:pPr>
      <w:r>
        <w:rPr>
          <w:color w:val="000000" w:themeColor="text1"/>
        </w:rPr>
        <w:t>return to the other party all documents and materials (and any copies) containing the other party’s confidential information;</w:t>
      </w:r>
    </w:p>
    <w:p w14:paraId="170F054E" w14:textId="77777777" w:rsidR="004C76DF" w:rsidRDefault="00B850DB">
      <w:pPr>
        <w:pStyle w:val="4"/>
        <w:numPr>
          <w:ilvl w:val="0"/>
          <w:numId w:val="17"/>
        </w:numPr>
        <w:spacing w:before="156" w:after="156"/>
        <w:rPr>
          <w:color w:val="000000" w:themeColor="text1"/>
        </w:rPr>
      </w:pPr>
      <w:r>
        <w:rPr>
          <w:color w:val="000000" w:themeColor="text1"/>
        </w:rPr>
        <w:t>erase all the other party’s confidential information from its computer systems (to the extent possible); and</w:t>
      </w:r>
    </w:p>
    <w:p w14:paraId="364B4C1E" w14:textId="77777777" w:rsidR="004C76DF" w:rsidRDefault="00B850DB">
      <w:pPr>
        <w:pStyle w:val="4"/>
        <w:numPr>
          <w:ilvl w:val="0"/>
          <w:numId w:val="18"/>
        </w:numPr>
        <w:spacing w:before="156" w:after="156"/>
        <w:rPr>
          <w:color w:val="000000" w:themeColor="text1"/>
        </w:rPr>
      </w:pPr>
      <w:r>
        <w:rPr>
          <w:color w:val="000000" w:themeColor="text1"/>
        </w:rPr>
        <w:lastRenderedPageBreak/>
        <w:t>on request, certify in writing to the other party that it has complied with the requirements of this clause.</w:t>
      </w:r>
    </w:p>
    <w:p w14:paraId="4E3D5DB1" w14:textId="4055A972" w:rsidR="004C76DF" w:rsidRPr="00BD3D34" w:rsidRDefault="00047F18">
      <w:pPr>
        <w:pStyle w:val="4"/>
        <w:numPr>
          <w:ilvl w:val="0"/>
          <w:numId w:val="0"/>
        </w:numPr>
        <w:spacing w:before="156" w:after="156"/>
        <w:rPr>
          <w:color w:val="000000" w:themeColor="text1"/>
          <w:lang w:val="en-US"/>
          <w:rPrChange w:id="725" w:author="Klaudia Samul" w:date="2026-02-27T12:03:00Z" w16du:dateUtc="2026-02-27T11:03:00Z">
            <w:rPr>
              <w:color w:val="000000" w:themeColor="text1"/>
              <w:lang w:val="pl-PL"/>
            </w:rPr>
          </w:rPrChange>
        </w:rPr>
        <w:pPrChange w:id="726" w:author="Tomasz  Więckowski" w:date="2026-02-26T15:15:00Z" w16du:dateUtc="2026-02-26T14:15:00Z">
          <w:pPr>
            <w:pStyle w:val="4"/>
            <w:numPr>
              <w:numId w:val="0"/>
            </w:numPr>
            <w:tabs>
              <w:tab w:val="clear" w:pos="0"/>
            </w:tabs>
            <w:spacing w:before="156" w:after="156"/>
            <w:ind w:left="1247" w:firstLine="0"/>
          </w:pPr>
        </w:pPrChange>
      </w:pPr>
      <w:r w:rsidRPr="00C45EFB">
        <w:rPr>
          <w:lang w:val="en-US"/>
        </w:rPr>
        <w:tab/>
      </w:r>
    </w:p>
    <w:p w14:paraId="23403CD9" w14:textId="77777777" w:rsidR="004C76DF" w:rsidRDefault="00B850DB">
      <w:pPr>
        <w:pStyle w:val="1"/>
        <w:spacing w:before="156" w:after="156"/>
        <w:rPr>
          <w:color w:val="000000" w:themeColor="text1"/>
        </w:rPr>
      </w:pPr>
      <w:r>
        <w:rPr>
          <w:color w:val="000000" w:themeColor="text1"/>
          <w:sz w:val="21"/>
        </w:rPr>
        <w:t>Force Majeure</w:t>
      </w:r>
    </w:p>
    <w:p w14:paraId="726B19BC" w14:textId="77777777" w:rsidR="004C76DF" w:rsidRDefault="00B850DB">
      <w:pPr>
        <w:pStyle w:val="2"/>
        <w:spacing w:before="156" w:after="156"/>
        <w:ind w:left="709"/>
        <w:rPr>
          <w:color w:val="000000" w:themeColor="text1"/>
          <w:szCs w:val="21"/>
        </w:rPr>
        <w:pPrChange w:id="727" w:author="Tomasz  Więckowski" w:date="2026-02-26T15:15:00Z" w16du:dateUtc="2026-02-26T14:15:00Z">
          <w:pPr>
            <w:pStyle w:val="2"/>
            <w:spacing w:before="156" w:after="156"/>
          </w:pPr>
        </w:pPrChange>
      </w:pPr>
      <w:r>
        <w:rPr>
          <w:color w:val="000000" w:themeColor="text1"/>
          <w:sz w:val="21"/>
          <w:szCs w:val="21"/>
        </w:rPr>
        <w:t>Force Majeure means an event or circumstance beyond the reasonable control of the affected Party, which prevents the affected Party from complying with any of its obligations under this Contract  including but not limited to: (a) acts of God; (b) flood, drought, typhoons, earthquake or other natural disaster; (c) threat of or preparation for war, armed conflict , war, invasion, hostilities (whether war is declared or not), terrorist threats or acts, civil commotion or riot or other civil unrest; (d) any law or action taken by a government or public authority, including imposing an export or import restriction, quota or prohibition, or failing to grant a necessary licence or consent; (e) actions, embargoes or blockades in effect on or after the date of this Contract; (f) non-performance by suppliers or subcontractors; (g) national or regional emergency; (h) strikes, labor stoppages or slowdowns or other industrial disturbances; (i) shortage of adequate power or transportation facilities or other utility service; epidemics, (j) nuclear, chemical or biological contamination, or sonic boom; (k) collapse of buildings, fire, explosion or accident; (l) imposition of sanctions, embargo, or breaking off of diplomatic relations;  (m) other similar events beyond the reasonable control of the party affected by the Force Majeure.</w:t>
      </w:r>
    </w:p>
    <w:p w14:paraId="22A48EA2" w14:textId="681D0500" w:rsidR="004C76DF" w:rsidRDefault="00770EE5">
      <w:pPr>
        <w:pStyle w:val="2"/>
        <w:spacing w:before="156" w:after="156"/>
        <w:ind w:left="709"/>
        <w:rPr>
          <w:color w:val="000000" w:themeColor="text1"/>
          <w:szCs w:val="21"/>
        </w:rPr>
        <w:pPrChange w:id="728" w:author="Tomasz  Więckowski" w:date="2026-02-26T15:16:00Z" w16du:dateUtc="2026-02-26T14:16:00Z">
          <w:pPr>
            <w:pStyle w:val="2"/>
            <w:spacing w:before="156" w:after="156"/>
          </w:pPr>
        </w:pPrChange>
      </w:pPr>
      <w:ins w:id="729" w:author="Tomasz  Więckowski" w:date="2026-02-26T15:16:00Z" w16du:dateUtc="2026-02-26T14:16:00Z">
        <w:r>
          <w:rPr>
            <w:color w:val="000000" w:themeColor="text1"/>
            <w:sz w:val="21"/>
            <w:szCs w:val="21"/>
          </w:rPr>
          <w:t xml:space="preserve"> </w:t>
        </w:r>
        <w:r w:rsidR="005A0B9B">
          <w:rPr>
            <w:color w:val="000000" w:themeColor="text1"/>
            <w:sz w:val="21"/>
            <w:szCs w:val="21"/>
          </w:rPr>
          <w:tab/>
        </w:r>
      </w:ins>
      <w:r w:rsidR="00B850DB">
        <w:rPr>
          <w:color w:val="000000" w:themeColor="text1"/>
          <w:sz w:val="21"/>
          <w:szCs w:val="21"/>
        </w:rPr>
        <w:t xml:space="preserve">If SELLER’s performance of its obligations herein is interrupted, restricted or delayed as a result of any Force Majuere event, SELLER is entitled to suspend, reduce or cancel delivery of Commodities, Documentation or provisioning of Services during such period of interruption or restriction without liability. The Contract shall be equitably adapted in order to account for such Force Majeure. </w:t>
      </w:r>
    </w:p>
    <w:p w14:paraId="1E00A323" w14:textId="6A16A440" w:rsidR="004C76DF" w:rsidRPr="00BD3D34" w:rsidRDefault="004C76DF">
      <w:pPr>
        <w:pStyle w:val="2"/>
        <w:numPr>
          <w:ilvl w:val="0"/>
          <w:numId w:val="0"/>
        </w:numPr>
        <w:spacing w:before="156" w:after="156"/>
        <w:ind w:left="425"/>
        <w:rPr>
          <w:color w:val="000000" w:themeColor="text1"/>
          <w:szCs w:val="21"/>
          <w:lang w:val="en-US"/>
          <w:rPrChange w:id="730" w:author="Klaudia Samul" w:date="2026-02-27T12:03:00Z" w16du:dateUtc="2026-02-27T11:03:00Z">
            <w:rPr>
              <w:color w:val="000000" w:themeColor="text1"/>
              <w:szCs w:val="21"/>
              <w:lang w:val="pl-PL"/>
            </w:rPr>
          </w:rPrChange>
        </w:rPr>
      </w:pPr>
    </w:p>
    <w:p w14:paraId="197F37BB" w14:textId="77777777" w:rsidR="004C76DF" w:rsidRDefault="00B850DB">
      <w:pPr>
        <w:pStyle w:val="2"/>
        <w:spacing w:before="156" w:after="156"/>
        <w:ind w:left="709"/>
        <w:rPr>
          <w:color w:val="000000" w:themeColor="text1"/>
          <w:szCs w:val="21"/>
        </w:rPr>
        <w:pPrChange w:id="731" w:author="Tomasz  Więckowski" w:date="2026-02-26T15:16:00Z" w16du:dateUtc="2026-02-26T14:16:00Z">
          <w:pPr>
            <w:pStyle w:val="2"/>
            <w:spacing w:before="156" w:after="156"/>
          </w:pPr>
        </w:pPrChange>
      </w:pPr>
      <w:r>
        <w:rPr>
          <w:color w:val="000000" w:themeColor="text1"/>
          <w:sz w:val="21"/>
          <w:szCs w:val="21"/>
        </w:rPr>
        <w:t>Apart from other cases of termination of the Contract provided in its provisions, either Party shall be entitled to terminate the Contract without prejudice to any of their accrued rights by giving not less than [five] days’ written notice to the other party provided that this party exercises this right within [fifteen] days of its arising should such period of interruption or restriction under clause 15.2 continue for more than ninety (90) days.</w:t>
      </w:r>
    </w:p>
    <w:p w14:paraId="773ADC6F" w14:textId="67B64C11" w:rsidR="004C76DF" w:rsidRPr="00BD3D34" w:rsidRDefault="004C76DF" w:rsidP="009F618B">
      <w:pPr>
        <w:pStyle w:val="2"/>
        <w:numPr>
          <w:ilvl w:val="0"/>
          <w:numId w:val="0"/>
        </w:numPr>
        <w:spacing w:before="156" w:after="156"/>
        <w:ind w:left="840"/>
        <w:rPr>
          <w:lang w:val="en-US"/>
          <w:rPrChange w:id="732" w:author="Klaudia Samul" w:date="2026-02-27T12:03:00Z" w16du:dateUtc="2026-02-27T11:03:00Z">
            <w:rPr>
              <w:lang w:val="pl-PL"/>
            </w:rPr>
          </w:rPrChange>
        </w:rPr>
      </w:pPr>
    </w:p>
    <w:p w14:paraId="71D1863D" w14:textId="2FDFB7CB" w:rsidR="0074197D" w:rsidRPr="0074197D" w:rsidRDefault="0074197D" w:rsidP="0074197D">
      <w:pPr>
        <w:pStyle w:val="2"/>
        <w:spacing w:before="156" w:after="156"/>
        <w:ind w:left="840"/>
        <w:rPr>
          <w:color w:val="000000" w:themeColor="text1"/>
          <w:szCs w:val="21"/>
          <w:highlight w:val="lightGray"/>
          <w:lang w:val="en-US"/>
        </w:rPr>
      </w:pPr>
      <w:r w:rsidRPr="0074197D">
        <w:rPr>
          <w:color w:val="000000" w:themeColor="text1"/>
          <w:szCs w:val="21"/>
          <w:highlight w:val="lightGray"/>
          <w:lang w:val="en-US"/>
        </w:rPr>
        <w:t>Buyer Cure Right and Deposit Return:</w:t>
      </w:r>
    </w:p>
    <w:p w14:paraId="0E17B79E"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t>(a) If a Force Majeure event affecting the Seller's delivery obligations continues for a period exceeding sixty (60) days, the Buyer may, upon written notice, cancel the affected order without liability.</w:t>
      </w:r>
    </w:p>
    <w:p w14:paraId="3EEBD9C7"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t>(b) Upon such cancellation, the Seller shall refund the Buyer's advance payment (30% deposit) within thirty (30) days, less any documented costs for materials already procured and non-recoverable.</w:t>
      </w:r>
    </w:p>
    <w:p w14:paraId="790E75AA" w14:textId="77777777" w:rsidR="0074197D" w:rsidRPr="0074197D" w:rsidRDefault="0074197D" w:rsidP="0074197D">
      <w:pPr>
        <w:pStyle w:val="2"/>
        <w:numPr>
          <w:ilvl w:val="0"/>
          <w:numId w:val="0"/>
        </w:numPr>
        <w:spacing w:before="156" w:after="156"/>
        <w:ind w:left="840"/>
        <w:rPr>
          <w:color w:val="000000" w:themeColor="text1"/>
          <w:szCs w:val="21"/>
          <w:highlight w:val="lightGray"/>
          <w:lang w:val="en-US"/>
        </w:rPr>
      </w:pPr>
      <w:r w:rsidRPr="0074197D">
        <w:rPr>
          <w:color w:val="000000" w:themeColor="text1"/>
          <w:szCs w:val="21"/>
          <w:highlight w:val="lightGray"/>
          <w:lang w:val="en-US"/>
        </w:rPr>
        <w:t>(c) The Seller shall provide reasonable evidence of claimed non-recoverable costs within fourteen (14) days of the cancellation notice.</w:t>
      </w:r>
    </w:p>
    <w:p w14:paraId="2EC9F874" w14:textId="50277D84" w:rsidR="0074197D" w:rsidRPr="00BD3D34" w:rsidRDefault="0074197D" w:rsidP="0074197D">
      <w:pPr>
        <w:pStyle w:val="2"/>
        <w:numPr>
          <w:ilvl w:val="0"/>
          <w:numId w:val="0"/>
        </w:numPr>
        <w:spacing w:before="156" w:after="156"/>
        <w:ind w:left="840"/>
        <w:rPr>
          <w:color w:val="000000" w:themeColor="text1"/>
          <w:szCs w:val="21"/>
          <w:highlight w:val="lightGray"/>
          <w:lang w:val="en-US"/>
          <w:rPrChange w:id="733" w:author="Klaudia Samul" w:date="2026-02-27T12:03:00Z" w16du:dateUtc="2026-02-27T11:03:00Z">
            <w:rPr>
              <w:color w:val="000000" w:themeColor="text1"/>
              <w:szCs w:val="21"/>
              <w:highlight w:val="lightGray"/>
              <w:lang w:val="pl-PL"/>
            </w:rPr>
          </w:rPrChange>
        </w:rPr>
      </w:pPr>
    </w:p>
    <w:p w14:paraId="60D1DC1A" w14:textId="40F1C400" w:rsidR="0074197D" w:rsidRPr="0074197D" w:rsidRDefault="0074197D">
      <w:pPr>
        <w:pStyle w:val="2"/>
        <w:ind w:left="851"/>
        <w:rPr>
          <w:highlight w:val="lightGray"/>
        </w:rPr>
        <w:pPrChange w:id="734" w:author="Tomasz  Więckowski" w:date="2026-02-26T15:27:00Z" w16du:dateUtc="2026-02-26T14:27:00Z">
          <w:pPr>
            <w:pStyle w:val="2"/>
          </w:pPr>
        </w:pPrChange>
      </w:pPr>
      <w:r w:rsidRPr="0074197D">
        <w:rPr>
          <w:highlight w:val="lightGray"/>
        </w:rPr>
        <w:t>Force Majeure events shall not be invoked for normal commercial risks including factory scheduling, routine material procurement, orinternal production delays not caused by external events.</w:t>
      </w:r>
    </w:p>
    <w:p w14:paraId="28278709" w14:textId="77777777" w:rsidR="004C76DF" w:rsidRDefault="00B850DB" w:rsidP="00782698">
      <w:pPr>
        <w:pStyle w:val="1"/>
        <w:spacing w:before="156" w:after="156"/>
        <w:rPr>
          <w:color w:val="000000" w:themeColor="text1"/>
        </w:rPr>
      </w:pPr>
      <w:r>
        <w:rPr>
          <w:color w:val="000000" w:themeColor="text1"/>
          <w:sz w:val="21"/>
        </w:rPr>
        <w:t>Notice</w:t>
      </w:r>
    </w:p>
    <w:p w14:paraId="0F742FBA" w14:textId="77777777" w:rsidR="004C76DF" w:rsidRDefault="00B850DB">
      <w:pPr>
        <w:pStyle w:val="2"/>
        <w:spacing w:before="156" w:after="156"/>
        <w:ind w:left="851"/>
        <w:rPr>
          <w:color w:val="000000" w:themeColor="text1"/>
          <w:sz w:val="21"/>
          <w:szCs w:val="21"/>
        </w:rPr>
        <w:pPrChange w:id="735" w:author="Tomasz  Więckowski" w:date="2026-02-26T15:27:00Z" w16du:dateUtc="2026-02-26T14:27:00Z">
          <w:pPr>
            <w:pStyle w:val="2"/>
            <w:spacing w:before="156" w:after="156"/>
          </w:pPr>
        </w:pPrChange>
      </w:pPr>
      <w:r>
        <w:rPr>
          <w:color w:val="000000" w:themeColor="text1"/>
          <w:sz w:val="21"/>
          <w:szCs w:val="21"/>
        </w:rPr>
        <w:t>Any notice given to a party under or in connection with this Contract shall be in writing and shall be:</w:t>
      </w:r>
    </w:p>
    <w:p w14:paraId="7757A2AC" w14:textId="583377C6" w:rsidR="004C76DF" w:rsidRDefault="00B850DB" w:rsidP="00E924D4">
      <w:pPr>
        <w:pStyle w:val="3"/>
        <w:numPr>
          <w:ilvl w:val="0"/>
          <w:numId w:val="0"/>
        </w:numPr>
        <w:spacing w:before="156" w:after="156"/>
        <w:ind w:left="1247"/>
        <w:rPr>
          <w:color w:val="000000" w:themeColor="text1"/>
          <w:sz w:val="21"/>
          <w:szCs w:val="21"/>
        </w:rPr>
      </w:pPr>
      <w:r>
        <w:rPr>
          <w:color w:val="000000" w:themeColor="text1"/>
          <w:sz w:val="21"/>
          <w:szCs w:val="21"/>
        </w:rPr>
        <w:t>sent by email to the following addresses (or an address substituted in writing by the</w:t>
      </w:r>
      <w:r w:rsidR="00E924D4">
        <w:rPr>
          <w:color w:val="000000" w:themeColor="text1"/>
          <w:sz w:val="21"/>
          <w:szCs w:val="21"/>
        </w:rPr>
        <w:t xml:space="preserve"> </w:t>
      </w:r>
      <w:r>
        <w:rPr>
          <w:color w:val="000000" w:themeColor="text1"/>
          <w:sz w:val="21"/>
          <w:szCs w:val="21"/>
        </w:rPr>
        <w:t>party to be served):</w:t>
      </w:r>
    </w:p>
    <w:p w14:paraId="53926221" w14:textId="6A22B1D5" w:rsidR="00C3225F" w:rsidRDefault="00B850DB">
      <w:pPr>
        <w:pStyle w:val="3"/>
        <w:numPr>
          <w:ilvl w:val="0"/>
          <w:numId w:val="0"/>
        </w:numPr>
        <w:spacing w:before="156" w:after="156"/>
        <w:ind w:left="1607"/>
        <w:rPr>
          <w:color w:val="000000" w:themeColor="text1"/>
          <w:sz w:val="21"/>
          <w:szCs w:val="21"/>
        </w:rPr>
      </w:pPr>
      <w:r>
        <w:rPr>
          <w:color w:val="000000" w:themeColor="text1"/>
          <w:sz w:val="21"/>
          <w:szCs w:val="21"/>
        </w:rPr>
        <w:t>SELLER:</w:t>
      </w:r>
      <w:r w:rsidR="00825660">
        <w:rPr>
          <w:color w:val="000000" w:themeColor="text1"/>
          <w:sz w:val="21"/>
          <w:szCs w:val="21"/>
        </w:rPr>
        <w:t xml:space="preserve"> </w:t>
      </w:r>
      <w:hyperlink r:id="rId15" w:history="1">
        <w:r w:rsidR="00825660" w:rsidRPr="00833374">
          <w:rPr>
            <w:rStyle w:val="Hipercze"/>
            <w:rFonts w:hint="eastAsia"/>
            <w:lang w:val="en-US"/>
          </w:rPr>
          <w:t>conoryang@linyang.com.cn</w:t>
        </w:r>
      </w:hyperlink>
      <w:r w:rsidR="00825660">
        <w:rPr>
          <w:lang w:val="en-US"/>
        </w:rPr>
        <w:t xml:space="preserve">; </w:t>
      </w:r>
      <w:hyperlink r:id="rId16" w:history="1">
        <w:r w:rsidR="00C3225F" w:rsidRPr="00523EE4">
          <w:rPr>
            <w:rStyle w:val="Hipercze"/>
            <w:rFonts w:hint="eastAsia"/>
            <w:sz w:val="21"/>
            <w:szCs w:val="21"/>
            <w:lang w:val="en-US"/>
          </w:rPr>
          <w:t>kamil@linyang.com</w:t>
        </w:r>
      </w:hyperlink>
      <w:r w:rsidR="00C3225F">
        <w:rPr>
          <w:color w:val="000000" w:themeColor="text1"/>
          <w:sz w:val="21"/>
          <w:szCs w:val="21"/>
          <w:lang w:val="en-US"/>
        </w:rPr>
        <w:t xml:space="preserve">; </w:t>
      </w:r>
      <w:hyperlink r:id="rId17" w:history="1">
        <w:r w:rsidR="00E924D4" w:rsidRPr="00286732">
          <w:rPr>
            <w:rStyle w:val="Hipercze"/>
            <w:lang w:val="en-US"/>
          </w:rPr>
          <w:t>tomasz.wieckowski@linyang.com</w:t>
        </w:r>
      </w:hyperlink>
      <w:r w:rsidR="00E924D4">
        <w:rPr>
          <w:lang w:val="en-US"/>
        </w:rPr>
        <w:t xml:space="preserve"> </w:t>
      </w:r>
      <w:r w:rsidR="00825660">
        <w:t xml:space="preserve">; </w:t>
      </w:r>
      <w:hyperlink r:id="rId18" w:history="1">
        <w:r w:rsidR="009F618B" w:rsidRPr="004D6015">
          <w:rPr>
            <w:rStyle w:val="Hipercze"/>
          </w:rPr>
          <w:t>kamiltyburski@linyang.com.cn</w:t>
        </w:r>
      </w:hyperlink>
      <w:r w:rsidR="009F618B">
        <w:t xml:space="preserve"> </w:t>
      </w:r>
    </w:p>
    <w:p w14:paraId="7BD02B4A" w14:textId="371D139E" w:rsidR="004C76DF" w:rsidRPr="00FC2221" w:rsidRDefault="00B850DB">
      <w:pPr>
        <w:pStyle w:val="3"/>
        <w:numPr>
          <w:ilvl w:val="0"/>
          <w:numId w:val="0"/>
        </w:numPr>
        <w:spacing w:before="156" w:after="156"/>
        <w:ind w:left="1607"/>
        <w:rPr>
          <w:color w:val="000000" w:themeColor="text1"/>
          <w:sz w:val="21"/>
          <w:szCs w:val="21"/>
          <w:lang w:val="en-US"/>
        </w:rPr>
      </w:pPr>
      <w:r w:rsidRPr="00FC2221">
        <w:rPr>
          <w:color w:val="000000" w:themeColor="text1"/>
          <w:sz w:val="21"/>
          <w:szCs w:val="21"/>
          <w:lang w:val="en-US"/>
        </w:rPr>
        <w:t xml:space="preserve">BUYER: </w:t>
      </w:r>
      <w:hyperlink r:id="rId19" w:history="1">
        <w:r w:rsidR="00FC2221" w:rsidRPr="00C830E0">
          <w:rPr>
            <w:rStyle w:val="Hipercze"/>
            <w:sz w:val="21"/>
            <w:szCs w:val="21"/>
            <w:lang w:val="en-US"/>
          </w:rPr>
          <w:t>alex@lighthief.com</w:t>
        </w:r>
      </w:hyperlink>
      <w:r w:rsidR="00FC2221">
        <w:rPr>
          <w:color w:val="000000" w:themeColor="text1"/>
          <w:sz w:val="21"/>
          <w:szCs w:val="21"/>
          <w:lang w:val="en-US"/>
        </w:rPr>
        <w:t xml:space="preserve"> </w:t>
      </w:r>
      <w:r w:rsidR="00FC2221" w:rsidRPr="00FC2221">
        <w:rPr>
          <w:color w:val="000000" w:themeColor="text1"/>
          <w:sz w:val="21"/>
          <w:szCs w:val="21"/>
          <w:lang w:val="en-US"/>
        </w:rPr>
        <w:t xml:space="preserve"> </w:t>
      </w:r>
      <w:hyperlink r:id="rId20" w:history="1">
        <w:r w:rsidR="00FC2221" w:rsidRPr="00C830E0">
          <w:rPr>
            <w:rStyle w:val="Hipercze"/>
            <w:sz w:val="21"/>
            <w:szCs w:val="21"/>
            <w:lang w:val="en-US"/>
          </w:rPr>
          <w:t>office@lighthief.com</w:t>
        </w:r>
      </w:hyperlink>
      <w:r w:rsidR="00FC2221">
        <w:rPr>
          <w:color w:val="000000" w:themeColor="text1"/>
          <w:sz w:val="21"/>
          <w:szCs w:val="21"/>
          <w:lang w:val="en-US"/>
        </w:rPr>
        <w:t xml:space="preserve"> </w:t>
      </w:r>
    </w:p>
    <w:p w14:paraId="7E3520B9" w14:textId="77777777" w:rsidR="004C76DF" w:rsidRDefault="00B850DB">
      <w:pPr>
        <w:pStyle w:val="2"/>
        <w:spacing w:before="156" w:after="156"/>
        <w:ind w:left="1560"/>
        <w:rPr>
          <w:color w:val="000000" w:themeColor="text1"/>
          <w:sz w:val="21"/>
          <w:szCs w:val="21"/>
        </w:rPr>
        <w:pPrChange w:id="736" w:author="Tomasz  Więckowski" w:date="2026-02-26T15:28:00Z" w16du:dateUtc="2026-02-26T14:28:00Z">
          <w:pPr>
            <w:pStyle w:val="2"/>
            <w:spacing w:before="156" w:after="156"/>
          </w:pPr>
        </w:pPrChange>
      </w:pPr>
      <w:r>
        <w:rPr>
          <w:color w:val="000000" w:themeColor="text1"/>
          <w:sz w:val="21"/>
          <w:szCs w:val="21"/>
        </w:rPr>
        <w:t>Any notice shall be deemed to have been received:</w:t>
      </w:r>
    </w:p>
    <w:p w14:paraId="5735555D" w14:textId="77777777" w:rsidR="004C76DF" w:rsidRDefault="00B850DB">
      <w:pPr>
        <w:pStyle w:val="3"/>
        <w:numPr>
          <w:ilvl w:val="0"/>
          <w:numId w:val="19"/>
        </w:numPr>
        <w:spacing w:before="156" w:after="156"/>
        <w:rPr>
          <w:color w:val="000000" w:themeColor="text1"/>
          <w:sz w:val="21"/>
          <w:szCs w:val="21"/>
        </w:rPr>
      </w:pPr>
      <w:r>
        <w:rPr>
          <w:color w:val="000000" w:themeColor="text1"/>
          <w:sz w:val="21"/>
          <w:szCs w:val="21"/>
        </w:rPr>
        <w:t>if delivered by hand, at the time the notice is left at the proper address;</w:t>
      </w:r>
    </w:p>
    <w:p w14:paraId="3418A9E0" w14:textId="77777777" w:rsidR="004C76DF" w:rsidRDefault="00B850DB">
      <w:pPr>
        <w:pStyle w:val="3"/>
        <w:spacing w:before="156" w:after="156"/>
        <w:rPr>
          <w:color w:val="000000" w:themeColor="text1"/>
          <w:sz w:val="21"/>
          <w:szCs w:val="21"/>
        </w:rPr>
      </w:pPr>
      <w:r>
        <w:rPr>
          <w:color w:val="000000" w:themeColor="text1"/>
          <w:sz w:val="21"/>
          <w:szCs w:val="21"/>
        </w:rPr>
        <w:t>if sent by pre-paid first-class post or other next working day delivery service, at 9.00 am on the second business day after posting; or</w:t>
      </w:r>
    </w:p>
    <w:p w14:paraId="3139CF17" w14:textId="77777777" w:rsidR="004C76DF" w:rsidRDefault="00B850DB">
      <w:pPr>
        <w:pStyle w:val="3"/>
        <w:spacing w:before="156" w:after="156"/>
        <w:rPr>
          <w:color w:val="000000" w:themeColor="text1"/>
          <w:sz w:val="21"/>
          <w:szCs w:val="21"/>
        </w:rPr>
      </w:pPr>
      <w:r>
        <w:rPr>
          <w:color w:val="000000" w:themeColor="text1"/>
          <w:sz w:val="21"/>
          <w:szCs w:val="21"/>
        </w:rPr>
        <w:t>if sent by email, at the time of transmission, or, if this time falls outside business hours in the place of receipt, when business hours resume.</w:t>
      </w:r>
    </w:p>
    <w:p w14:paraId="11CA8198" w14:textId="15D53C09" w:rsidR="004C76DF" w:rsidRPr="00BD3D34" w:rsidRDefault="004C76DF" w:rsidP="00E924D4">
      <w:pPr>
        <w:pStyle w:val="3"/>
        <w:numPr>
          <w:ilvl w:val="0"/>
          <w:numId w:val="0"/>
        </w:numPr>
        <w:spacing w:before="156" w:after="156"/>
        <w:ind w:left="1247"/>
        <w:jc w:val="left"/>
        <w:rPr>
          <w:color w:val="000000" w:themeColor="text1"/>
          <w:sz w:val="21"/>
          <w:szCs w:val="21"/>
          <w:lang w:val="en-US"/>
          <w:rPrChange w:id="737" w:author="Klaudia Samul" w:date="2026-02-27T12:03:00Z" w16du:dateUtc="2026-02-27T11:03:00Z">
            <w:rPr>
              <w:color w:val="000000" w:themeColor="text1"/>
              <w:sz w:val="21"/>
              <w:szCs w:val="21"/>
              <w:lang w:val="pl-PL"/>
            </w:rPr>
          </w:rPrChange>
        </w:rPr>
      </w:pPr>
    </w:p>
    <w:p w14:paraId="20DA6EB3" w14:textId="77777777" w:rsidR="004C76DF" w:rsidRDefault="00B850DB">
      <w:pPr>
        <w:pStyle w:val="2"/>
        <w:spacing w:before="156" w:after="156"/>
        <w:ind w:left="1560"/>
        <w:rPr>
          <w:color w:val="000000" w:themeColor="text1"/>
          <w:sz w:val="21"/>
          <w:szCs w:val="21"/>
        </w:rPr>
        <w:pPrChange w:id="738" w:author="Tomasz  Więckowski" w:date="2026-02-26T15:28:00Z" w16du:dateUtc="2026-02-26T14:28:00Z">
          <w:pPr>
            <w:pStyle w:val="2"/>
            <w:spacing w:before="156" w:after="156"/>
          </w:pPr>
        </w:pPrChange>
      </w:pPr>
      <w:r>
        <w:rPr>
          <w:color w:val="000000" w:themeColor="text1"/>
          <w:sz w:val="21"/>
          <w:szCs w:val="21"/>
        </w:rPr>
        <w:t>This clause does not apply to the service of any proceedings or other documents in any legal action or, where applicable, any arbitration or other method of dispute resolution.</w:t>
      </w:r>
    </w:p>
    <w:p w14:paraId="7A40CE10" w14:textId="77777777" w:rsidR="004C76DF" w:rsidRDefault="00B850DB">
      <w:pPr>
        <w:pStyle w:val="1"/>
        <w:spacing w:before="156" w:after="156"/>
        <w:rPr>
          <w:color w:val="000000" w:themeColor="text1"/>
        </w:rPr>
      </w:pPr>
      <w:r>
        <w:rPr>
          <w:color w:val="000000" w:themeColor="text1"/>
          <w:sz w:val="21"/>
        </w:rPr>
        <w:t>Confidentiality Clause</w:t>
      </w:r>
    </w:p>
    <w:p w14:paraId="232E3054" w14:textId="77777777" w:rsidR="004C76DF" w:rsidRDefault="00B850DB">
      <w:pPr>
        <w:pStyle w:val="2"/>
        <w:spacing w:before="156" w:after="156"/>
        <w:rPr>
          <w:color w:val="000000" w:themeColor="text1"/>
          <w:sz w:val="21"/>
          <w:szCs w:val="21"/>
        </w:rPr>
      </w:pPr>
      <w:r>
        <w:rPr>
          <w:color w:val="000000" w:themeColor="text1"/>
          <w:sz w:val="21"/>
          <w:szCs w:val="21"/>
        </w:rPr>
        <w:t xml:space="preserve">Each party reserves all rights in its confidential information. Both parties promise that they and their directors, senior managers, employees, representatives, agents, contractors and affiliates shall keep confidential the confidential information (including but not limited to the goods information, specifications or technical parameters, quality standards provided by the SELLER, and related contents agreed in this Contract) obtained from the other party under this Contract or in the process of executing this Contract (or in the discussion or negotiation before the signing of this Contract), and shall not disclose such information to anyone (except for employees who need to know such information and will keep such information confidential in accordance with the provisions of this clause), and shall only use such information for the purpose of fulfilling their obligations under this Contract, and shall not use such </w:t>
      </w:r>
      <w:r>
        <w:rPr>
          <w:color w:val="000000" w:themeColor="text1"/>
          <w:sz w:val="21"/>
          <w:szCs w:val="21"/>
        </w:rPr>
        <w:lastRenderedPageBreak/>
        <w:t xml:space="preserve">information for their own interests or the interests of any third party. </w:t>
      </w:r>
    </w:p>
    <w:p w14:paraId="3F86F8F1" w14:textId="77777777" w:rsidR="004C76DF" w:rsidRDefault="00B850DB">
      <w:pPr>
        <w:pStyle w:val="2"/>
        <w:spacing w:before="156" w:after="156"/>
        <w:rPr>
          <w:color w:val="000000" w:themeColor="text1"/>
          <w:sz w:val="21"/>
          <w:szCs w:val="21"/>
        </w:rPr>
      </w:pPr>
      <w:r>
        <w:rPr>
          <w:color w:val="000000" w:themeColor="text1"/>
          <w:sz w:val="21"/>
          <w:szCs w:val="21"/>
        </w:rPr>
        <w:t xml:space="preserve">However, any party or its affiliates (including parent companies, branches or subsidiaries) may disclose the contents of this Contract based on the laws of the place where it or its affiliates are located or the requirements of relevant governments. Without the consent of the other party, one party shall not disclose this Contract on the Internet or any other media or use this Contract or the cooperative relationship between the two parties for any advertising or publicity. </w:t>
      </w:r>
    </w:p>
    <w:p w14:paraId="4F01FC9A" w14:textId="77777777" w:rsidR="004C76DF" w:rsidRDefault="00B850DB">
      <w:pPr>
        <w:pStyle w:val="2"/>
        <w:spacing w:before="156" w:after="156"/>
        <w:rPr>
          <w:color w:val="000000" w:themeColor="text1"/>
          <w:szCs w:val="21"/>
        </w:rPr>
      </w:pPr>
      <w:r>
        <w:rPr>
          <w:color w:val="000000" w:themeColor="text1"/>
          <w:sz w:val="21"/>
          <w:szCs w:val="21"/>
        </w:rPr>
        <w:t xml:space="preserve">If a party suffers losses due to the violation of this confidentiality obligation, the violating party shall bear the liability for compensation. This confidentiality clause is permanent unless the confidential information is made public or disclosed in accordance with the applicable laws of the Republic of Poland.. </w:t>
      </w:r>
    </w:p>
    <w:p w14:paraId="51EF4F72" w14:textId="77777777" w:rsidR="004C76DF" w:rsidRDefault="00B850DB">
      <w:pPr>
        <w:pStyle w:val="1"/>
        <w:spacing w:before="156" w:after="156"/>
        <w:rPr>
          <w:color w:val="000000" w:themeColor="text1"/>
        </w:rPr>
      </w:pPr>
      <w:r>
        <w:rPr>
          <w:color w:val="000000" w:themeColor="text1"/>
          <w:sz w:val="21"/>
        </w:rPr>
        <w:t>Miscellaneous</w:t>
      </w:r>
    </w:p>
    <w:p w14:paraId="64C7B5E2" w14:textId="77777777" w:rsidR="004C76DF" w:rsidRDefault="00B850DB">
      <w:pPr>
        <w:pStyle w:val="2"/>
        <w:spacing w:before="156" w:after="156"/>
        <w:rPr>
          <w:color w:val="000000" w:themeColor="text1"/>
          <w:szCs w:val="21"/>
        </w:rPr>
      </w:pPr>
      <w:r>
        <w:rPr>
          <w:color w:val="000000" w:themeColor="text1"/>
          <w:sz w:val="21"/>
          <w:szCs w:val="21"/>
        </w:rPr>
        <w:t>If any term or provision of this Contract is found to be invalid under any applicable statute or rule of law, then, that provision notwithstanding, this Contract shall remain in full force and effect, and such provision shall be deleted.</w:t>
      </w:r>
    </w:p>
    <w:p w14:paraId="08EC4E44" w14:textId="77777777" w:rsidR="004C76DF" w:rsidDel="0031759C" w:rsidRDefault="00B850DB">
      <w:pPr>
        <w:pStyle w:val="2"/>
        <w:spacing w:before="156" w:after="156"/>
        <w:rPr>
          <w:del w:id="739" w:author="Klaudia Samul" w:date="2026-02-27T12:32:00Z" w16du:dateUtc="2026-02-27T11:32:00Z"/>
          <w:color w:val="000000" w:themeColor="text1"/>
          <w:szCs w:val="21"/>
        </w:rPr>
      </w:pPr>
      <w:r>
        <w:rPr>
          <w:color w:val="000000" w:themeColor="text1"/>
          <w:sz w:val="21"/>
          <w:szCs w:val="21"/>
        </w:rPr>
        <w:t>To the maximum extent permitted by law, the SELLER shall under no circumstances be liable to the BUYER for (i) any loss of profits, revenue, interest or goodwill, loss or corruption of data, loss of or interruption to the BUYER’s business, or (ii) economic, special, indirect or consequential loss or damage, whether in contract, tort (including negligence), for breach of warranty, under any indemnity, under statute, in equity or otherwise.</w:t>
      </w:r>
    </w:p>
    <w:p w14:paraId="02D45772" w14:textId="77777777" w:rsidR="004C76DF" w:rsidRPr="0031759C" w:rsidRDefault="004C76DF" w:rsidP="0031759C">
      <w:pPr>
        <w:pStyle w:val="2"/>
        <w:tabs>
          <w:tab w:val="clear" w:pos="1560"/>
          <w:tab w:val="num" w:pos="-851"/>
        </w:tabs>
        <w:spacing w:before="156" w:after="156"/>
        <w:ind w:left="567"/>
        <w:rPr>
          <w:strike/>
          <w:color w:val="000000" w:themeColor="text1"/>
          <w:szCs w:val="21"/>
          <w:lang w:val="en-US"/>
        </w:rPr>
      </w:pPr>
    </w:p>
    <w:p w14:paraId="272B60BF" w14:textId="77777777" w:rsidR="004C76DF" w:rsidRDefault="00B850DB">
      <w:pPr>
        <w:pStyle w:val="2"/>
        <w:spacing w:before="156" w:after="156"/>
        <w:rPr>
          <w:color w:val="000000" w:themeColor="text1"/>
          <w:szCs w:val="21"/>
        </w:rPr>
      </w:pPr>
      <w:r>
        <w:rPr>
          <w:color w:val="000000" w:themeColor="text1"/>
          <w:sz w:val="21"/>
          <w:szCs w:val="21"/>
        </w:rPr>
        <w:t>No amendment or modification of this Contract shall be binding or effective unless made in writing and signed on behalf of the Parties by their respective duly authorized representatives.</w:t>
      </w:r>
    </w:p>
    <w:p w14:paraId="0334067D" w14:textId="77777777" w:rsidR="004C76DF" w:rsidRDefault="00B850DB">
      <w:pPr>
        <w:pStyle w:val="2"/>
        <w:spacing w:before="156" w:after="156"/>
        <w:rPr>
          <w:color w:val="000000" w:themeColor="text1"/>
          <w:szCs w:val="21"/>
        </w:rPr>
      </w:pPr>
      <w:r>
        <w:rPr>
          <w:color w:val="000000" w:themeColor="text1"/>
          <w:sz w:val="21"/>
          <w:szCs w:val="21"/>
        </w:rPr>
        <w:t>Neither party shall assign, novate, transfer, mortgage, charge, subcontract, delegate, declare a trust over or deal in any other manner with any or all of its rights and obligations under this Contract without the prior written consent of the other party.</w:t>
      </w:r>
    </w:p>
    <w:p w14:paraId="067F3EC8" w14:textId="77777777" w:rsidR="004C76DF" w:rsidRDefault="00B850DB">
      <w:pPr>
        <w:pStyle w:val="2"/>
        <w:spacing w:before="156" w:after="156"/>
        <w:rPr>
          <w:color w:val="000000" w:themeColor="text1"/>
          <w:szCs w:val="21"/>
        </w:rPr>
      </w:pPr>
      <w:r>
        <w:rPr>
          <w:color w:val="000000" w:themeColor="text1"/>
          <w:sz w:val="21"/>
          <w:szCs w:val="21"/>
        </w:rPr>
        <w:t>Except as expressly provided in this Contract, each party shall pay its own costs incurred in connection with the negotiation, preparation and execution of this Contract.</w:t>
      </w:r>
    </w:p>
    <w:p w14:paraId="1A9D217A" w14:textId="77777777" w:rsidR="004C76DF" w:rsidRDefault="00B850DB">
      <w:pPr>
        <w:pStyle w:val="2"/>
        <w:spacing w:before="156" w:after="156"/>
        <w:rPr>
          <w:color w:val="000000" w:themeColor="text1"/>
          <w:szCs w:val="21"/>
        </w:rPr>
      </w:pPr>
      <w:r>
        <w:rPr>
          <w:color w:val="000000" w:themeColor="text1"/>
          <w:sz w:val="21"/>
          <w:szCs w:val="21"/>
        </w:rPr>
        <w:t xml:space="preserve">A waiver of any right or remedy under this Contract or by law is only effective if given in writing and shall not be deemed </w:t>
      </w:r>
      <w:r>
        <w:rPr>
          <w:color w:val="000000" w:themeColor="text1"/>
          <w:sz w:val="21"/>
          <w:szCs w:val="21"/>
        </w:rPr>
        <w:lastRenderedPageBreak/>
        <w:t>a waiver of any subsequent right or remedy. A failure or delay by a party to exercise any right or remedy provided under this Contract or by law shall not constitute a waiver of that or any other right or remedy, nor shall it prevent or restrict any further exercise of that or any other right or remedy. No single or partial exercise of any right or remedy provided under this Contract or by law shall prevent or restrict the further exercise of that or any other right or remedy.</w:t>
      </w:r>
    </w:p>
    <w:p w14:paraId="1556312E" w14:textId="77777777" w:rsidR="004C76DF" w:rsidRDefault="00B850DB">
      <w:pPr>
        <w:pStyle w:val="2"/>
        <w:spacing w:before="156" w:after="156"/>
        <w:rPr>
          <w:color w:val="000000" w:themeColor="text1"/>
          <w:szCs w:val="21"/>
        </w:rPr>
      </w:pPr>
      <w:r>
        <w:rPr>
          <w:color w:val="000000" w:themeColor="text1"/>
          <w:sz w:val="21"/>
          <w:szCs w:val="21"/>
        </w:rPr>
        <w:t>This Contract constitutes the entire agreement between the parties and supersedes and extinguishes all previous and contemporaneous agreements, promises, assurances and understandings between them, whether written or oral, relating to its subject matter. Each party acknowledges that in entering into this Contract, it does not rely on, and shall have no remedies for, any statement, representation, assurance or warranty (whether made innocently or negligently) that is not set out in this Contract. Each party agrees that it shall have no claim for innocent or negligent misrepresentation or negligent misstatement based on any statement in this Contract.</w:t>
      </w:r>
    </w:p>
    <w:p w14:paraId="4CA42836" w14:textId="77777777" w:rsidR="004C76DF" w:rsidRDefault="00B850DB">
      <w:pPr>
        <w:pStyle w:val="2"/>
        <w:spacing w:before="156" w:after="156"/>
        <w:rPr>
          <w:color w:val="000000" w:themeColor="text1"/>
          <w:szCs w:val="21"/>
        </w:rPr>
      </w:pPr>
      <w:r>
        <w:rPr>
          <w:color w:val="000000" w:themeColor="text1"/>
          <w:sz w:val="21"/>
          <w:szCs w:val="21"/>
        </w:rPr>
        <w:t>The Contract shall be written in English, and shall be in two (2) copies, which are equally authentic and all the copies shall together constitute one Contract. Each of the Parties shall hold one (1) copy. This Contract and any counterparts may be executed electronically whether by facsimile or by emailed portable document format (the PDF) document (or other mutually agreeable document format) and such electronic version shall take effect as delivery of an executed counterpart of this Contract. If either method of delivery is adopted, without prejudice to the validity of the Contract thus made, each Party shall provide the others with the original of such counterpart as soon as reasonably possible thereafter.</w:t>
      </w:r>
    </w:p>
    <w:p w14:paraId="52CB3D00" w14:textId="7355951A" w:rsidR="00FC2221" w:rsidRPr="00FC2221" w:rsidRDefault="00FC2221" w:rsidP="00FC2221">
      <w:pPr>
        <w:pStyle w:val="2"/>
        <w:rPr>
          <w:highlight w:val="lightGray"/>
          <w:lang w:val="pl-PL"/>
        </w:rPr>
      </w:pPr>
      <w:r w:rsidRPr="00FC2221">
        <w:rPr>
          <w:highlight w:val="lightGray"/>
        </w:rPr>
        <w:t xml:space="preserve">The official and legally binding language of this Contract is English. Any translation into Polish, Chinese, Greek, or any other language is for convenience only and shall have no legal effect. </w:t>
      </w:r>
      <w:r w:rsidRPr="00FC2221">
        <w:rPr>
          <w:highlight w:val="lightGray"/>
          <w:lang w:val="pl-PL"/>
        </w:rPr>
        <w:t>No Party may rely on translations in any proceeding.</w:t>
      </w:r>
    </w:p>
    <w:p w14:paraId="2CAC253C" w14:textId="505270F4" w:rsidR="00FC2221" w:rsidRPr="00FC2221" w:rsidRDefault="00FC2221" w:rsidP="00FC2221">
      <w:pPr>
        <w:pStyle w:val="2"/>
        <w:numPr>
          <w:ilvl w:val="0"/>
          <w:numId w:val="0"/>
        </w:numPr>
        <w:ind w:left="992" w:hanging="567"/>
        <w:rPr>
          <w:highlight w:val="lightGray"/>
          <w:lang w:val="en-US"/>
        </w:rPr>
      </w:pPr>
      <w:r w:rsidRPr="00FC2221">
        <w:rPr>
          <w:highlight w:val="lightGray"/>
          <w:lang w:val="en-US"/>
        </w:rPr>
        <w:t>18 – PRE-SHIPMENT INSPECTION</w:t>
      </w:r>
    </w:p>
    <w:p w14:paraId="631D3BD2" w14:textId="3545F411" w:rsidR="00FC2221" w:rsidRDefault="00FC2221" w:rsidP="00FC2221">
      <w:pPr>
        <w:pStyle w:val="2"/>
        <w:numPr>
          <w:ilvl w:val="0"/>
          <w:numId w:val="0"/>
        </w:numPr>
        <w:ind w:left="992" w:hanging="567"/>
        <w:rPr>
          <w:highlight w:val="lightGray"/>
          <w:lang w:val="en-US"/>
        </w:rPr>
      </w:pPr>
      <w:r w:rsidRPr="00FC2221">
        <w:rPr>
          <w:highlight w:val="lightGray"/>
          <w:lang w:val="en-US"/>
        </w:rPr>
        <w:t>18.1 The Buyer shall have the right, at its own cost, to inspect or have inspected by a designated third-party inspector the Commodities at the Seller's manufacturing facility prior to shipment.</w:t>
      </w:r>
    </w:p>
    <w:p w14:paraId="738CDD00" w14:textId="77777777" w:rsidR="00FC2221" w:rsidRPr="0031759C" w:rsidRDefault="00FC2221" w:rsidP="00FC2221">
      <w:pPr>
        <w:pStyle w:val="2"/>
        <w:numPr>
          <w:ilvl w:val="0"/>
          <w:numId w:val="0"/>
        </w:numPr>
        <w:ind w:left="992"/>
        <w:rPr>
          <w:highlight w:val="lightGray"/>
          <w:lang w:val="en-US"/>
          <w:rPrChange w:id="740" w:author="Klaudia Samul" w:date="2026-02-27T12:33:00Z" w16du:dateUtc="2026-02-27T11:33:00Z">
            <w:rPr>
              <w:highlight w:val="lightGray"/>
              <w:lang w:val="pl-PL"/>
            </w:rPr>
          </w:rPrChange>
        </w:rPr>
      </w:pPr>
    </w:p>
    <w:p w14:paraId="7E07308C" w14:textId="68D0A2A2" w:rsidR="00FC2221" w:rsidRPr="007A1BCD" w:rsidRDefault="00FC2221" w:rsidP="00FC2221">
      <w:pPr>
        <w:pStyle w:val="2"/>
        <w:numPr>
          <w:ilvl w:val="0"/>
          <w:numId w:val="0"/>
        </w:numPr>
        <w:ind w:left="992" w:hanging="567"/>
        <w:rPr>
          <w:highlight w:val="lightGray"/>
          <w:lang w:val="en-US"/>
        </w:rPr>
      </w:pPr>
      <w:r w:rsidRPr="00FC2221">
        <w:rPr>
          <w:highlight w:val="lightGray"/>
          <w:lang w:val="en-US"/>
        </w:rPr>
        <w:lastRenderedPageBreak/>
        <w:t xml:space="preserve">18.2 The Buyer shall provide the Seller with at least ten (10) Business Days' written notice of </w:t>
      </w:r>
      <w:r w:rsidRPr="007A1BCD">
        <w:rPr>
          <w:highlight w:val="lightGray"/>
          <w:lang w:val="en-US"/>
        </w:rPr>
        <w:t>its intention to conduct a pre-shipment inspection.</w:t>
      </w:r>
    </w:p>
    <w:p w14:paraId="13EC147E" w14:textId="131DB610" w:rsidR="00FC2221" w:rsidRDefault="00FC2221" w:rsidP="00FC2221">
      <w:pPr>
        <w:pStyle w:val="2"/>
        <w:numPr>
          <w:ilvl w:val="0"/>
          <w:numId w:val="0"/>
        </w:numPr>
        <w:ind w:left="992" w:hanging="567"/>
        <w:rPr>
          <w:highlight w:val="lightGray"/>
          <w:lang w:val="en-US"/>
        </w:rPr>
      </w:pPr>
      <w:r w:rsidRPr="00FC2221">
        <w:rPr>
          <w:highlight w:val="lightGray"/>
          <w:lang w:val="en-US"/>
        </w:rPr>
        <w:t>18.3 The Seller shall conduct Factory Acceptance Tests (FAT) in accordance with the applicable Quotation and industry standards. The Buyer or its representative shall be entitled to witness such tests upon reasonable notice.</w:t>
      </w:r>
    </w:p>
    <w:p w14:paraId="62DAEAA1" w14:textId="7FD780E5" w:rsidR="00FC2221" w:rsidRPr="006E2481" w:rsidRDefault="007A1BCD" w:rsidP="007A1BCD">
      <w:pPr>
        <w:pStyle w:val="2"/>
        <w:numPr>
          <w:ilvl w:val="0"/>
          <w:numId w:val="0"/>
        </w:numPr>
        <w:ind w:left="992" w:hanging="567"/>
        <w:rPr>
          <w:highlight w:val="lightGray"/>
          <w:lang w:val="en-US"/>
          <w:rPrChange w:id="741"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7F11448E" w14:textId="4C14DD0B" w:rsidR="007A1BCD" w:rsidRDefault="00FC2221" w:rsidP="00FC2221">
      <w:pPr>
        <w:pStyle w:val="2"/>
        <w:numPr>
          <w:ilvl w:val="0"/>
          <w:numId w:val="0"/>
        </w:numPr>
        <w:ind w:left="992" w:hanging="567"/>
        <w:rPr>
          <w:highlight w:val="lightGray"/>
          <w:lang w:val="en-US"/>
        </w:rPr>
      </w:pPr>
      <w:r w:rsidRPr="00FC2221">
        <w:rPr>
          <w:highlight w:val="lightGray"/>
          <w:lang w:val="en-US"/>
        </w:rPr>
        <w:t xml:space="preserve">18.4 If the inspection reveals defects: </w:t>
      </w:r>
    </w:p>
    <w:p w14:paraId="4A30C57B" w14:textId="1EB2B5F3" w:rsidR="007A1BCD" w:rsidRDefault="007A1BCD"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 xml:space="preserve">(a) the Seller shall remedy such defects at no additional cost prior to shipment; </w:t>
      </w:r>
    </w:p>
    <w:p w14:paraId="17EB581C" w14:textId="5C265970" w:rsidR="00FC2221" w:rsidRPr="007A1BCD" w:rsidRDefault="007A1BCD"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w:t>
      </w:r>
      <w:r w:rsidR="00FC2221" w:rsidRPr="007A1BCD">
        <w:rPr>
          <w:highlight w:val="lightGray"/>
          <w:lang w:val="en-US"/>
        </w:rPr>
        <w:t>b) the Buyer shall be entitled to re-inspect following remedy.</w:t>
      </w:r>
    </w:p>
    <w:p w14:paraId="4B1628E4" w14:textId="6C4F216A" w:rsidR="00FC2221" w:rsidRPr="006E2481" w:rsidRDefault="007A1BCD" w:rsidP="004C3850">
      <w:pPr>
        <w:pStyle w:val="2"/>
        <w:numPr>
          <w:ilvl w:val="0"/>
          <w:numId w:val="0"/>
        </w:numPr>
        <w:ind w:left="992" w:hanging="567"/>
        <w:rPr>
          <w:highlight w:val="lightGray"/>
          <w:lang w:val="en-US"/>
          <w:rPrChange w:id="742"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6F6BEDF5" w14:textId="4F1EEA86" w:rsidR="00FC2221" w:rsidRPr="00FC2221" w:rsidRDefault="00FC2221" w:rsidP="00FC2221">
      <w:pPr>
        <w:pStyle w:val="2"/>
        <w:numPr>
          <w:ilvl w:val="0"/>
          <w:numId w:val="0"/>
        </w:numPr>
        <w:ind w:left="992" w:hanging="567"/>
        <w:rPr>
          <w:highlight w:val="lightGray"/>
          <w:lang w:val="en-US"/>
        </w:rPr>
      </w:pPr>
      <w:r w:rsidRPr="00FC2221">
        <w:rPr>
          <w:highlight w:val="lightGray"/>
          <w:lang w:val="en-US"/>
        </w:rPr>
        <w:t>19 – DATA PROTECTION</w:t>
      </w:r>
    </w:p>
    <w:p w14:paraId="1A94C6B1" w14:textId="77777777" w:rsidR="00FC2221" w:rsidRDefault="00FC2221" w:rsidP="00FC2221">
      <w:pPr>
        <w:pStyle w:val="2"/>
        <w:numPr>
          <w:ilvl w:val="0"/>
          <w:numId w:val="0"/>
        </w:numPr>
        <w:ind w:left="992" w:hanging="567"/>
        <w:rPr>
          <w:highlight w:val="lightGray"/>
          <w:lang w:val="en-US"/>
        </w:rPr>
      </w:pPr>
      <w:r w:rsidRPr="00FC2221">
        <w:rPr>
          <w:highlight w:val="lightGray"/>
          <w:lang w:val="en-US"/>
        </w:rPr>
        <w:t>19.1 Each Party shall comply with all applicable data protection laws and regulations, including the General Data Protection Regulation (EU) 2016/679 ("GDPR").</w:t>
      </w:r>
    </w:p>
    <w:p w14:paraId="58974359" w14:textId="3D240653" w:rsidR="00FC2221" w:rsidRPr="006E2481" w:rsidRDefault="00FC2221" w:rsidP="0031759C">
      <w:pPr>
        <w:pStyle w:val="2"/>
        <w:numPr>
          <w:ilvl w:val="0"/>
          <w:numId w:val="0"/>
        </w:numPr>
        <w:rPr>
          <w:highlight w:val="lightGray"/>
          <w:lang w:val="en-US"/>
          <w:rPrChange w:id="743" w:author="Tomasz  Więckowski" w:date="2026-02-27T13:13:00Z" w16du:dateUtc="2026-02-27T12:13:00Z">
            <w:rPr>
              <w:highlight w:val="lightGray"/>
              <w:lang w:val="pl-PL"/>
            </w:rPr>
          </w:rPrChange>
        </w:rPr>
      </w:pPr>
    </w:p>
    <w:p w14:paraId="3DFF9F60" w14:textId="77777777" w:rsidR="00FC2221" w:rsidRDefault="00FC2221" w:rsidP="00FC2221">
      <w:pPr>
        <w:pStyle w:val="2"/>
        <w:numPr>
          <w:ilvl w:val="0"/>
          <w:numId w:val="0"/>
        </w:numPr>
        <w:ind w:left="992" w:hanging="567"/>
        <w:rPr>
          <w:highlight w:val="lightGray"/>
          <w:lang w:val="en-US"/>
        </w:rPr>
      </w:pPr>
      <w:r w:rsidRPr="00FC2221">
        <w:rPr>
          <w:highlight w:val="lightGray"/>
          <w:lang w:val="en-US"/>
        </w:rPr>
        <w:t>19.2 Cross-border transfers of personal data outside the EEA shall require appropriate safeguards (adequacy decisions, SCCs, or BCRs).</w:t>
      </w:r>
    </w:p>
    <w:p w14:paraId="1291EAE3" w14:textId="77777777" w:rsidR="00FC2221" w:rsidRPr="006E2481" w:rsidRDefault="00FC2221" w:rsidP="0031759C">
      <w:pPr>
        <w:pStyle w:val="2"/>
        <w:numPr>
          <w:ilvl w:val="0"/>
          <w:numId w:val="0"/>
        </w:numPr>
        <w:ind w:left="992" w:hanging="567"/>
        <w:rPr>
          <w:highlight w:val="lightGray"/>
          <w:lang w:val="en-US"/>
          <w:rPrChange w:id="744" w:author="Tomasz  Więckowski" w:date="2026-02-27T13:13:00Z" w16du:dateUtc="2026-02-27T12:13:00Z">
            <w:rPr>
              <w:highlight w:val="lightGray"/>
              <w:lang w:val="pl-PL"/>
            </w:rPr>
          </w:rPrChange>
        </w:rPr>
      </w:pPr>
    </w:p>
    <w:p w14:paraId="1FAEB78D" w14:textId="02ECC51C" w:rsidR="00FC2221" w:rsidRPr="00FC2221" w:rsidRDefault="00FC2221" w:rsidP="00FC2221">
      <w:pPr>
        <w:pStyle w:val="2"/>
        <w:numPr>
          <w:ilvl w:val="0"/>
          <w:numId w:val="0"/>
        </w:numPr>
        <w:ind w:left="992" w:hanging="567"/>
        <w:rPr>
          <w:highlight w:val="lightGray"/>
          <w:lang w:val="en-US"/>
        </w:rPr>
      </w:pPr>
      <w:r w:rsidRPr="00FC2221">
        <w:rPr>
          <w:highlight w:val="lightGray"/>
          <w:lang w:val="en-US"/>
        </w:rPr>
        <w:t>19.3 In the event of a personal data breach, the affected Party shall notify the other Party within seventy-two (72) hours.</w:t>
      </w:r>
    </w:p>
    <w:p w14:paraId="5FD5029C" w14:textId="3CA9A36E" w:rsidR="00FC2221" w:rsidRPr="006E2481" w:rsidRDefault="004C3850" w:rsidP="00FC2221">
      <w:pPr>
        <w:pStyle w:val="2"/>
        <w:numPr>
          <w:ilvl w:val="0"/>
          <w:numId w:val="0"/>
        </w:numPr>
        <w:ind w:left="992" w:hanging="567"/>
        <w:rPr>
          <w:highlight w:val="lightGray"/>
          <w:lang w:val="en-US"/>
          <w:rPrChange w:id="745" w:author="Tomasz  Więckowski" w:date="2026-02-27T13:13:00Z" w16du:dateUtc="2026-02-27T12:13:00Z">
            <w:rPr>
              <w:highlight w:val="lightGray"/>
              <w:lang w:val="pl-PL"/>
            </w:rPr>
          </w:rPrChange>
        </w:rPr>
      </w:pPr>
      <w:r w:rsidRPr="00C45EFB">
        <w:rPr>
          <w:highlight w:val="lightGray"/>
          <w:lang w:val="en-US"/>
        </w:rPr>
        <w:tab/>
      </w:r>
      <w:r w:rsidRPr="00C45EFB">
        <w:rPr>
          <w:highlight w:val="lightGray"/>
          <w:lang w:val="en-US"/>
        </w:rPr>
        <w:tab/>
      </w:r>
    </w:p>
    <w:p w14:paraId="468D151A" w14:textId="63766256" w:rsidR="00FC2221" w:rsidRPr="00FC2221" w:rsidRDefault="00FC2221" w:rsidP="004C3850">
      <w:pPr>
        <w:pStyle w:val="2"/>
        <w:numPr>
          <w:ilvl w:val="0"/>
          <w:numId w:val="0"/>
        </w:numPr>
        <w:ind w:left="992" w:hanging="567"/>
        <w:rPr>
          <w:highlight w:val="lightGray"/>
          <w:lang w:val="en-US"/>
        </w:rPr>
      </w:pPr>
      <w:r w:rsidRPr="00FC2221">
        <w:rPr>
          <w:highlight w:val="lightGray"/>
          <w:lang w:val="en-US"/>
        </w:rPr>
        <w:t>20 – COMPLIANCE WITH LAWS</w:t>
      </w:r>
    </w:p>
    <w:p w14:paraId="2D6F6827" w14:textId="109254BB" w:rsidR="00FC2221" w:rsidRDefault="00FC2221" w:rsidP="00FC2221">
      <w:pPr>
        <w:pStyle w:val="2"/>
        <w:numPr>
          <w:ilvl w:val="0"/>
          <w:numId w:val="0"/>
        </w:numPr>
        <w:ind w:left="992" w:hanging="567"/>
        <w:rPr>
          <w:highlight w:val="lightGray"/>
          <w:lang w:val="en-US"/>
        </w:rPr>
      </w:pPr>
      <w:r w:rsidRPr="00FC2221">
        <w:rPr>
          <w:highlight w:val="lightGray"/>
          <w:lang w:val="en-US"/>
        </w:rPr>
        <w:t>20.1 Each Party shall comply with all applicable laws, regulations, and industry standards.</w:t>
      </w:r>
    </w:p>
    <w:p w14:paraId="25FB749D" w14:textId="4C7E006A" w:rsidR="00FC2221" w:rsidRPr="006E2481" w:rsidRDefault="004C3850" w:rsidP="004C3850">
      <w:pPr>
        <w:pStyle w:val="2"/>
        <w:numPr>
          <w:ilvl w:val="0"/>
          <w:numId w:val="0"/>
        </w:numPr>
        <w:ind w:left="992" w:hanging="567"/>
        <w:rPr>
          <w:highlight w:val="lightGray"/>
          <w:lang w:val="en-US"/>
          <w:rPrChange w:id="746" w:author="Tomasz  Więckowski" w:date="2026-02-27T13:13:00Z" w16du:dateUtc="2026-02-27T12:13:00Z">
            <w:rPr>
              <w:highlight w:val="lightGray"/>
              <w:lang w:val="pl-PL"/>
            </w:rPr>
          </w:rPrChange>
        </w:rPr>
      </w:pPr>
      <w:r w:rsidRPr="00C45EFB">
        <w:rPr>
          <w:b/>
          <w:bCs/>
          <w:highlight w:val="lightGray"/>
          <w:lang w:val="en-US"/>
        </w:rPr>
        <w:tab/>
      </w:r>
    </w:p>
    <w:p w14:paraId="7B6FDE80" w14:textId="77777777" w:rsidR="004C3850" w:rsidRDefault="00FC2221" w:rsidP="00FC2221">
      <w:pPr>
        <w:pStyle w:val="2"/>
        <w:numPr>
          <w:ilvl w:val="0"/>
          <w:numId w:val="0"/>
        </w:numPr>
        <w:ind w:left="992" w:hanging="567"/>
        <w:rPr>
          <w:highlight w:val="lightGray"/>
          <w:lang w:val="en-US"/>
        </w:rPr>
      </w:pPr>
      <w:r w:rsidRPr="00FC2221">
        <w:rPr>
          <w:highlight w:val="lightGray"/>
          <w:lang w:val="en-US"/>
        </w:rPr>
        <w:t xml:space="preserve">20.2 Neither Party shall, directly or indirectly: </w:t>
      </w:r>
    </w:p>
    <w:p w14:paraId="36E62A89" w14:textId="77777777" w:rsidR="004C3850" w:rsidRDefault="004C3850" w:rsidP="00FC2221">
      <w:pPr>
        <w:pStyle w:val="2"/>
        <w:numPr>
          <w:ilvl w:val="0"/>
          <w:numId w:val="0"/>
        </w:numPr>
        <w:ind w:left="992" w:hanging="567"/>
        <w:rPr>
          <w:highlight w:val="lightGray"/>
          <w:lang w:val="en-US"/>
        </w:rPr>
      </w:pPr>
      <w:r>
        <w:rPr>
          <w:highlight w:val="lightGray"/>
          <w:lang w:val="en-US"/>
        </w:rPr>
        <w:tab/>
      </w:r>
      <w:r>
        <w:rPr>
          <w:highlight w:val="lightGray"/>
          <w:lang w:val="en-US"/>
        </w:rPr>
        <w:tab/>
      </w:r>
      <w:r w:rsidR="00FC2221" w:rsidRPr="00FC2221">
        <w:rPr>
          <w:highlight w:val="lightGray"/>
          <w:lang w:val="en-US"/>
        </w:rPr>
        <w:t xml:space="preserve">(a) offer, promise, give, or authorise the giving of any bribe, kickback, or improper payment; </w:t>
      </w:r>
    </w:p>
    <w:p w14:paraId="3AB579B6" w14:textId="49D078EB" w:rsidR="00FC2221" w:rsidRPr="00FC2221" w:rsidRDefault="004C3850" w:rsidP="00FC2221">
      <w:pPr>
        <w:pStyle w:val="2"/>
        <w:numPr>
          <w:ilvl w:val="0"/>
          <w:numId w:val="0"/>
        </w:numPr>
        <w:ind w:left="992" w:hanging="567"/>
        <w:rPr>
          <w:highlight w:val="lightGray"/>
          <w:lang w:val="en-US"/>
        </w:rPr>
      </w:pPr>
      <w:r>
        <w:rPr>
          <w:highlight w:val="lightGray"/>
          <w:lang w:val="en-US"/>
        </w:rPr>
        <w:lastRenderedPageBreak/>
        <w:tab/>
      </w:r>
      <w:r>
        <w:rPr>
          <w:highlight w:val="lightGray"/>
          <w:lang w:val="en-US"/>
        </w:rPr>
        <w:tab/>
      </w:r>
      <w:r w:rsidR="00FC2221" w:rsidRPr="00FC2221">
        <w:rPr>
          <w:highlight w:val="lightGray"/>
          <w:lang w:val="en-US"/>
        </w:rPr>
        <w:t>(b) request, agree to receive, or accept any bribe, kickback, or improper payment.</w:t>
      </w:r>
    </w:p>
    <w:p w14:paraId="5F0B0A51" w14:textId="060F97B1" w:rsidR="00FC2221" w:rsidRPr="006E2481" w:rsidRDefault="004C3850" w:rsidP="00FC2221">
      <w:pPr>
        <w:pStyle w:val="2"/>
        <w:numPr>
          <w:ilvl w:val="0"/>
          <w:numId w:val="0"/>
        </w:numPr>
        <w:ind w:left="992" w:hanging="567"/>
        <w:rPr>
          <w:highlight w:val="lightGray"/>
          <w:lang w:val="en-US"/>
          <w:rPrChange w:id="747" w:author="Tomasz  Więckowski" w:date="2026-02-27T13:13:00Z" w16du:dateUtc="2026-02-27T12:13:00Z">
            <w:rPr>
              <w:highlight w:val="lightGray"/>
              <w:lang w:val="pl-PL"/>
            </w:rPr>
          </w:rPrChange>
        </w:rPr>
      </w:pPr>
      <w:r w:rsidRPr="00C45EFB">
        <w:rPr>
          <w:b/>
          <w:bCs/>
          <w:highlight w:val="lightGray"/>
          <w:lang w:val="en-US"/>
        </w:rPr>
        <w:tab/>
      </w:r>
    </w:p>
    <w:p w14:paraId="45979F0A" w14:textId="260C7547" w:rsidR="00FC2221" w:rsidRDefault="00FC2221" w:rsidP="00FC2221">
      <w:pPr>
        <w:pStyle w:val="2"/>
        <w:numPr>
          <w:ilvl w:val="0"/>
          <w:numId w:val="0"/>
        </w:numPr>
        <w:ind w:left="992" w:hanging="567"/>
        <w:rPr>
          <w:highlight w:val="lightGray"/>
          <w:lang w:val="en-US"/>
        </w:rPr>
      </w:pPr>
      <w:r w:rsidRPr="00FC2221">
        <w:rPr>
          <w:highlight w:val="lightGray"/>
          <w:lang w:val="en-US"/>
        </w:rPr>
        <w:t>20.3 Each Party shall comply with applicable trade sanctions and export control regulations.</w:t>
      </w:r>
    </w:p>
    <w:p w14:paraId="64BD25C3" w14:textId="4DDF3E46" w:rsidR="00FC2221" w:rsidRPr="006E2481" w:rsidRDefault="004C3850" w:rsidP="004C3850">
      <w:pPr>
        <w:pStyle w:val="2"/>
        <w:numPr>
          <w:ilvl w:val="0"/>
          <w:numId w:val="0"/>
        </w:numPr>
        <w:ind w:left="992" w:hanging="567"/>
        <w:rPr>
          <w:highlight w:val="lightGray"/>
          <w:lang w:val="en-US"/>
          <w:rPrChange w:id="748" w:author="Tomasz  Więckowski" w:date="2026-02-27T13:13:00Z" w16du:dateUtc="2026-02-27T12:13:00Z">
            <w:rPr>
              <w:highlight w:val="lightGray"/>
              <w:lang w:val="pl-PL"/>
            </w:rPr>
          </w:rPrChange>
        </w:rPr>
      </w:pPr>
      <w:r w:rsidRPr="004C3850">
        <w:rPr>
          <w:highlight w:val="lightGray"/>
          <w:lang w:val="en-US"/>
        </w:rPr>
        <w:tab/>
      </w:r>
      <w:r w:rsidRPr="004C3850">
        <w:rPr>
          <w:highlight w:val="lightGray"/>
          <w:lang w:val="en-US"/>
        </w:rPr>
        <w:tab/>
      </w:r>
    </w:p>
    <w:p w14:paraId="594478BD" w14:textId="475E8F98" w:rsidR="00FC2221" w:rsidRDefault="00FC2221" w:rsidP="00FC2221">
      <w:pPr>
        <w:pStyle w:val="2"/>
        <w:numPr>
          <w:ilvl w:val="0"/>
          <w:numId w:val="0"/>
        </w:numPr>
        <w:ind w:left="992" w:hanging="567"/>
        <w:rPr>
          <w:lang w:val="en-US"/>
        </w:rPr>
      </w:pPr>
      <w:r w:rsidRPr="00FC2221">
        <w:rPr>
          <w:highlight w:val="lightGray"/>
          <w:lang w:val="en-US"/>
        </w:rPr>
        <w:t>20.4 Material Breach: Any material breach of this Section shall entitle the non-breaching Party to terminate immediately.</w:t>
      </w:r>
    </w:p>
    <w:p w14:paraId="2587D2A1" w14:textId="77777777" w:rsidR="00FC2221" w:rsidRPr="006E2481" w:rsidRDefault="00FC2221" w:rsidP="00FC2221">
      <w:pPr>
        <w:pStyle w:val="2"/>
        <w:numPr>
          <w:ilvl w:val="0"/>
          <w:numId w:val="0"/>
        </w:numPr>
        <w:ind w:left="992"/>
        <w:rPr>
          <w:lang w:val="en-US"/>
          <w:rPrChange w:id="749" w:author="Tomasz  Więckowski" w:date="2026-02-27T13:13:00Z" w16du:dateUtc="2026-02-27T12:13:00Z">
            <w:rPr>
              <w:lang w:val="pl-PL"/>
            </w:rPr>
          </w:rPrChange>
        </w:rPr>
      </w:pPr>
    </w:p>
    <w:p w14:paraId="5D49FF1B" w14:textId="77777777" w:rsidR="00FC2221" w:rsidRPr="006E2481" w:rsidRDefault="00FC2221" w:rsidP="00FC2221">
      <w:pPr>
        <w:pStyle w:val="2"/>
        <w:numPr>
          <w:ilvl w:val="0"/>
          <w:numId w:val="0"/>
        </w:numPr>
        <w:ind w:left="992"/>
        <w:rPr>
          <w:lang w:val="en-US"/>
          <w:rPrChange w:id="750" w:author="Tomasz  Więckowski" w:date="2026-02-27T13:13:00Z" w16du:dateUtc="2026-02-27T12:13:00Z">
            <w:rPr>
              <w:lang w:val="pl-PL"/>
            </w:rPr>
          </w:rPrChange>
        </w:rPr>
      </w:pPr>
    </w:p>
    <w:p w14:paraId="13979A7F" w14:textId="77777777" w:rsidR="00FC2221" w:rsidRPr="006E2481" w:rsidRDefault="00FC2221" w:rsidP="00FC2221">
      <w:pPr>
        <w:pStyle w:val="2"/>
        <w:numPr>
          <w:ilvl w:val="0"/>
          <w:numId w:val="0"/>
        </w:numPr>
        <w:ind w:left="992"/>
        <w:rPr>
          <w:lang w:val="en-US"/>
          <w:rPrChange w:id="751" w:author="Tomasz  Więckowski" w:date="2026-02-27T13:13:00Z" w16du:dateUtc="2026-02-27T12:13:00Z">
            <w:rPr>
              <w:lang w:val="pl-PL"/>
            </w:rPr>
          </w:rPrChange>
        </w:rPr>
      </w:pPr>
    </w:p>
    <w:p w14:paraId="629415C5" w14:textId="77777777" w:rsidR="00FC2221" w:rsidRPr="006E2481" w:rsidRDefault="00FC2221" w:rsidP="00FC2221">
      <w:pPr>
        <w:pStyle w:val="2"/>
        <w:numPr>
          <w:ilvl w:val="0"/>
          <w:numId w:val="0"/>
        </w:numPr>
        <w:ind w:left="992"/>
        <w:rPr>
          <w:lang w:val="en-US"/>
          <w:rPrChange w:id="752" w:author="Tomasz  Więckowski" w:date="2026-02-27T13:13:00Z" w16du:dateUtc="2026-02-27T12:13:00Z">
            <w:rPr>
              <w:lang w:val="pl-PL"/>
            </w:rPr>
          </w:rPrChange>
        </w:rPr>
      </w:pPr>
    </w:p>
    <w:tbl>
      <w:tblPr>
        <w:tblStyle w:val="Tabela-Siatka"/>
        <w:tblW w:w="8306" w:type="dxa"/>
        <w:tblInd w:w="108" w:type="dxa"/>
        <w:tblLayout w:type="fixed"/>
        <w:tblLook w:val="04A0" w:firstRow="1" w:lastRow="0" w:firstColumn="1" w:lastColumn="0" w:noHBand="0" w:noVBand="1"/>
      </w:tblPr>
      <w:tblGrid>
        <w:gridCol w:w="4162"/>
        <w:gridCol w:w="4144"/>
      </w:tblGrid>
      <w:tr w:rsidR="004C76DF" w14:paraId="7170B69C" w14:textId="77777777">
        <w:tc>
          <w:tcPr>
            <w:tcW w:w="4161" w:type="dxa"/>
            <w:tcBorders>
              <w:top w:val="nil"/>
              <w:left w:val="nil"/>
              <w:bottom w:val="nil"/>
              <w:right w:val="nil"/>
            </w:tcBorders>
          </w:tcPr>
          <w:p w14:paraId="142B106D" w14:textId="77777777"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Signed by</w:t>
            </w:r>
          </w:p>
          <w:p w14:paraId="5321F313" w14:textId="6F29F384"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Printed Name: </w:t>
            </w:r>
          </w:p>
          <w:p w14:paraId="5876F2B2" w14:textId="37700D36"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Title: </w:t>
            </w:r>
          </w:p>
          <w:p w14:paraId="66498BDA" w14:textId="77777777" w:rsidR="00EF7449" w:rsidRDefault="00EF7449" w:rsidP="00EF7449">
            <w:pPr>
              <w:spacing w:beforeLines="50" w:before="156" w:afterLines="50"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For and on behalf of</w:t>
            </w:r>
          </w:p>
          <w:p w14:paraId="479350CB" w14:textId="60B7922E" w:rsidR="004C76DF" w:rsidRDefault="00EF7449">
            <w:pPr>
              <w:spacing w:before="156" w:after="156" w:line="288" w:lineRule="auto"/>
              <w:rPr>
                <w:rFonts w:ascii="Times New Roman" w:hAnsi="Times New Roman" w:cs="Times New Roman"/>
                <w:color w:val="000000" w:themeColor="text1"/>
                <w:szCs w:val="21"/>
              </w:rPr>
            </w:pPr>
            <w:r>
              <w:rPr>
                <w:rFonts w:ascii="Times New Roman" w:hAnsi="Times New Roman" w:cs="Times New Roman"/>
                <w:color w:val="000000" w:themeColor="text1"/>
                <w:szCs w:val="21"/>
              </w:rPr>
              <w:tab/>
            </w:r>
            <w:r w:rsidR="00B850DB">
              <w:rPr>
                <w:rFonts w:ascii="Times New Roman" w:eastAsia="SimSun" w:hAnsi="Times New Roman" w:cs="Times New Roman"/>
                <w:color w:val="000000" w:themeColor="text1"/>
                <w:szCs w:val="21"/>
              </w:rPr>
              <w:tab/>
            </w:r>
            <w:r w:rsidR="00B850DB">
              <w:rPr>
                <w:rFonts w:ascii="Times New Roman" w:eastAsia="SimSun" w:hAnsi="Times New Roman" w:cs="Times New Roman"/>
                <w:color w:val="000000" w:themeColor="text1"/>
                <w:szCs w:val="21"/>
              </w:rPr>
              <w:tab/>
            </w:r>
          </w:p>
        </w:tc>
        <w:tc>
          <w:tcPr>
            <w:tcW w:w="4144" w:type="dxa"/>
            <w:tcBorders>
              <w:top w:val="nil"/>
              <w:left w:val="nil"/>
              <w:bottom w:val="nil"/>
              <w:right w:val="nil"/>
            </w:tcBorders>
          </w:tcPr>
          <w:p w14:paraId="798F5941"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Signed by</w:t>
            </w:r>
          </w:p>
          <w:p w14:paraId="0B6006D5"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Printed Name:</w:t>
            </w:r>
          </w:p>
          <w:p w14:paraId="7DF2C25C"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Title:</w:t>
            </w:r>
          </w:p>
          <w:p w14:paraId="65175156" w14:textId="77777777" w:rsidR="004C76DF" w:rsidRDefault="004C76DF">
            <w:pPr>
              <w:spacing w:before="156" w:after="156" w:line="288" w:lineRule="auto"/>
              <w:rPr>
                <w:rFonts w:ascii="Times New Roman" w:hAnsi="Times New Roman" w:cs="Times New Roman"/>
                <w:color w:val="000000" w:themeColor="text1"/>
                <w:szCs w:val="21"/>
              </w:rPr>
            </w:pPr>
          </w:p>
          <w:p w14:paraId="4A982B48" w14:textId="77777777" w:rsidR="004C76DF" w:rsidRDefault="00B850DB">
            <w:pPr>
              <w:spacing w:before="156" w:after="156" w:line="288" w:lineRule="auto"/>
              <w:rPr>
                <w:rFonts w:ascii="Times New Roman" w:hAnsi="Times New Roman" w:cs="Times New Roman"/>
                <w:color w:val="000000" w:themeColor="text1"/>
                <w:szCs w:val="21"/>
              </w:rPr>
            </w:pPr>
            <w:r>
              <w:rPr>
                <w:rFonts w:ascii="Times New Roman" w:eastAsia="SimSun" w:hAnsi="Times New Roman" w:cs="Times New Roman"/>
                <w:color w:val="000000" w:themeColor="text1"/>
                <w:szCs w:val="21"/>
              </w:rPr>
              <w:t>For and on behalf of</w:t>
            </w:r>
          </w:p>
          <w:p w14:paraId="4AC1373B" w14:textId="6FF5BAE5" w:rsidR="004C76DF" w:rsidRDefault="004C76DF">
            <w:pPr>
              <w:spacing w:before="156" w:after="156" w:line="288" w:lineRule="auto"/>
              <w:rPr>
                <w:rFonts w:ascii="Times New Roman" w:hAnsi="Times New Roman" w:cs="Times New Roman"/>
                <w:color w:val="000000" w:themeColor="text1"/>
                <w:szCs w:val="21"/>
              </w:rPr>
            </w:pPr>
          </w:p>
        </w:tc>
      </w:tr>
    </w:tbl>
    <w:p w14:paraId="007936C2" w14:textId="77777777" w:rsidR="004C76DF" w:rsidRDefault="004C76DF">
      <w:pPr>
        <w:sectPr w:rsidR="004C76DF">
          <w:headerReference w:type="default" r:id="rId21"/>
          <w:footerReference w:type="default" r:id="rId22"/>
          <w:headerReference w:type="first" r:id="rId23"/>
          <w:footerReference w:type="first" r:id="rId24"/>
          <w:pgSz w:w="11906" w:h="16838"/>
          <w:pgMar w:top="1440" w:right="1800" w:bottom="1440" w:left="1800" w:header="851" w:footer="992" w:gutter="0"/>
          <w:cols w:space="708"/>
          <w:formProt w:val="0"/>
          <w:docGrid w:type="lines" w:linePitch="312"/>
        </w:sectPr>
      </w:pPr>
    </w:p>
    <w:p w14:paraId="4536575D" w14:textId="77777777" w:rsidR="004C76DF" w:rsidRDefault="00B850DB">
      <w:pPr>
        <w:spacing w:before="156" w:after="156" w:line="288" w:lineRule="auto"/>
        <w:rPr>
          <w:rFonts w:ascii="Times New Roman" w:hAnsi="Times New Roman" w:cs="Times New Roman"/>
          <w:color w:val="000000" w:themeColor="text1"/>
        </w:rPr>
      </w:pPr>
      <w:r>
        <w:rPr>
          <w:rFonts w:ascii="Times New Roman" w:hAnsi="Times New Roman" w:cs="Times New Roman"/>
          <w:b/>
          <w:color w:val="000000" w:themeColor="text1"/>
          <w:sz w:val="28"/>
          <w:szCs w:val="32"/>
        </w:rPr>
        <w:lastRenderedPageBreak/>
        <w:t>Attachment: Payment and Delivery Date Plan</w:t>
      </w:r>
    </w:p>
    <w:p w14:paraId="50C26F0A" w14:textId="77777777" w:rsidR="004C76DF" w:rsidRDefault="00B850DB">
      <w:pPr>
        <w:pStyle w:val="11"/>
        <w:spacing w:before="156" w:after="156" w:line="288" w:lineRule="auto"/>
        <w:rPr>
          <w:color w:val="000000" w:themeColor="text1"/>
          <w:sz w:val="24"/>
          <w:szCs w:val="32"/>
        </w:rPr>
      </w:pPr>
      <w:r>
        <w:rPr>
          <w:b w:val="0"/>
          <w:bCs w:val="0"/>
          <w:color w:val="000000" w:themeColor="text1"/>
        </w:rPr>
        <w:t xml:space="preserve">Payment: </w:t>
      </w:r>
    </w:p>
    <w:tbl>
      <w:tblPr>
        <w:tblW w:w="8017" w:type="dxa"/>
        <w:jc w:val="center"/>
        <w:tblLayout w:type="fixed"/>
        <w:tblLook w:val="04A0" w:firstRow="1" w:lastRow="0" w:firstColumn="1" w:lastColumn="0" w:noHBand="0" w:noVBand="1"/>
      </w:tblPr>
      <w:tblGrid>
        <w:gridCol w:w="1355"/>
        <w:gridCol w:w="1560"/>
        <w:gridCol w:w="2615"/>
        <w:gridCol w:w="2487"/>
      </w:tblGrid>
      <w:tr w:rsidR="004C76DF" w14:paraId="5812F983" w14:textId="77777777">
        <w:trPr>
          <w:trHeight w:val="810"/>
          <w:jc w:val="center"/>
        </w:trPr>
        <w:tc>
          <w:tcPr>
            <w:tcW w:w="8016" w:type="dxa"/>
            <w:gridSpan w:val="4"/>
            <w:tcBorders>
              <w:top w:val="single" w:sz="4" w:space="0" w:color="000000"/>
              <w:left w:val="single" w:sz="4" w:space="0" w:color="000000"/>
              <w:bottom w:val="single" w:sz="4" w:space="0" w:color="000000"/>
              <w:right w:val="single" w:sz="4" w:space="0" w:color="000000"/>
            </w:tcBorders>
          </w:tcPr>
          <w:p w14:paraId="4E2AB949" w14:textId="568B0273" w:rsidR="004C76DF" w:rsidRDefault="00B850DB">
            <w:pPr>
              <w:spacing w:before="156" w:after="156" w:line="288" w:lineRule="auto"/>
              <w:rPr>
                <w:rFonts w:ascii="Times New Roman" w:hAnsi="Times New Roman" w:cs="Times New Roman"/>
                <w:color w:val="000000" w:themeColor="text1"/>
                <w:kern w:val="0"/>
                <w:sz w:val="24"/>
                <w:lang w:val="en-GB"/>
              </w:rPr>
            </w:pPr>
            <w:r>
              <w:rPr>
                <w:rFonts w:ascii="Times New Roman" w:hAnsi="Times New Roman" w:cs="Times New Roman"/>
                <w:color w:val="000000" w:themeColor="text1"/>
                <w:kern w:val="0"/>
                <w:sz w:val="24"/>
                <w:lang w:val="en-GB"/>
              </w:rPr>
              <w:t>Commodities &amp; Specification:</w:t>
            </w:r>
            <w:r>
              <w:rPr>
                <w:rFonts w:ascii="Times New Roman" w:hAnsi="Times New Roman" w:cs="Times New Roman"/>
                <w:color w:val="000000" w:themeColor="text1"/>
              </w:rPr>
              <w:t xml:space="preserve"> </w:t>
            </w:r>
            <w:r w:rsidR="00041827">
              <w:rPr>
                <w:rFonts w:ascii="Times New Roman" w:hAnsi="Times New Roman" w:cs="Times New Roman"/>
                <w:color w:val="000000" w:themeColor="text1"/>
              </w:rPr>
              <w:t>…..</w:t>
            </w:r>
          </w:p>
        </w:tc>
      </w:tr>
      <w:tr w:rsidR="004C76DF" w14:paraId="261FF45E" w14:textId="77777777">
        <w:trPr>
          <w:trHeight w:val="708"/>
          <w:jc w:val="center"/>
        </w:trPr>
        <w:tc>
          <w:tcPr>
            <w:tcW w:w="1354" w:type="dxa"/>
            <w:tcBorders>
              <w:top w:val="single" w:sz="4" w:space="0" w:color="000000"/>
              <w:left w:val="single" w:sz="4" w:space="0" w:color="000000"/>
              <w:bottom w:val="single" w:sz="4" w:space="0" w:color="000000"/>
              <w:right w:val="single" w:sz="4" w:space="0" w:color="000000"/>
            </w:tcBorders>
          </w:tcPr>
          <w:p w14:paraId="6AFB082E" w14:textId="77777777" w:rsidR="004C76DF" w:rsidRDefault="00B850DB">
            <w:pPr>
              <w:spacing w:before="156" w:after="156" w:line="288" w:lineRule="auto"/>
              <w:rPr>
                <w:rFonts w:ascii="Times New Roman" w:hAnsi="Times New Roman" w:cs="Times New Roman"/>
                <w:color w:val="000000" w:themeColor="text1"/>
                <w:kern w:val="0"/>
                <w:sz w:val="24"/>
                <w:lang w:val="en-GB"/>
              </w:rPr>
            </w:pPr>
            <w:r>
              <w:rPr>
                <w:rFonts w:ascii="Times New Roman" w:hAnsi="Times New Roman" w:cs="Times New Roman"/>
                <w:color w:val="000000" w:themeColor="text1"/>
                <w:kern w:val="0"/>
                <w:sz w:val="24"/>
                <w:lang w:val="en-GB"/>
              </w:rPr>
              <w:t xml:space="preserve">Quantity </w:t>
            </w:r>
          </w:p>
        </w:tc>
        <w:tc>
          <w:tcPr>
            <w:tcW w:w="1560" w:type="dxa"/>
            <w:tcBorders>
              <w:top w:val="single" w:sz="4" w:space="0" w:color="000000"/>
              <w:left w:val="single" w:sz="4" w:space="0" w:color="000000"/>
              <w:bottom w:val="single" w:sz="4" w:space="0" w:color="000000"/>
              <w:right w:val="single" w:sz="4" w:space="0" w:color="000000"/>
            </w:tcBorders>
          </w:tcPr>
          <w:p w14:paraId="3B75B4A3" w14:textId="77777777" w:rsidR="004C76DF" w:rsidRDefault="00B850DB">
            <w:pPr>
              <w:spacing w:before="156" w:after="156" w:line="288" w:lineRule="auto"/>
              <w:rPr>
                <w:rFonts w:ascii="Times New Roman" w:hAnsi="Times New Roman" w:cs="Times New Roman"/>
                <w:color w:val="000000" w:themeColor="text1"/>
                <w:kern w:val="0"/>
                <w:sz w:val="24"/>
              </w:rPr>
            </w:pPr>
            <w:r>
              <w:rPr>
                <w:rFonts w:ascii="Times New Roman" w:hAnsi="Times New Roman" w:cs="Times New Roman"/>
                <w:color w:val="000000" w:themeColor="text1"/>
                <w:kern w:val="0"/>
                <w:sz w:val="24"/>
              </w:rPr>
              <w:t xml:space="preserve">Delivery date </w:t>
            </w:r>
          </w:p>
        </w:tc>
        <w:tc>
          <w:tcPr>
            <w:tcW w:w="2615" w:type="dxa"/>
            <w:tcBorders>
              <w:top w:val="single" w:sz="4" w:space="0" w:color="000000"/>
              <w:left w:val="single" w:sz="4" w:space="0" w:color="000000"/>
              <w:bottom w:val="single" w:sz="4" w:space="0" w:color="000000"/>
              <w:right w:val="single" w:sz="4" w:space="0" w:color="000000"/>
            </w:tcBorders>
          </w:tcPr>
          <w:p w14:paraId="2D9FA8A8" w14:textId="77777777" w:rsidR="004C76DF" w:rsidRDefault="004C76DF">
            <w:pPr>
              <w:spacing w:before="156" w:after="156" w:line="288" w:lineRule="auto"/>
              <w:rPr>
                <w:rFonts w:ascii="Times New Roman" w:hAnsi="Times New Roman" w:cs="Times New Roman"/>
                <w:color w:val="000000" w:themeColor="text1"/>
                <w:kern w:val="0"/>
                <w:sz w:val="24"/>
                <w:lang w:val="en-GB"/>
              </w:rPr>
            </w:pPr>
          </w:p>
        </w:tc>
        <w:tc>
          <w:tcPr>
            <w:tcW w:w="2487" w:type="dxa"/>
            <w:tcBorders>
              <w:top w:val="single" w:sz="4" w:space="0" w:color="000000"/>
              <w:left w:val="single" w:sz="4" w:space="0" w:color="000000"/>
              <w:bottom w:val="single" w:sz="4" w:space="0" w:color="000000"/>
              <w:right w:val="single" w:sz="4" w:space="0" w:color="000000"/>
            </w:tcBorders>
          </w:tcPr>
          <w:p w14:paraId="61160DE5" w14:textId="77777777" w:rsidR="004C76DF" w:rsidRDefault="004C76DF">
            <w:pPr>
              <w:spacing w:before="156" w:after="156" w:line="288" w:lineRule="auto"/>
              <w:rPr>
                <w:rFonts w:ascii="Times New Roman" w:hAnsi="Times New Roman" w:cs="Times New Roman"/>
                <w:color w:val="000000" w:themeColor="text1"/>
                <w:kern w:val="0"/>
                <w:sz w:val="24"/>
                <w:lang w:val="en-GB"/>
              </w:rPr>
            </w:pPr>
          </w:p>
        </w:tc>
      </w:tr>
      <w:tr w:rsidR="004C76DF" w14:paraId="40DD0105" w14:textId="77777777">
        <w:trPr>
          <w:trHeight w:val="544"/>
          <w:jc w:val="center"/>
        </w:trPr>
        <w:tc>
          <w:tcPr>
            <w:tcW w:w="1354" w:type="dxa"/>
            <w:tcBorders>
              <w:top w:val="single" w:sz="4" w:space="0" w:color="000000"/>
              <w:left w:val="single" w:sz="4" w:space="0" w:color="000000"/>
              <w:bottom w:val="single" w:sz="4" w:space="0" w:color="000000"/>
              <w:right w:val="single" w:sz="4" w:space="0" w:color="000000"/>
            </w:tcBorders>
            <w:vAlign w:val="center"/>
          </w:tcPr>
          <w:p w14:paraId="32EE7C63" w14:textId="2DE9E892" w:rsidR="004C76DF" w:rsidRDefault="004C76DF">
            <w:pPr>
              <w:spacing w:before="156" w:after="156" w:line="288" w:lineRule="auto"/>
              <w:jc w:val="center"/>
              <w:rPr>
                <w:rFonts w:ascii="Times New Roman" w:hAnsi="Times New Roman" w:cs="Times New Roman"/>
                <w:color w:val="000000" w:themeColor="text1"/>
                <w:kern w:val="0"/>
                <w:szCs w:val="21"/>
              </w:rPr>
            </w:pPr>
          </w:p>
        </w:tc>
        <w:tc>
          <w:tcPr>
            <w:tcW w:w="1560" w:type="dxa"/>
            <w:tcBorders>
              <w:top w:val="single" w:sz="4" w:space="0" w:color="000000"/>
              <w:left w:val="single" w:sz="4" w:space="0" w:color="000000"/>
              <w:bottom w:val="single" w:sz="4" w:space="0" w:color="000000"/>
              <w:right w:val="single" w:sz="4" w:space="0" w:color="000000"/>
            </w:tcBorders>
            <w:vAlign w:val="center"/>
          </w:tcPr>
          <w:p w14:paraId="0226AB53" w14:textId="018BE702" w:rsidR="002E23CF" w:rsidRDefault="002E23CF" w:rsidP="00825660">
            <w:pPr>
              <w:spacing w:before="156" w:after="156" w:line="288" w:lineRule="auto"/>
              <w:jc w:val="center"/>
              <w:rPr>
                <w:rFonts w:ascii="Times New Roman" w:hAnsi="Times New Roman" w:cs="Times New Roman"/>
                <w:color w:val="000000" w:themeColor="text1"/>
              </w:rPr>
            </w:pPr>
          </w:p>
        </w:tc>
        <w:tc>
          <w:tcPr>
            <w:tcW w:w="2615" w:type="dxa"/>
            <w:tcBorders>
              <w:top w:val="single" w:sz="4" w:space="0" w:color="000000"/>
              <w:left w:val="single" w:sz="4" w:space="0" w:color="000000"/>
              <w:bottom w:val="single" w:sz="4" w:space="0" w:color="000000"/>
              <w:right w:val="single" w:sz="4" w:space="0" w:color="000000"/>
            </w:tcBorders>
            <w:vAlign w:val="center"/>
          </w:tcPr>
          <w:p w14:paraId="20873BF6" w14:textId="77777777" w:rsidR="004C76DF" w:rsidRDefault="004C76DF">
            <w:pPr>
              <w:spacing w:before="156" w:after="156" w:line="288" w:lineRule="auto"/>
              <w:jc w:val="left"/>
              <w:rPr>
                <w:rFonts w:ascii="Times New Roman" w:hAnsi="Times New Roman" w:cs="Times New Roman"/>
                <w:color w:val="000000" w:themeColor="text1"/>
              </w:rPr>
            </w:pPr>
          </w:p>
        </w:tc>
        <w:tc>
          <w:tcPr>
            <w:tcW w:w="2487" w:type="dxa"/>
            <w:tcBorders>
              <w:top w:val="single" w:sz="4" w:space="0" w:color="000000"/>
              <w:left w:val="single" w:sz="4" w:space="0" w:color="000000"/>
              <w:bottom w:val="single" w:sz="4" w:space="0" w:color="000000"/>
              <w:right w:val="single" w:sz="4" w:space="0" w:color="000000"/>
            </w:tcBorders>
            <w:vAlign w:val="center"/>
          </w:tcPr>
          <w:p w14:paraId="7F1417AB" w14:textId="77777777" w:rsidR="004C76DF" w:rsidRDefault="004C76DF">
            <w:pPr>
              <w:spacing w:before="156" w:after="156" w:line="288" w:lineRule="auto"/>
              <w:jc w:val="left"/>
              <w:rPr>
                <w:rFonts w:ascii="Times New Roman" w:hAnsi="Times New Roman" w:cs="Times New Roman"/>
                <w:color w:val="000000" w:themeColor="text1"/>
              </w:rPr>
            </w:pPr>
          </w:p>
        </w:tc>
      </w:tr>
    </w:tbl>
    <w:p w14:paraId="797CE711" w14:textId="77777777" w:rsidR="004C76DF" w:rsidRDefault="004C76DF">
      <w:pPr>
        <w:spacing w:before="156" w:after="156" w:line="288" w:lineRule="auto"/>
        <w:rPr>
          <w:rFonts w:ascii="Times New Roman" w:hAnsi="Times New Roman" w:cs="Times New Roman"/>
          <w:b/>
          <w:color w:val="000000" w:themeColor="text1"/>
          <w:sz w:val="24"/>
        </w:rPr>
      </w:pPr>
    </w:p>
    <w:sectPr w:rsidR="004C76DF">
      <w:headerReference w:type="default" r:id="rId25"/>
      <w:footerReference w:type="default" r:id="rId26"/>
      <w:headerReference w:type="first" r:id="rId27"/>
      <w:footerReference w:type="first" r:id="rId28"/>
      <w:pgSz w:w="11906" w:h="16838"/>
      <w:pgMar w:top="1440" w:right="1800" w:bottom="1440" w:left="1800" w:header="851" w:footer="992" w:gutter="0"/>
      <w:cols w:space="708"/>
      <w:formProt w:val="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6" w:author="Tomasz  Więckowski" w:date="2026-02-26T09:37:00Z" w:initials="TW">
    <w:p w14:paraId="2E22BD2D" w14:textId="77777777" w:rsidR="009033F6" w:rsidRDefault="009033F6" w:rsidP="009033F6">
      <w:pPr>
        <w:pStyle w:val="Tekstkomentarza"/>
      </w:pPr>
      <w:r>
        <w:rPr>
          <w:rStyle w:val="Odwoaniedokomentarza"/>
        </w:rPr>
        <w:annotationRef/>
      </w:r>
      <w:r>
        <w:rPr>
          <w:lang w:val="pl-PL"/>
        </w:rPr>
        <w:t xml:space="preserve">Lightief’s proposal. </w:t>
      </w:r>
      <w:r>
        <w:t>The proposed subtitle distinguishes between the responsibilities of the two entities implementing the contract.</w:t>
      </w:r>
    </w:p>
  </w:comment>
  <w:comment w:id="173" w:author="Tomasz  Więckowski" w:date="2026-02-26T09:06:00Z" w:initials="TW">
    <w:p w14:paraId="5093EB53" w14:textId="77777777" w:rsidR="00B326F9" w:rsidRDefault="00B326F9" w:rsidP="00B326F9">
      <w:pPr>
        <w:pStyle w:val="Tekstkomentarza"/>
      </w:pPr>
      <w:r>
        <w:rPr>
          <w:rStyle w:val="Odwoaniedokomentarza"/>
        </w:rPr>
        <w:annotationRef/>
      </w:r>
      <w:r>
        <w:rPr>
          <w:lang w:val="pl-PL"/>
        </w:rPr>
        <w:t>New Lightief’s proposal, due to the fact that they need to pay import duties (including big port VAT) they claim that they cannot defer VAT in Cyprus</w:t>
      </w:r>
    </w:p>
  </w:comment>
  <w:comment w:id="211" w:author="Tomasz  Więckowski" w:date="2026-02-26T10:10:00Z" w:initials="TW">
    <w:p w14:paraId="411F4682" w14:textId="77777777" w:rsidR="00D35A08" w:rsidRDefault="00D35A08" w:rsidP="00D35A08">
      <w:pPr>
        <w:pStyle w:val="Tekstkomentarza"/>
      </w:pPr>
      <w:r>
        <w:rPr>
          <w:rStyle w:val="Odwoaniedokomentarza"/>
        </w:rPr>
        <w:annotationRef/>
      </w:r>
      <w:r>
        <w:rPr>
          <w:lang w:val="pl-PL"/>
        </w:rPr>
        <w:t>Lightief’s proposal. Due to the fact that contract is under Cyprus law such proposal is acceptable</w:t>
      </w:r>
    </w:p>
  </w:comment>
  <w:comment w:id="284" w:author="Tomasz  Więckowski" w:date="2026-02-26T10:14:00Z" w:initials="TW">
    <w:p w14:paraId="2A0EEA16" w14:textId="77777777" w:rsidR="00712C88" w:rsidRDefault="00712C88" w:rsidP="00712C88">
      <w:pPr>
        <w:pStyle w:val="Tekstkomentarza"/>
      </w:pPr>
      <w:r>
        <w:rPr>
          <w:rStyle w:val="Odwoaniedokomentarza"/>
        </w:rPr>
        <w:annotationRef/>
      </w:r>
      <w:r>
        <w:rPr>
          <w:lang w:val="pl-PL"/>
        </w:rPr>
        <w:t>Deleted by Lightief - acceptable becouse we don’t have any binding agreements before.</w:t>
      </w:r>
    </w:p>
  </w:comment>
  <w:comment w:id="293" w:author="Tomasz  Więckowski" w:date="2026-02-26T12:42:00Z" w:initials="TW">
    <w:p w14:paraId="36D6F4CC" w14:textId="77777777" w:rsidR="0044122B" w:rsidRDefault="0044122B" w:rsidP="0044122B">
      <w:pPr>
        <w:pStyle w:val="Tekstkomentarza"/>
      </w:pPr>
      <w:r>
        <w:rPr>
          <w:rStyle w:val="Odwoaniedokomentarza"/>
        </w:rPr>
        <w:annotationRef/>
      </w:r>
      <w:r>
        <w:rPr>
          <w:lang w:val="pl-PL"/>
        </w:rPr>
        <w:t>In warranty agreement supposed to be stated that:</w:t>
      </w:r>
    </w:p>
    <w:p w14:paraId="6F79F6C5" w14:textId="77777777" w:rsidR="0044122B" w:rsidRDefault="0044122B" w:rsidP="0044122B">
      <w:pPr>
        <w:pStyle w:val="Tekstkomentarza"/>
      </w:pPr>
      <w:r>
        <w:rPr>
          <w:lang w:val="pl-PL"/>
        </w:rPr>
        <w:t xml:space="preserve">Standard Warranty: 5 years from COD — Confirmed SOH Guarantees: Year 5 ≥85%, </w:t>
      </w:r>
    </w:p>
    <w:p w14:paraId="3BA9C435" w14:textId="77777777" w:rsidR="0044122B" w:rsidRDefault="0044122B" w:rsidP="0044122B">
      <w:pPr>
        <w:pStyle w:val="Tekstkomentarza"/>
      </w:pPr>
      <w:r>
        <w:rPr>
          <w:lang w:val="pl-PL"/>
        </w:rPr>
        <w:t xml:space="preserve">Year 10 ≥79.58%, Year 15 ≥70% — Confirmed PCS Efficiency: ≥98% at rated power — Confirmed System RTE: ≥86.32% full system AC-AC incl. cabling (PCS-level: 87.8%) — Confirmed Cycle Life: 7,000 cycles @ 70% EOL, 90% DOD — Modified (was 8,000 proposed) Extended Warranty Max: 15 years (not 20) — Modifie </w:t>
      </w:r>
    </w:p>
  </w:comment>
  <w:comment w:id="299" w:author="Tomasz  Więckowski" w:date="2026-02-26T10:18:00Z" w:initials="TW">
    <w:p w14:paraId="6F430485" w14:textId="77777777" w:rsidR="00355E60" w:rsidRDefault="00355E60" w:rsidP="00355E60">
      <w:pPr>
        <w:pStyle w:val="Tekstkomentarza"/>
      </w:pPr>
      <w:r>
        <w:rPr>
          <w:rStyle w:val="Odwoaniedokomentarza"/>
        </w:rPr>
        <w:annotationRef/>
      </w:r>
      <w:r>
        <w:rPr>
          <w:lang w:val="pl-PL"/>
        </w:rPr>
        <w:t>Lightief proposal - acceptable</w:t>
      </w:r>
    </w:p>
  </w:comment>
  <w:comment w:id="302" w:author="Tomasz  Więckowski" w:date="2026-02-26T10:21:00Z" w:initials="TW">
    <w:p w14:paraId="277DA06A" w14:textId="77777777" w:rsidR="00403393" w:rsidRDefault="008A4EDA" w:rsidP="00403393">
      <w:pPr>
        <w:pStyle w:val="Tekstkomentarza"/>
      </w:pPr>
      <w:r>
        <w:rPr>
          <w:rStyle w:val="Odwoaniedokomentarza"/>
        </w:rPr>
        <w:annotationRef/>
      </w:r>
      <w:r w:rsidR="00403393">
        <w:rPr>
          <w:lang w:val="pl-PL"/>
        </w:rPr>
        <w:t xml:space="preserve">Lighthief proposal - claiming that 30 days is insufficient for shipping and installation. 6 months is industry standard </w:t>
      </w:r>
    </w:p>
  </w:comment>
  <w:comment w:id="318" w:author="Klaudia Samul" w:date="2026-01-22T15:57:00Z" w:initials="KS">
    <w:p w14:paraId="0EB570CA" w14:textId="77777777" w:rsidR="00F3707F" w:rsidRDefault="00F3707F" w:rsidP="00F3707F">
      <w:pPr>
        <w:pStyle w:val="Tekstkomentarza"/>
      </w:pPr>
      <w:r>
        <w:rPr>
          <w:rStyle w:val="Odwoaniedokomentarza"/>
        </w:rPr>
        <w:annotationRef/>
      </w:r>
      <w:r>
        <w:t xml:space="preserve">Propozycja Lighthef - where the defect was caused by handling or installation by a person other than the SELLER or its authorised representatives. NOTE: This exclusion shall NOT apply where installation is performed by the SELLER under Section 5A.1. </w:t>
      </w:r>
    </w:p>
  </w:comment>
  <w:comment w:id="387" w:author="Tomasz  Więckowski" w:date="2026-02-26T12:43:00Z" w:initials="TW">
    <w:p w14:paraId="6D36E14E" w14:textId="77777777" w:rsidR="00842C27" w:rsidRDefault="00842C27" w:rsidP="00842C27">
      <w:pPr>
        <w:pStyle w:val="Tekstkomentarza"/>
      </w:pPr>
      <w:r>
        <w:rPr>
          <w:rStyle w:val="Odwoaniedokomentarza"/>
        </w:rPr>
        <w:annotationRef/>
      </w:r>
      <w:r>
        <w:rPr>
          <w:lang w:val="pl-PL"/>
        </w:rPr>
        <w:t>Lighttef proposal</w:t>
      </w:r>
    </w:p>
  </w:comment>
  <w:comment w:id="395" w:author="Tomasz  Więckowski" w:date="2026-02-26T12:45:00Z" w:initials="TW">
    <w:p w14:paraId="05C23BD9" w14:textId="77777777" w:rsidR="0022506B" w:rsidRDefault="0022506B" w:rsidP="0022506B">
      <w:pPr>
        <w:pStyle w:val="Tekstkomentarza"/>
      </w:pPr>
      <w:r>
        <w:rPr>
          <w:rStyle w:val="Odwoaniedokomentarza"/>
        </w:rPr>
        <w:annotationRef/>
      </w:r>
      <w:r>
        <w:rPr>
          <w:lang w:val="pl-PL"/>
        </w:rPr>
        <w:t>Section add by Lighthief</w:t>
      </w:r>
    </w:p>
  </w:comment>
  <w:comment w:id="707" w:author="Tomasz  Więckowski" w:date="2026-02-27T10:21:00Z" w:initials="TW">
    <w:p w14:paraId="0C3CE44D" w14:textId="77777777" w:rsidR="00DE49ED" w:rsidRDefault="00DE49ED" w:rsidP="00DE49ED">
      <w:pPr>
        <w:pStyle w:val="Tekstkomentarza"/>
      </w:pPr>
      <w:r>
        <w:rPr>
          <w:rStyle w:val="Odwoaniedokomentarza"/>
        </w:rPr>
        <w:annotationRef/>
      </w:r>
      <w:r>
        <w:rPr>
          <w:lang w:val="pl-PL"/>
        </w:rPr>
        <w:t>We can’t change wording of this provision.</w:t>
      </w:r>
    </w:p>
  </w:comment>
  <w:comment w:id="720" w:author="Tomasz  Więckowski" w:date="2026-02-27T10:31:00Z" w:initials="TW">
    <w:p w14:paraId="71C3AF8F" w14:textId="77777777" w:rsidR="00ED643B" w:rsidRDefault="00ED643B" w:rsidP="00ED643B">
      <w:pPr>
        <w:pStyle w:val="Tekstkomentarza"/>
      </w:pPr>
      <w:r>
        <w:rPr>
          <w:rStyle w:val="Odwoaniedokomentarza"/>
        </w:rPr>
        <w:annotationRef/>
      </w:r>
      <w:r>
        <w:rPr>
          <w:lang w:val="pl-PL"/>
        </w:rPr>
        <w:t>This provision can’t be 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22BD2D" w15:done="0"/>
  <w15:commentEx w15:paraId="5093EB53" w15:done="0"/>
  <w15:commentEx w15:paraId="411F4682" w15:done="0"/>
  <w15:commentEx w15:paraId="2A0EEA16" w15:done="0"/>
  <w15:commentEx w15:paraId="3BA9C435" w15:done="0"/>
  <w15:commentEx w15:paraId="6F430485" w15:done="0"/>
  <w15:commentEx w15:paraId="277DA06A" w15:done="0"/>
  <w15:commentEx w15:paraId="0EB570CA" w15:done="0"/>
  <w15:commentEx w15:paraId="6D36E14E" w15:done="0"/>
  <w15:commentEx w15:paraId="05C23BD9" w15:done="0"/>
  <w15:commentEx w15:paraId="0C3CE44D" w15:done="0"/>
  <w15:commentEx w15:paraId="71C3AF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D5409F" w16cex:dateUtc="2026-02-26T08:37:00Z"/>
  <w16cex:commentExtensible w16cex:durableId="739C567D" w16cex:dateUtc="2026-02-26T08:06:00Z"/>
  <w16cex:commentExtensible w16cex:durableId="6422A645" w16cex:dateUtc="2026-02-26T09:10:00Z"/>
  <w16cex:commentExtensible w16cex:durableId="4CAEAE86" w16cex:dateUtc="2026-02-26T09:14:00Z"/>
  <w16cex:commentExtensible w16cex:durableId="1A58BF11" w16cex:dateUtc="2026-02-26T11:42:00Z"/>
  <w16cex:commentExtensible w16cex:durableId="7CBDF429" w16cex:dateUtc="2026-02-26T09:18:00Z"/>
  <w16cex:commentExtensible w16cex:durableId="2A3C553E" w16cex:dateUtc="2026-02-26T09:21:00Z"/>
  <w16cex:commentExtensible w16cex:durableId="545D8EB4" w16cex:dateUtc="2026-01-22T14:57:00Z"/>
  <w16cex:commentExtensible w16cex:durableId="0EA27EBC" w16cex:dateUtc="2026-02-26T11:43:00Z"/>
  <w16cex:commentExtensible w16cex:durableId="63510F7C" w16cex:dateUtc="2026-02-26T11:45:00Z"/>
  <w16cex:commentExtensible w16cex:durableId="6B4164A6" w16cex:dateUtc="2026-02-27T09:21:00Z"/>
  <w16cex:commentExtensible w16cex:durableId="196439F2" w16cex:dateUtc="2026-02-27T0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22BD2D" w16cid:durableId="3FD5409F"/>
  <w16cid:commentId w16cid:paraId="5093EB53" w16cid:durableId="739C567D"/>
  <w16cid:commentId w16cid:paraId="411F4682" w16cid:durableId="6422A645"/>
  <w16cid:commentId w16cid:paraId="2A0EEA16" w16cid:durableId="4CAEAE86"/>
  <w16cid:commentId w16cid:paraId="3BA9C435" w16cid:durableId="1A58BF11"/>
  <w16cid:commentId w16cid:paraId="6F430485" w16cid:durableId="7CBDF429"/>
  <w16cid:commentId w16cid:paraId="277DA06A" w16cid:durableId="2A3C553E"/>
  <w16cid:commentId w16cid:paraId="0EB570CA" w16cid:durableId="545D8EB4"/>
  <w16cid:commentId w16cid:paraId="6D36E14E" w16cid:durableId="0EA27EBC"/>
  <w16cid:commentId w16cid:paraId="05C23BD9" w16cid:durableId="63510F7C"/>
  <w16cid:commentId w16cid:paraId="0C3CE44D" w16cid:durableId="6B4164A6"/>
  <w16cid:commentId w16cid:paraId="71C3AF8F" w16cid:durableId="196439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FBB2C" w14:textId="77777777" w:rsidR="00494679" w:rsidRDefault="00494679">
      <w:r>
        <w:separator/>
      </w:r>
    </w:p>
  </w:endnote>
  <w:endnote w:type="continuationSeparator" w:id="0">
    <w:p w14:paraId="26EC08C5" w14:textId="77777777" w:rsidR="00494679" w:rsidRDefault="00494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iTi">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default"/>
    <w:sig w:usb0="00000000" w:usb1="00000000" w:usb2="00000001" w:usb3="00000000" w:csb0="400001BF" w:csb1="DFF7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tillium Web">
    <w:charset w:val="00"/>
    <w:family w:val="auto"/>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21C2" w14:textId="77777777" w:rsidR="004C76DF" w:rsidRDefault="00494679">
    <w:pPr>
      <w:pStyle w:val="Stopka"/>
      <w:jc w:val="center"/>
    </w:pPr>
    <w:sdt>
      <w:sdtPr>
        <w:id w:val="-1358267239"/>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24</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377FD490" w14:textId="77777777" w:rsidR="004C76DF" w:rsidRDefault="004C76DF">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F6C2" w14:textId="77777777" w:rsidR="004C76DF" w:rsidRDefault="00494679">
    <w:pPr>
      <w:pStyle w:val="Stopka"/>
      <w:jc w:val="center"/>
    </w:pPr>
    <w:sdt>
      <w:sdtPr>
        <w:id w:val="1430699638"/>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24</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09EA66DF" w14:textId="77777777" w:rsidR="004C76DF" w:rsidRDefault="004C76DF">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2D44" w14:textId="77777777" w:rsidR="004C76DF" w:rsidRDefault="00494679">
    <w:pPr>
      <w:pStyle w:val="Stopka"/>
      <w:jc w:val="center"/>
    </w:pPr>
    <w:sdt>
      <w:sdtPr>
        <w:id w:val="1656492460"/>
        <w:text/>
      </w:sdtPr>
      <w:sdtEndPr/>
      <w:sdtContent>
        <w:r w:rsidR="00B850DB">
          <w:rPr>
            <w:lang w:val="zh-CN"/>
          </w:rPr>
          <w:t xml:space="preserve"> </w:t>
        </w:r>
      </w:sdtContent>
    </w:sdt>
    <w:r w:rsidR="00B850DB">
      <w:rPr>
        <w:b/>
        <w:bCs/>
        <w:sz w:val="24"/>
        <w:szCs w:val="24"/>
      </w:rPr>
      <w:fldChar w:fldCharType="begin"/>
    </w:r>
    <w:r w:rsidR="00B850DB">
      <w:rPr>
        <w:b/>
        <w:bCs/>
        <w:sz w:val="24"/>
        <w:szCs w:val="24"/>
      </w:rPr>
      <w:instrText xml:space="preserve"> PAGE </w:instrText>
    </w:r>
    <w:r w:rsidR="00B850DB">
      <w:rPr>
        <w:b/>
        <w:bCs/>
        <w:sz w:val="24"/>
        <w:szCs w:val="24"/>
      </w:rPr>
      <w:fldChar w:fldCharType="separate"/>
    </w:r>
    <w:r w:rsidR="00B850DB">
      <w:rPr>
        <w:b/>
        <w:bCs/>
        <w:sz w:val="24"/>
        <w:szCs w:val="24"/>
      </w:rPr>
      <w:t>25</w:t>
    </w:r>
    <w:r w:rsidR="00B850DB">
      <w:rPr>
        <w:b/>
        <w:bCs/>
        <w:sz w:val="24"/>
        <w:szCs w:val="24"/>
      </w:rPr>
      <w:fldChar w:fldCharType="end"/>
    </w:r>
    <w:r w:rsidR="00B850DB">
      <w:rPr>
        <w:lang w:val="zh-CN"/>
      </w:rPr>
      <w:t xml:space="preserve"> / </w:t>
    </w:r>
    <w:r w:rsidR="00B850DB">
      <w:rPr>
        <w:b/>
        <w:bCs/>
        <w:sz w:val="24"/>
        <w:szCs w:val="24"/>
      </w:rPr>
      <w:fldChar w:fldCharType="begin"/>
    </w:r>
    <w:r w:rsidR="00B850DB">
      <w:rPr>
        <w:b/>
        <w:bCs/>
        <w:sz w:val="24"/>
        <w:szCs w:val="24"/>
      </w:rPr>
      <w:instrText xml:space="preserve"> NUMPAGES </w:instrText>
    </w:r>
    <w:r w:rsidR="00B850DB">
      <w:rPr>
        <w:b/>
        <w:bCs/>
        <w:sz w:val="24"/>
        <w:szCs w:val="24"/>
      </w:rPr>
      <w:fldChar w:fldCharType="separate"/>
    </w:r>
    <w:r w:rsidR="00B850DB">
      <w:rPr>
        <w:b/>
        <w:bCs/>
        <w:sz w:val="24"/>
        <w:szCs w:val="24"/>
      </w:rPr>
      <w:t>25</w:t>
    </w:r>
    <w:r w:rsidR="00B850DB">
      <w:rPr>
        <w:b/>
        <w:bCs/>
        <w:sz w:val="24"/>
        <w:szCs w:val="24"/>
      </w:rPr>
      <w:fldChar w:fldCharType="end"/>
    </w:r>
  </w:p>
  <w:p w14:paraId="2557BBAB" w14:textId="77777777" w:rsidR="004C76DF" w:rsidRDefault="004C76DF">
    <w:pPr>
      <w:pStyle w:val="Stopk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FF897" w14:textId="77777777" w:rsidR="004C76DF" w:rsidRDefault="004C76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B0586" w14:textId="77777777" w:rsidR="00494679" w:rsidRDefault="00494679">
      <w:r>
        <w:separator/>
      </w:r>
    </w:p>
  </w:footnote>
  <w:footnote w:type="continuationSeparator" w:id="0">
    <w:p w14:paraId="13C62839" w14:textId="77777777" w:rsidR="00494679" w:rsidRDefault="00494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11B15" w14:textId="77777777" w:rsidR="004C76DF" w:rsidRDefault="00B850DB">
    <w:pPr>
      <w:pStyle w:val="Nagwek"/>
    </w:pPr>
    <w:r>
      <w:rPr>
        <w:noProof/>
      </w:rPr>
      <w:drawing>
        <wp:anchor distT="0" distB="0" distL="0" distR="0" simplePos="0" relativeHeight="251656704" behindDoc="1" locked="0" layoutInCell="1" allowOverlap="1" wp14:anchorId="7F80CEA6" wp14:editId="0B84BE4E">
          <wp:simplePos x="0" y="0"/>
          <wp:positionH relativeFrom="column">
            <wp:posOffset>-133985</wp:posOffset>
          </wp:positionH>
          <wp:positionV relativeFrom="paragraph">
            <wp:posOffset>-258445</wp:posOffset>
          </wp:positionV>
          <wp:extent cx="1388745" cy="523875"/>
          <wp:effectExtent l="0" t="0" r="0" b="0"/>
          <wp:wrapNone/>
          <wp:docPr id="1" name="图片 495140097"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95140097"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F6B66" w14:textId="77777777" w:rsidR="004C76DF" w:rsidRDefault="00B850DB">
    <w:pPr>
      <w:pStyle w:val="Nagwek"/>
    </w:pPr>
    <w:r>
      <w:rPr>
        <w:noProof/>
      </w:rPr>
      <w:drawing>
        <wp:anchor distT="0" distB="0" distL="0" distR="0" simplePos="0" relativeHeight="251657728" behindDoc="1" locked="0" layoutInCell="1" allowOverlap="1" wp14:anchorId="7E855D85" wp14:editId="5D61B771">
          <wp:simplePos x="0" y="0"/>
          <wp:positionH relativeFrom="column">
            <wp:posOffset>-133985</wp:posOffset>
          </wp:positionH>
          <wp:positionV relativeFrom="paragraph">
            <wp:posOffset>-258445</wp:posOffset>
          </wp:positionV>
          <wp:extent cx="1388745" cy="523875"/>
          <wp:effectExtent l="0" t="0" r="0" b="0"/>
          <wp:wrapNone/>
          <wp:docPr id="2" name="图片 495140097"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95140097"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E35AC" w14:textId="77777777" w:rsidR="004C76DF" w:rsidRDefault="00B850DB">
    <w:pPr>
      <w:pStyle w:val="Nagwek"/>
    </w:pPr>
    <w:r>
      <w:rPr>
        <w:noProof/>
      </w:rPr>
      <w:drawing>
        <wp:anchor distT="0" distB="0" distL="0" distR="0" simplePos="0" relativeHeight="251658752" behindDoc="1" locked="0" layoutInCell="1" allowOverlap="1" wp14:anchorId="08C75B45" wp14:editId="63052B26">
          <wp:simplePos x="0" y="0"/>
          <wp:positionH relativeFrom="column">
            <wp:posOffset>-133985</wp:posOffset>
          </wp:positionH>
          <wp:positionV relativeFrom="paragraph">
            <wp:posOffset>-258445</wp:posOffset>
          </wp:positionV>
          <wp:extent cx="1388745" cy="523875"/>
          <wp:effectExtent l="0" t="0" r="0" b="0"/>
          <wp:wrapNone/>
          <wp:docPr id="3" name="图片 495140097 kopia 1" descr="未标题-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95140097 kopia 1" descr="未标题-1-03"/>
                  <pic:cNvPicPr>
                    <a:picLocks noChangeAspect="1" noChangeArrowheads="1"/>
                  </pic:cNvPicPr>
                </pic:nvPicPr>
                <pic:blipFill>
                  <a:blip r:embed="rId1"/>
                  <a:stretch>
                    <a:fillRect/>
                  </a:stretch>
                </pic:blipFill>
                <pic:spPr bwMode="auto">
                  <a:xfrm>
                    <a:off x="0" y="0"/>
                    <a:ext cx="1388745" cy="523875"/>
                  </a:xfrm>
                  <a:prstGeom prst="rect">
                    <a:avLst/>
                  </a:prstGeom>
                  <a:noFill/>
                </pic:spPr>
              </pic:pic>
            </a:graphicData>
          </a:graphic>
        </wp:anchor>
      </w:drawing>
    </w:r>
    <w:r>
      <w:t xml:space="preserve">                        Linyang International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1CE2" w14:textId="77777777" w:rsidR="004C76DF" w:rsidRDefault="004C76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6D7"/>
    <w:multiLevelType w:val="multilevel"/>
    <w:tmpl w:val="D1EAA2CE"/>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1" w15:restartNumberingAfterBreak="0">
    <w:nsid w:val="0C7F1C30"/>
    <w:multiLevelType w:val="multilevel"/>
    <w:tmpl w:val="247CEBC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CA667CF"/>
    <w:multiLevelType w:val="multilevel"/>
    <w:tmpl w:val="A0DE161A"/>
    <w:lvl w:ilvl="0">
      <w:start w:val="1"/>
      <w:numFmt w:val="lowerRoman"/>
      <w:lvlText w:val="(%1)"/>
      <w:lvlJc w:val="left"/>
      <w:pPr>
        <w:tabs>
          <w:tab w:val="num" w:pos="0"/>
        </w:tabs>
        <w:ind w:left="2047" w:hanging="440"/>
      </w:pPr>
    </w:lvl>
    <w:lvl w:ilvl="1">
      <w:start w:val="1"/>
      <w:numFmt w:val="lowerLetter"/>
      <w:lvlText w:val="%2)"/>
      <w:lvlJc w:val="left"/>
      <w:pPr>
        <w:tabs>
          <w:tab w:val="num" w:pos="0"/>
        </w:tabs>
        <w:ind w:left="2487" w:hanging="440"/>
      </w:pPr>
    </w:lvl>
    <w:lvl w:ilvl="2">
      <w:start w:val="1"/>
      <w:numFmt w:val="lowerRoman"/>
      <w:lvlText w:val="%3."/>
      <w:lvlJc w:val="right"/>
      <w:pPr>
        <w:tabs>
          <w:tab w:val="num" w:pos="0"/>
        </w:tabs>
        <w:ind w:left="2927" w:hanging="440"/>
      </w:pPr>
    </w:lvl>
    <w:lvl w:ilvl="3">
      <w:start w:val="1"/>
      <w:numFmt w:val="decimal"/>
      <w:lvlText w:val="%4."/>
      <w:lvlJc w:val="left"/>
      <w:pPr>
        <w:tabs>
          <w:tab w:val="num" w:pos="0"/>
        </w:tabs>
        <w:ind w:left="3367" w:hanging="440"/>
      </w:pPr>
    </w:lvl>
    <w:lvl w:ilvl="4">
      <w:start w:val="1"/>
      <w:numFmt w:val="lowerLetter"/>
      <w:lvlText w:val="%5)"/>
      <w:lvlJc w:val="left"/>
      <w:pPr>
        <w:tabs>
          <w:tab w:val="num" w:pos="0"/>
        </w:tabs>
        <w:ind w:left="3807" w:hanging="440"/>
      </w:pPr>
    </w:lvl>
    <w:lvl w:ilvl="5">
      <w:start w:val="1"/>
      <w:numFmt w:val="lowerRoman"/>
      <w:lvlText w:val="%6."/>
      <w:lvlJc w:val="right"/>
      <w:pPr>
        <w:tabs>
          <w:tab w:val="num" w:pos="0"/>
        </w:tabs>
        <w:ind w:left="4247" w:hanging="440"/>
      </w:pPr>
    </w:lvl>
    <w:lvl w:ilvl="6">
      <w:start w:val="1"/>
      <w:numFmt w:val="decimal"/>
      <w:lvlText w:val="%7."/>
      <w:lvlJc w:val="left"/>
      <w:pPr>
        <w:tabs>
          <w:tab w:val="num" w:pos="0"/>
        </w:tabs>
        <w:ind w:left="4687" w:hanging="440"/>
      </w:pPr>
    </w:lvl>
    <w:lvl w:ilvl="7">
      <w:start w:val="1"/>
      <w:numFmt w:val="lowerLetter"/>
      <w:lvlText w:val="%8)"/>
      <w:lvlJc w:val="left"/>
      <w:pPr>
        <w:tabs>
          <w:tab w:val="num" w:pos="0"/>
        </w:tabs>
        <w:ind w:left="5127" w:hanging="440"/>
      </w:pPr>
    </w:lvl>
    <w:lvl w:ilvl="8">
      <w:start w:val="1"/>
      <w:numFmt w:val="lowerRoman"/>
      <w:lvlText w:val="%9."/>
      <w:lvlJc w:val="right"/>
      <w:pPr>
        <w:tabs>
          <w:tab w:val="num" w:pos="0"/>
        </w:tabs>
        <w:ind w:left="5567" w:hanging="440"/>
      </w:pPr>
    </w:lvl>
  </w:abstractNum>
  <w:abstractNum w:abstractNumId="3" w15:restartNumberingAfterBreak="0">
    <w:nsid w:val="12E9176E"/>
    <w:multiLevelType w:val="multilevel"/>
    <w:tmpl w:val="14705A08"/>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4" w15:restartNumberingAfterBreak="0">
    <w:nsid w:val="1FCA4787"/>
    <w:multiLevelType w:val="hybridMultilevel"/>
    <w:tmpl w:val="B492C8A0"/>
    <w:lvl w:ilvl="0" w:tplc="76D67736">
      <w:start w:val="1"/>
      <w:numFmt w:val="lowerLetter"/>
      <w:lvlText w:val="(%1)"/>
      <w:lvlJc w:val="left"/>
      <w:pPr>
        <w:ind w:left="1647" w:hanging="400"/>
      </w:pPr>
      <w:rPr>
        <w:rFonts w:hint="default"/>
      </w:rPr>
    </w:lvl>
    <w:lvl w:ilvl="1" w:tplc="04090019" w:tentative="1">
      <w:start w:val="1"/>
      <w:numFmt w:val="lowerLetter"/>
      <w:lvlText w:val="%2."/>
      <w:lvlJc w:val="left"/>
      <w:pPr>
        <w:ind w:left="2327" w:hanging="360"/>
      </w:pPr>
    </w:lvl>
    <w:lvl w:ilvl="2" w:tplc="0409001B" w:tentative="1">
      <w:start w:val="1"/>
      <w:numFmt w:val="lowerRoman"/>
      <w:lvlText w:val="%3."/>
      <w:lvlJc w:val="right"/>
      <w:pPr>
        <w:ind w:left="3047" w:hanging="180"/>
      </w:pPr>
    </w:lvl>
    <w:lvl w:ilvl="3" w:tplc="0409000F" w:tentative="1">
      <w:start w:val="1"/>
      <w:numFmt w:val="decimal"/>
      <w:lvlText w:val="%4."/>
      <w:lvlJc w:val="left"/>
      <w:pPr>
        <w:ind w:left="3767" w:hanging="360"/>
      </w:pPr>
    </w:lvl>
    <w:lvl w:ilvl="4" w:tplc="04090019" w:tentative="1">
      <w:start w:val="1"/>
      <w:numFmt w:val="lowerLetter"/>
      <w:lvlText w:val="%5."/>
      <w:lvlJc w:val="left"/>
      <w:pPr>
        <w:ind w:left="4487" w:hanging="360"/>
      </w:pPr>
    </w:lvl>
    <w:lvl w:ilvl="5" w:tplc="0409001B" w:tentative="1">
      <w:start w:val="1"/>
      <w:numFmt w:val="lowerRoman"/>
      <w:lvlText w:val="%6."/>
      <w:lvlJc w:val="right"/>
      <w:pPr>
        <w:ind w:left="5207" w:hanging="180"/>
      </w:pPr>
    </w:lvl>
    <w:lvl w:ilvl="6" w:tplc="0409000F" w:tentative="1">
      <w:start w:val="1"/>
      <w:numFmt w:val="decimal"/>
      <w:lvlText w:val="%7."/>
      <w:lvlJc w:val="left"/>
      <w:pPr>
        <w:ind w:left="5927" w:hanging="360"/>
      </w:pPr>
    </w:lvl>
    <w:lvl w:ilvl="7" w:tplc="04090019" w:tentative="1">
      <w:start w:val="1"/>
      <w:numFmt w:val="lowerLetter"/>
      <w:lvlText w:val="%8."/>
      <w:lvlJc w:val="left"/>
      <w:pPr>
        <w:ind w:left="6647" w:hanging="360"/>
      </w:pPr>
    </w:lvl>
    <w:lvl w:ilvl="8" w:tplc="0409001B" w:tentative="1">
      <w:start w:val="1"/>
      <w:numFmt w:val="lowerRoman"/>
      <w:lvlText w:val="%9."/>
      <w:lvlJc w:val="right"/>
      <w:pPr>
        <w:ind w:left="7367" w:hanging="180"/>
      </w:pPr>
    </w:lvl>
  </w:abstractNum>
  <w:abstractNum w:abstractNumId="5" w15:restartNumberingAfterBreak="0">
    <w:nsid w:val="23040F13"/>
    <w:multiLevelType w:val="hybridMultilevel"/>
    <w:tmpl w:val="33F23C8A"/>
    <w:lvl w:ilvl="0" w:tplc="86247B6A">
      <w:start w:val="1"/>
      <w:numFmt w:val="lowerRoman"/>
      <w:lvlText w:val="(%1)"/>
      <w:lvlJc w:val="left"/>
      <w:pPr>
        <w:ind w:left="1713" w:hanging="72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6" w15:restartNumberingAfterBreak="0">
    <w:nsid w:val="250A29C4"/>
    <w:multiLevelType w:val="multilevel"/>
    <w:tmpl w:val="0038E40E"/>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7" w15:restartNumberingAfterBreak="0">
    <w:nsid w:val="2A5130E4"/>
    <w:multiLevelType w:val="multilevel"/>
    <w:tmpl w:val="A04638D4"/>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8" w15:restartNumberingAfterBreak="0">
    <w:nsid w:val="2F2B3FC5"/>
    <w:multiLevelType w:val="multilevel"/>
    <w:tmpl w:val="75D268AA"/>
    <w:lvl w:ilvl="0">
      <w:start w:val="1"/>
      <w:numFmt w:val="lowerLetter"/>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abstractNum w:abstractNumId="9" w15:restartNumberingAfterBreak="0">
    <w:nsid w:val="3C2769CA"/>
    <w:multiLevelType w:val="multilevel"/>
    <w:tmpl w:val="55947784"/>
    <w:lvl w:ilvl="0">
      <w:start w:val="1"/>
      <w:numFmt w:val="lowerRoman"/>
      <w:pStyle w:val="4"/>
      <w:lvlText w:val="(%1)"/>
      <w:lvlJc w:val="left"/>
      <w:pPr>
        <w:tabs>
          <w:tab w:val="num" w:pos="0"/>
        </w:tabs>
        <w:ind w:left="2047" w:hanging="440"/>
      </w:pPr>
    </w:lvl>
    <w:lvl w:ilvl="1">
      <w:start w:val="1"/>
      <w:numFmt w:val="lowerLetter"/>
      <w:lvlText w:val="%2)"/>
      <w:lvlJc w:val="left"/>
      <w:pPr>
        <w:tabs>
          <w:tab w:val="num" w:pos="0"/>
        </w:tabs>
        <w:ind w:left="2487" w:hanging="440"/>
      </w:pPr>
    </w:lvl>
    <w:lvl w:ilvl="2">
      <w:start w:val="1"/>
      <w:numFmt w:val="lowerRoman"/>
      <w:lvlText w:val="%3."/>
      <w:lvlJc w:val="right"/>
      <w:pPr>
        <w:tabs>
          <w:tab w:val="num" w:pos="0"/>
        </w:tabs>
        <w:ind w:left="2927" w:hanging="440"/>
      </w:pPr>
    </w:lvl>
    <w:lvl w:ilvl="3">
      <w:start w:val="1"/>
      <w:numFmt w:val="decimal"/>
      <w:lvlText w:val="%4."/>
      <w:lvlJc w:val="left"/>
      <w:pPr>
        <w:tabs>
          <w:tab w:val="num" w:pos="0"/>
        </w:tabs>
        <w:ind w:left="3367" w:hanging="440"/>
      </w:pPr>
    </w:lvl>
    <w:lvl w:ilvl="4">
      <w:start w:val="1"/>
      <w:numFmt w:val="lowerLetter"/>
      <w:lvlText w:val="%5)"/>
      <w:lvlJc w:val="left"/>
      <w:pPr>
        <w:tabs>
          <w:tab w:val="num" w:pos="0"/>
        </w:tabs>
        <w:ind w:left="3807" w:hanging="440"/>
      </w:pPr>
    </w:lvl>
    <w:lvl w:ilvl="5">
      <w:start w:val="1"/>
      <w:numFmt w:val="lowerRoman"/>
      <w:lvlText w:val="%6."/>
      <w:lvlJc w:val="right"/>
      <w:pPr>
        <w:tabs>
          <w:tab w:val="num" w:pos="0"/>
        </w:tabs>
        <w:ind w:left="4247" w:hanging="440"/>
      </w:pPr>
    </w:lvl>
    <w:lvl w:ilvl="6">
      <w:start w:val="1"/>
      <w:numFmt w:val="decimal"/>
      <w:lvlText w:val="%7."/>
      <w:lvlJc w:val="left"/>
      <w:pPr>
        <w:tabs>
          <w:tab w:val="num" w:pos="0"/>
        </w:tabs>
        <w:ind w:left="4687" w:hanging="440"/>
      </w:pPr>
    </w:lvl>
    <w:lvl w:ilvl="7">
      <w:start w:val="1"/>
      <w:numFmt w:val="lowerLetter"/>
      <w:lvlText w:val="%8)"/>
      <w:lvlJc w:val="left"/>
      <w:pPr>
        <w:tabs>
          <w:tab w:val="num" w:pos="0"/>
        </w:tabs>
        <w:ind w:left="5127" w:hanging="440"/>
      </w:pPr>
    </w:lvl>
    <w:lvl w:ilvl="8">
      <w:start w:val="1"/>
      <w:numFmt w:val="lowerRoman"/>
      <w:lvlText w:val="%9."/>
      <w:lvlJc w:val="right"/>
      <w:pPr>
        <w:tabs>
          <w:tab w:val="num" w:pos="0"/>
        </w:tabs>
        <w:ind w:left="5567" w:hanging="440"/>
      </w:pPr>
    </w:lvl>
  </w:abstractNum>
  <w:abstractNum w:abstractNumId="10" w15:restartNumberingAfterBreak="0">
    <w:nsid w:val="65E132E4"/>
    <w:multiLevelType w:val="hybridMultilevel"/>
    <w:tmpl w:val="95B6DF24"/>
    <w:lvl w:ilvl="0" w:tplc="73F4BEAE">
      <w:start w:val="1"/>
      <w:numFmt w:val="lowerLetter"/>
      <w:lvlText w:val="(%1)"/>
      <w:lvlJc w:val="left"/>
      <w:pPr>
        <w:ind w:left="785" w:hanging="360"/>
      </w:pPr>
      <w:rPr>
        <w:rFonts w:hint="default"/>
      </w:rPr>
    </w:lvl>
    <w:lvl w:ilvl="1" w:tplc="04150019" w:tentative="1">
      <w:start w:val="1"/>
      <w:numFmt w:val="lowerLetter"/>
      <w:lvlText w:val="%2."/>
      <w:lvlJc w:val="left"/>
      <w:pPr>
        <w:ind w:left="1505" w:hanging="360"/>
      </w:pPr>
    </w:lvl>
    <w:lvl w:ilvl="2" w:tplc="0415001B" w:tentative="1">
      <w:start w:val="1"/>
      <w:numFmt w:val="lowerRoman"/>
      <w:lvlText w:val="%3."/>
      <w:lvlJc w:val="right"/>
      <w:pPr>
        <w:ind w:left="2225" w:hanging="180"/>
      </w:pPr>
    </w:lvl>
    <w:lvl w:ilvl="3" w:tplc="0415000F" w:tentative="1">
      <w:start w:val="1"/>
      <w:numFmt w:val="decimal"/>
      <w:lvlText w:val="%4."/>
      <w:lvlJc w:val="left"/>
      <w:pPr>
        <w:ind w:left="2945" w:hanging="360"/>
      </w:pPr>
    </w:lvl>
    <w:lvl w:ilvl="4" w:tplc="04150019" w:tentative="1">
      <w:start w:val="1"/>
      <w:numFmt w:val="lowerLetter"/>
      <w:lvlText w:val="%5."/>
      <w:lvlJc w:val="left"/>
      <w:pPr>
        <w:ind w:left="3665" w:hanging="360"/>
      </w:pPr>
    </w:lvl>
    <w:lvl w:ilvl="5" w:tplc="0415001B" w:tentative="1">
      <w:start w:val="1"/>
      <w:numFmt w:val="lowerRoman"/>
      <w:lvlText w:val="%6."/>
      <w:lvlJc w:val="right"/>
      <w:pPr>
        <w:ind w:left="4385" w:hanging="180"/>
      </w:pPr>
    </w:lvl>
    <w:lvl w:ilvl="6" w:tplc="0415000F" w:tentative="1">
      <w:start w:val="1"/>
      <w:numFmt w:val="decimal"/>
      <w:lvlText w:val="%7."/>
      <w:lvlJc w:val="left"/>
      <w:pPr>
        <w:ind w:left="5105" w:hanging="360"/>
      </w:pPr>
    </w:lvl>
    <w:lvl w:ilvl="7" w:tplc="04150019" w:tentative="1">
      <w:start w:val="1"/>
      <w:numFmt w:val="lowerLetter"/>
      <w:lvlText w:val="%8."/>
      <w:lvlJc w:val="left"/>
      <w:pPr>
        <w:ind w:left="5825" w:hanging="360"/>
      </w:pPr>
    </w:lvl>
    <w:lvl w:ilvl="8" w:tplc="0415001B" w:tentative="1">
      <w:start w:val="1"/>
      <w:numFmt w:val="lowerRoman"/>
      <w:lvlText w:val="%9."/>
      <w:lvlJc w:val="right"/>
      <w:pPr>
        <w:ind w:left="6545" w:hanging="180"/>
      </w:pPr>
    </w:lvl>
  </w:abstractNum>
  <w:abstractNum w:abstractNumId="11" w15:restartNumberingAfterBreak="0">
    <w:nsid w:val="701353B0"/>
    <w:multiLevelType w:val="hybridMultilevel"/>
    <w:tmpl w:val="3658201E"/>
    <w:lvl w:ilvl="0" w:tplc="CAB28906">
      <w:start w:val="1"/>
      <w:numFmt w:val="lowerRoman"/>
      <w:lvlText w:val="(%1)"/>
      <w:lvlJc w:val="left"/>
      <w:pPr>
        <w:ind w:left="1713" w:hanging="72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2" w15:restartNumberingAfterBreak="0">
    <w:nsid w:val="741D5F3D"/>
    <w:multiLevelType w:val="multilevel"/>
    <w:tmpl w:val="D35C08B8"/>
    <w:lvl w:ilvl="0">
      <w:start w:val="1"/>
      <w:numFmt w:val="decimal"/>
      <w:pStyle w:val="1"/>
      <w:lvlText w:val="%1"/>
      <w:lvlJc w:val="left"/>
      <w:pPr>
        <w:tabs>
          <w:tab w:val="num" w:pos="0"/>
        </w:tabs>
        <w:ind w:left="425" w:hanging="425"/>
      </w:pPr>
      <w:rPr>
        <w:b/>
      </w:rPr>
    </w:lvl>
    <w:lvl w:ilvl="1">
      <w:start w:val="1"/>
      <w:numFmt w:val="decimal"/>
      <w:pStyle w:val="2"/>
      <w:lvlText w:val="%1.%2"/>
      <w:lvlJc w:val="left"/>
      <w:pPr>
        <w:tabs>
          <w:tab w:val="num" w:pos="-851"/>
        </w:tabs>
        <w:ind w:left="567" w:hanging="567"/>
      </w:pPr>
    </w:lvl>
    <w:lvl w:ilvl="2">
      <w:start w:val="1"/>
      <w:numFmt w:val="decimal"/>
      <w:lvlText w:val="%1.%2.%3"/>
      <w:lvlJc w:val="left"/>
      <w:pPr>
        <w:tabs>
          <w:tab w:val="num" w:pos="0"/>
        </w:tabs>
        <w:ind w:left="1418" w:hanging="567"/>
      </w:pPr>
    </w:lvl>
    <w:lvl w:ilvl="3">
      <w:start w:val="1"/>
      <w:numFmt w:val="decimal"/>
      <w:lvlText w:val="%1.%2.%3.%4"/>
      <w:lvlJc w:val="left"/>
      <w:pPr>
        <w:tabs>
          <w:tab w:val="num" w:pos="0"/>
        </w:tabs>
        <w:ind w:left="1984" w:hanging="708"/>
      </w:pPr>
    </w:lvl>
    <w:lvl w:ilvl="4">
      <w:start w:val="1"/>
      <w:numFmt w:val="decimal"/>
      <w:lvlText w:val="%1.%2.%3.%4.%5"/>
      <w:lvlJc w:val="left"/>
      <w:pPr>
        <w:tabs>
          <w:tab w:val="num" w:pos="0"/>
        </w:tabs>
        <w:ind w:left="2551" w:hanging="850"/>
      </w:pPr>
    </w:lvl>
    <w:lvl w:ilvl="5">
      <w:start w:val="1"/>
      <w:numFmt w:val="decimal"/>
      <w:lvlText w:val="%1.%2.%3.%4.%5.%6"/>
      <w:lvlJc w:val="left"/>
      <w:pPr>
        <w:tabs>
          <w:tab w:val="num" w:pos="0"/>
        </w:tabs>
        <w:ind w:left="3260" w:hanging="1134"/>
      </w:pPr>
    </w:lvl>
    <w:lvl w:ilvl="6">
      <w:start w:val="1"/>
      <w:numFmt w:val="decimal"/>
      <w:lvlText w:val="%1.%2.%3.%4.%5.%6.%7"/>
      <w:lvlJc w:val="left"/>
      <w:pPr>
        <w:tabs>
          <w:tab w:val="num" w:pos="0"/>
        </w:tabs>
        <w:ind w:left="3827" w:hanging="1276"/>
      </w:pPr>
    </w:lvl>
    <w:lvl w:ilvl="7">
      <w:start w:val="1"/>
      <w:numFmt w:val="decimal"/>
      <w:lvlText w:val="%1.%2.%3.%4.%5.%6.%7.%8"/>
      <w:lvlJc w:val="left"/>
      <w:pPr>
        <w:tabs>
          <w:tab w:val="num" w:pos="0"/>
        </w:tabs>
        <w:ind w:left="4394" w:hanging="1418"/>
      </w:pPr>
    </w:lvl>
    <w:lvl w:ilvl="8">
      <w:start w:val="1"/>
      <w:numFmt w:val="decimal"/>
      <w:lvlText w:val="%1.%2.%3.%4.%5.%6.%7.%8.%9"/>
      <w:lvlJc w:val="left"/>
      <w:pPr>
        <w:tabs>
          <w:tab w:val="num" w:pos="0"/>
        </w:tabs>
        <w:ind w:left="5102" w:hanging="1700"/>
      </w:pPr>
    </w:lvl>
  </w:abstractNum>
  <w:abstractNum w:abstractNumId="13" w15:restartNumberingAfterBreak="0">
    <w:nsid w:val="7844261D"/>
    <w:multiLevelType w:val="multilevel"/>
    <w:tmpl w:val="A2F06C32"/>
    <w:lvl w:ilvl="0">
      <w:start w:val="1"/>
      <w:numFmt w:val="lowerLetter"/>
      <w:pStyle w:val="3"/>
      <w:lvlText w:val="(%1)"/>
      <w:lvlJc w:val="left"/>
      <w:pPr>
        <w:tabs>
          <w:tab w:val="num" w:pos="0"/>
        </w:tabs>
        <w:ind w:left="1636" w:hanging="360"/>
      </w:pPr>
    </w:lvl>
    <w:lvl w:ilvl="1">
      <w:start w:val="1"/>
      <w:numFmt w:val="lowerLetter"/>
      <w:lvlText w:val="%2)"/>
      <w:lvlJc w:val="left"/>
      <w:pPr>
        <w:tabs>
          <w:tab w:val="num" w:pos="0"/>
        </w:tabs>
        <w:ind w:left="-849" w:hanging="440"/>
      </w:pPr>
    </w:lvl>
    <w:lvl w:ilvl="2">
      <w:start w:val="1"/>
      <w:numFmt w:val="lowerRoman"/>
      <w:lvlText w:val="%3."/>
      <w:lvlJc w:val="right"/>
      <w:pPr>
        <w:tabs>
          <w:tab w:val="num" w:pos="0"/>
        </w:tabs>
        <w:ind w:left="-409" w:hanging="440"/>
      </w:pPr>
    </w:lvl>
    <w:lvl w:ilvl="3">
      <w:start w:val="1"/>
      <w:numFmt w:val="decimal"/>
      <w:lvlText w:val="%4."/>
      <w:lvlJc w:val="left"/>
      <w:pPr>
        <w:tabs>
          <w:tab w:val="num" w:pos="0"/>
        </w:tabs>
        <w:ind w:left="31" w:hanging="440"/>
      </w:pPr>
    </w:lvl>
    <w:lvl w:ilvl="4">
      <w:start w:val="1"/>
      <w:numFmt w:val="lowerLetter"/>
      <w:lvlText w:val="%5)"/>
      <w:lvlJc w:val="left"/>
      <w:pPr>
        <w:tabs>
          <w:tab w:val="num" w:pos="0"/>
        </w:tabs>
        <w:ind w:left="471" w:hanging="440"/>
      </w:pPr>
    </w:lvl>
    <w:lvl w:ilvl="5">
      <w:start w:val="1"/>
      <w:numFmt w:val="lowerRoman"/>
      <w:lvlText w:val="%6."/>
      <w:lvlJc w:val="right"/>
      <w:pPr>
        <w:tabs>
          <w:tab w:val="num" w:pos="0"/>
        </w:tabs>
        <w:ind w:left="911" w:hanging="440"/>
      </w:pPr>
    </w:lvl>
    <w:lvl w:ilvl="6">
      <w:start w:val="1"/>
      <w:numFmt w:val="decimal"/>
      <w:lvlText w:val="%7."/>
      <w:lvlJc w:val="left"/>
      <w:pPr>
        <w:tabs>
          <w:tab w:val="num" w:pos="0"/>
        </w:tabs>
        <w:ind w:left="1351" w:hanging="440"/>
      </w:pPr>
    </w:lvl>
    <w:lvl w:ilvl="7">
      <w:start w:val="1"/>
      <w:numFmt w:val="lowerLetter"/>
      <w:lvlText w:val="%8)"/>
      <w:lvlJc w:val="left"/>
      <w:pPr>
        <w:tabs>
          <w:tab w:val="num" w:pos="0"/>
        </w:tabs>
        <w:ind w:left="1791" w:hanging="440"/>
      </w:pPr>
    </w:lvl>
    <w:lvl w:ilvl="8">
      <w:start w:val="1"/>
      <w:numFmt w:val="lowerRoman"/>
      <w:lvlText w:val="%9."/>
      <w:lvlJc w:val="right"/>
      <w:pPr>
        <w:tabs>
          <w:tab w:val="num" w:pos="0"/>
        </w:tabs>
        <w:ind w:left="2231" w:hanging="440"/>
      </w:pPr>
    </w:lvl>
  </w:abstractNum>
  <w:num w:numId="1" w16cid:durableId="243879790">
    <w:abstractNumId w:val="12"/>
  </w:num>
  <w:num w:numId="2" w16cid:durableId="2034377339">
    <w:abstractNumId w:val="13"/>
  </w:num>
  <w:num w:numId="3" w16cid:durableId="1425808421">
    <w:abstractNumId w:val="9"/>
  </w:num>
  <w:num w:numId="4" w16cid:durableId="1201473636">
    <w:abstractNumId w:val="7"/>
  </w:num>
  <w:num w:numId="5" w16cid:durableId="1352562907">
    <w:abstractNumId w:val="8"/>
  </w:num>
  <w:num w:numId="6" w16cid:durableId="1142773075">
    <w:abstractNumId w:val="0"/>
  </w:num>
  <w:num w:numId="7" w16cid:durableId="526913985">
    <w:abstractNumId w:val="6"/>
  </w:num>
  <w:num w:numId="8" w16cid:durableId="869417922">
    <w:abstractNumId w:val="2"/>
  </w:num>
  <w:num w:numId="9" w16cid:durableId="804934381">
    <w:abstractNumId w:val="3"/>
  </w:num>
  <w:num w:numId="10" w16cid:durableId="1735619746">
    <w:abstractNumId w:val="1"/>
  </w:num>
  <w:num w:numId="11" w16cid:durableId="216742078">
    <w:abstractNumId w:val="13"/>
    <w:lvlOverride w:ilvl="0">
      <w:startOverride w:val="1"/>
    </w:lvlOverride>
  </w:num>
  <w:num w:numId="12" w16cid:durableId="748310667">
    <w:abstractNumId w:val="13"/>
    <w:lvlOverride w:ilvl="0">
      <w:startOverride w:val="1"/>
    </w:lvlOverride>
  </w:num>
  <w:num w:numId="13" w16cid:durableId="501551424">
    <w:abstractNumId w:val="13"/>
    <w:lvlOverride w:ilvl="0">
      <w:startOverride w:val="1"/>
    </w:lvlOverride>
  </w:num>
  <w:num w:numId="14" w16cid:durableId="1318069378">
    <w:abstractNumId w:val="13"/>
    <w:lvlOverride w:ilvl="0">
      <w:startOverride w:val="1"/>
    </w:lvlOverride>
  </w:num>
  <w:num w:numId="15" w16cid:durableId="615334080">
    <w:abstractNumId w:val="2"/>
    <w:lvlOverride w:ilvl="0">
      <w:startOverride w:val="1"/>
    </w:lvlOverride>
  </w:num>
  <w:num w:numId="16" w16cid:durableId="584460318">
    <w:abstractNumId w:val="2"/>
  </w:num>
  <w:num w:numId="17" w16cid:durableId="772752128">
    <w:abstractNumId w:val="2"/>
  </w:num>
  <w:num w:numId="18" w16cid:durableId="1055276111">
    <w:abstractNumId w:val="2"/>
  </w:num>
  <w:num w:numId="19" w16cid:durableId="1274442637">
    <w:abstractNumId w:val="13"/>
    <w:lvlOverride w:ilvl="0">
      <w:startOverride w:val="1"/>
    </w:lvlOverride>
  </w:num>
  <w:num w:numId="20" w16cid:durableId="1838154289">
    <w:abstractNumId w:val="10"/>
  </w:num>
  <w:num w:numId="21" w16cid:durableId="648902164">
    <w:abstractNumId w:val="12"/>
  </w:num>
  <w:num w:numId="22" w16cid:durableId="12872732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2141345">
    <w:abstractNumId w:val="4"/>
  </w:num>
  <w:num w:numId="24" w16cid:durableId="1038314022">
    <w:abstractNumId w:val="12"/>
  </w:num>
  <w:num w:numId="25" w16cid:durableId="1557738563">
    <w:abstractNumId w:val="12"/>
  </w:num>
  <w:num w:numId="26" w16cid:durableId="885138556">
    <w:abstractNumId w:val="12"/>
  </w:num>
  <w:num w:numId="27" w16cid:durableId="777870930">
    <w:abstractNumId w:val="12"/>
  </w:num>
  <w:num w:numId="28" w16cid:durableId="1341735044">
    <w:abstractNumId w:val="5"/>
  </w:num>
  <w:num w:numId="29" w16cid:durableId="21178362">
    <w:abstractNumId w:val="11"/>
  </w:num>
  <w:num w:numId="30" w16cid:durableId="2058165792">
    <w:abstractNumId w:val="12"/>
  </w:num>
  <w:num w:numId="31" w16cid:durableId="436289951">
    <w:abstractNumId w:val="12"/>
  </w:num>
  <w:num w:numId="32" w16cid:durableId="1936477265">
    <w:abstractNumId w:val="12"/>
  </w:num>
  <w:num w:numId="33" w16cid:durableId="1330979728">
    <w:abstractNumId w:val="13"/>
  </w:num>
  <w:num w:numId="34" w16cid:durableId="1147165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asz  Więckowski">
    <w15:presenceInfo w15:providerId="AD" w15:userId="S::tomaszwieckowski@Solarfun.onmicrosoft.com::7af64b4d-b603-4063-984b-46bd84f60ce0"/>
  </w15:person>
  <w15:person w15:author="Klaudia Samul">
    <w15:presenceInfo w15:providerId="AD" w15:userId="S::klaudiasamul@Solarfun.onmicrosoft.com::81939a12-5cfc-4cad-9b15-49eca7c214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4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YyZmU0NTAyNzdjYTRmZjdlY2YxODA2NjEzZjdiNTkifQ=="/>
  </w:docVars>
  <w:rsids>
    <w:rsidRoot w:val="004C76DF"/>
    <w:rsid w:val="00000E51"/>
    <w:rsid w:val="0000212D"/>
    <w:rsid w:val="00005480"/>
    <w:rsid w:val="0000669A"/>
    <w:rsid w:val="00031862"/>
    <w:rsid w:val="00041827"/>
    <w:rsid w:val="00047F18"/>
    <w:rsid w:val="00055561"/>
    <w:rsid w:val="00056302"/>
    <w:rsid w:val="0006212A"/>
    <w:rsid w:val="000636E0"/>
    <w:rsid w:val="00070DBC"/>
    <w:rsid w:val="00090D5E"/>
    <w:rsid w:val="000B104F"/>
    <w:rsid w:val="000B4012"/>
    <w:rsid w:val="000B65B4"/>
    <w:rsid w:val="000C6B59"/>
    <w:rsid w:val="000D18DD"/>
    <w:rsid w:val="000E2024"/>
    <w:rsid w:val="000F1487"/>
    <w:rsid w:val="001073EA"/>
    <w:rsid w:val="001078E1"/>
    <w:rsid w:val="0012066A"/>
    <w:rsid w:val="00121E51"/>
    <w:rsid w:val="00125E6E"/>
    <w:rsid w:val="00141049"/>
    <w:rsid w:val="00154121"/>
    <w:rsid w:val="00174728"/>
    <w:rsid w:val="001833C8"/>
    <w:rsid w:val="0018431B"/>
    <w:rsid w:val="001939AE"/>
    <w:rsid w:val="00193AB3"/>
    <w:rsid w:val="001A7340"/>
    <w:rsid w:val="001A7DAC"/>
    <w:rsid w:val="001B139E"/>
    <w:rsid w:val="001B22FE"/>
    <w:rsid w:val="001C10A2"/>
    <w:rsid w:val="001F608C"/>
    <w:rsid w:val="00202DC6"/>
    <w:rsid w:val="00204C3C"/>
    <w:rsid w:val="00222FBF"/>
    <w:rsid w:val="0022506B"/>
    <w:rsid w:val="00227E8C"/>
    <w:rsid w:val="00233D46"/>
    <w:rsid w:val="00235AC7"/>
    <w:rsid w:val="00240960"/>
    <w:rsid w:val="00292E16"/>
    <w:rsid w:val="002B0807"/>
    <w:rsid w:val="002B6B36"/>
    <w:rsid w:val="002D0486"/>
    <w:rsid w:val="002E168F"/>
    <w:rsid w:val="002E23CF"/>
    <w:rsid w:val="002F0483"/>
    <w:rsid w:val="002F690A"/>
    <w:rsid w:val="00300472"/>
    <w:rsid w:val="00313986"/>
    <w:rsid w:val="0031759C"/>
    <w:rsid w:val="00332CA8"/>
    <w:rsid w:val="00342E30"/>
    <w:rsid w:val="00355E60"/>
    <w:rsid w:val="003570A8"/>
    <w:rsid w:val="003777AE"/>
    <w:rsid w:val="00383222"/>
    <w:rsid w:val="00384E83"/>
    <w:rsid w:val="00394F41"/>
    <w:rsid w:val="003B08B1"/>
    <w:rsid w:val="003B4988"/>
    <w:rsid w:val="003C25B8"/>
    <w:rsid w:val="003C4429"/>
    <w:rsid w:val="003F1CE1"/>
    <w:rsid w:val="003F5E70"/>
    <w:rsid w:val="00401387"/>
    <w:rsid w:val="00403393"/>
    <w:rsid w:val="00413361"/>
    <w:rsid w:val="004133A7"/>
    <w:rsid w:val="0043673C"/>
    <w:rsid w:val="0044122B"/>
    <w:rsid w:val="00442ADB"/>
    <w:rsid w:val="004454C9"/>
    <w:rsid w:val="004513D3"/>
    <w:rsid w:val="0045314B"/>
    <w:rsid w:val="00453E95"/>
    <w:rsid w:val="00457321"/>
    <w:rsid w:val="004632F0"/>
    <w:rsid w:val="00463AC8"/>
    <w:rsid w:val="00466E60"/>
    <w:rsid w:val="004730DB"/>
    <w:rsid w:val="00474A01"/>
    <w:rsid w:val="00474ED9"/>
    <w:rsid w:val="00484A0F"/>
    <w:rsid w:val="00486CD7"/>
    <w:rsid w:val="00494679"/>
    <w:rsid w:val="00497B34"/>
    <w:rsid w:val="004C22FC"/>
    <w:rsid w:val="004C3850"/>
    <w:rsid w:val="004C6210"/>
    <w:rsid w:val="004C76DF"/>
    <w:rsid w:val="004D5961"/>
    <w:rsid w:val="004D71FE"/>
    <w:rsid w:val="004E277D"/>
    <w:rsid w:val="004E6F75"/>
    <w:rsid w:val="004E7D2E"/>
    <w:rsid w:val="004F5F6D"/>
    <w:rsid w:val="0051539E"/>
    <w:rsid w:val="0053383C"/>
    <w:rsid w:val="00552DAC"/>
    <w:rsid w:val="005540BF"/>
    <w:rsid w:val="005633F5"/>
    <w:rsid w:val="00566C6C"/>
    <w:rsid w:val="00571C0D"/>
    <w:rsid w:val="00586ED3"/>
    <w:rsid w:val="0058726C"/>
    <w:rsid w:val="005A0B9B"/>
    <w:rsid w:val="005A2E8C"/>
    <w:rsid w:val="005B11AD"/>
    <w:rsid w:val="005C31D2"/>
    <w:rsid w:val="005E0D8B"/>
    <w:rsid w:val="005E25C5"/>
    <w:rsid w:val="00602EC7"/>
    <w:rsid w:val="00606E16"/>
    <w:rsid w:val="00634C7B"/>
    <w:rsid w:val="00643A40"/>
    <w:rsid w:val="00667315"/>
    <w:rsid w:val="006676F3"/>
    <w:rsid w:val="00667D08"/>
    <w:rsid w:val="00672159"/>
    <w:rsid w:val="006749FC"/>
    <w:rsid w:val="0067759E"/>
    <w:rsid w:val="00690C2C"/>
    <w:rsid w:val="006976D7"/>
    <w:rsid w:val="006A1C3C"/>
    <w:rsid w:val="006A7312"/>
    <w:rsid w:val="006B247A"/>
    <w:rsid w:val="006B3A05"/>
    <w:rsid w:val="006B4E2C"/>
    <w:rsid w:val="006C2823"/>
    <w:rsid w:val="006C4032"/>
    <w:rsid w:val="006D7727"/>
    <w:rsid w:val="006E12D0"/>
    <w:rsid w:val="006E2481"/>
    <w:rsid w:val="006E5E8F"/>
    <w:rsid w:val="006E635E"/>
    <w:rsid w:val="006F5D54"/>
    <w:rsid w:val="00707B72"/>
    <w:rsid w:val="0071050B"/>
    <w:rsid w:val="00710D14"/>
    <w:rsid w:val="00712C88"/>
    <w:rsid w:val="00727087"/>
    <w:rsid w:val="00730103"/>
    <w:rsid w:val="0073191A"/>
    <w:rsid w:val="007348A3"/>
    <w:rsid w:val="00737AC5"/>
    <w:rsid w:val="0074197D"/>
    <w:rsid w:val="007433A5"/>
    <w:rsid w:val="00743D37"/>
    <w:rsid w:val="00750AC5"/>
    <w:rsid w:val="007518FA"/>
    <w:rsid w:val="00752724"/>
    <w:rsid w:val="00754FD9"/>
    <w:rsid w:val="007570A0"/>
    <w:rsid w:val="007639FB"/>
    <w:rsid w:val="00767520"/>
    <w:rsid w:val="00770EE5"/>
    <w:rsid w:val="00773336"/>
    <w:rsid w:val="0078199F"/>
    <w:rsid w:val="00782345"/>
    <w:rsid w:val="00782698"/>
    <w:rsid w:val="0078489C"/>
    <w:rsid w:val="00790909"/>
    <w:rsid w:val="00796A65"/>
    <w:rsid w:val="007A1BCD"/>
    <w:rsid w:val="007C6E15"/>
    <w:rsid w:val="007E523B"/>
    <w:rsid w:val="007E5861"/>
    <w:rsid w:val="007E60D2"/>
    <w:rsid w:val="008131AA"/>
    <w:rsid w:val="0081707D"/>
    <w:rsid w:val="00825660"/>
    <w:rsid w:val="00832B9C"/>
    <w:rsid w:val="00842C27"/>
    <w:rsid w:val="008460E8"/>
    <w:rsid w:val="00851E4F"/>
    <w:rsid w:val="0085315C"/>
    <w:rsid w:val="00856A17"/>
    <w:rsid w:val="008659FB"/>
    <w:rsid w:val="00873DF1"/>
    <w:rsid w:val="00895069"/>
    <w:rsid w:val="00895317"/>
    <w:rsid w:val="008A337E"/>
    <w:rsid w:val="008A4EDA"/>
    <w:rsid w:val="008A6D30"/>
    <w:rsid w:val="008C0B07"/>
    <w:rsid w:val="008C68F4"/>
    <w:rsid w:val="008D0575"/>
    <w:rsid w:val="008D0843"/>
    <w:rsid w:val="008D2D06"/>
    <w:rsid w:val="008D341F"/>
    <w:rsid w:val="008D56DD"/>
    <w:rsid w:val="008D7763"/>
    <w:rsid w:val="008E1F36"/>
    <w:rsid w:val="008F24DA"/>
    <w:rsid w:val="008F635A"/>
    <w:rsid w:val="009033F6"/>
    <w:rsid w:val="009069BA"/>
    <w:rsid w:val="00927728"/>
    <w:rsid w:val="00940000"/>
    <w:rsid w:val="009457F8"/>
    <w:rsid w:val="00952F9D"/>
    <w:rsid w:val="00962491"/>
    <w:rsid w:val="0096274F"/>
    <w:rsid w:val="0097267F"/>
    <w:rsid w:val="009733F3"/>
    <w:rsid w:val="00974B73"/>
    <w:rsid w:val="009834C1"/>
    <w:rsid w:val="00986AD1"/>
    <w:rsid w:val="009A7172"/>
    <w:rsid w:val="009B1003"/>
    <w:rsid w:val="009B42FA"/>
    <w:rsid w:val="009C75F6"/>
    <w:rsid w:val="009D1453"/>
    <w:rsid w:val="009E0E32"/>
    <w:rsid w:val="009E4033"/>
    <w:rsid w:val="009E4105"/>
    <w:rsid w:val="009F0CE6"/>
    <w:rsid w:val="009F1D89"/>
    <w:rsid w:val="009F618B"/>
    <w:rsid w:val="009F6863"/>
    <w:rsid w:val="00A00361"/>
    <w:rsid w:val="00A02482"/>
    <w:rsid w:val="00A22658"/>
    <w:rsid w:val="00A31E34"/>
    <w:rsid w:val="00A33AB8"/>
    <w:rsid w:val="00A425BD"/>
    <w:rsid w:val="00A43F4C"/>
    <w:rsid w:val="00A4589F"/>
    <w:rsid w:val="00A500D2"/>
    <w:rsid w:val="00A53C18"/>
    <w:rsid w:val="00A6355E"/>
    <w:rsid w:val="00A649C6"/>
    <w:rsid w:val="00A64E73"/>
    <w:rsid w:val="00A734D8"/>
    <w:rsid w:val="00A77A76"/>
    <w:rsid w:val="00A82432"/>
    <w:rsid w:val="00AA553E"/>
    <w:rsid w:val="00AA6E05"/>
    <w:rsid w:val="00AB1B22"/>
    <w:rsid w:val="00AB7F29"/>
    <w:rsid w:val="00AC1E3B"/>
    <w:rsid w:val="00AC5BB2"/>
    <w:rsid w:val="00AC650D"/>
    <w:rsid w:val="00AD0B99"/>
    <w:rsid w:val="00AD15BB"/>
    <w:rsid w:val="00AE0485"/>
    <w:rsid w:val="00AF116A"/>
    <w:rsid w:val="00B064B8"/>
    <w:rsid w:val="00B07DBF"/>
    <w:rsid w:val="00B1452B"/>
    <w:rsid w:val="00B17C59"/>
    <w:rsid w:val="00B2491D"/>
    <w:rsid w:val="00B326F9"/>
    <w:rsid w:val="00B40924"/>
    <w:rsid w:val="00B47F1D"/>
    <w:rsid w:val="00B6518A"/>
    <w:rsid w:val="00B75F44"/>
    <w:rsid w:val="00B80CFB"/>
    <w:rsid w:val="00B850DB"/>
    <w:rsid w:val="00BB2BB9"/>
    <w:rsid w:val="00BB6402"/>
    <w:rsid w:val="00BC0EE4"/>
    <w:rsid w:val="00BC2B03"/>
    <w:rsid w:val="00BD2ED5"/>
    <w:rsid w:val="00BD3D34"/>
    <w:rsid w:val="00BD795F"/>
    <w:rsid w:val="00BD7C8E"/>
    <w:rsid w:val="00BE6970"/>
    <w:rsid w:val="00C10634"/>
    <w:rsid w:val="00C11433"/>
    <w:rsid w:val="00C11956"/>
    <w:rsid w:val="00C12042"/>
    <w:rsid w:val="00C12F01"/>
    <w:rsid w:val="00C3225F"/>
    <w:rsid w:val="00C3412F"/>
    <w:rsid w:val="00C45131"/>
    <w:rsid w:val="00C45EFB"/>
    <w:rsid w:val="00C916F7"/>
    <w:rsid w:val="00CA2032"/>
    <w:rsid w:val="00CA5C94"/>
    <w:rsid w:val="00CB4763"/>
    <w:rsid w:val="00CC5D42"/>
    <w:rsid w:val="00CD08EB"/>
    <w:rsid w:val="00CE66EC"/>
    <w:rsid w:val="00CF37CF"/>
    <w:rsid w:val="00CF6C44"/>
    <w:rsid w:val="00D11271"/>
    <w:rsid w:val="00D2533E"/>
    <w:rsid w:val="00D34BCD"/>
    <w:rsid w:val="00D35A08"/>
    <w:rsid w:val="00D4217F"/>
    <w:rsid w:val="00D431CA"/>
    <w:rsid w:val="00D541CD"/>
    <w:rsid w:val="00D568C2"/>
    <w:rsid w:val="00D6551B"/>
    <w:rsid w:val="00D66202"/>
    <w:rsid w:val="00D71246"/>
    <w:rsid w:val="00D77682"/>
    <w:rsid w:val="00D85500"/>
    <w:rsid w:val="00DA77BE"/>
    <w:rsid w:val="00DB0D3F"/>
    <w:rsid w:val="00DB1A8C"/>
    <w:rsid w:val="00DD5F95"/>
    <w:rsid w:val="00DE0050"/>
    <w:rsid w:val="00DE4643"/>
    <w:rsid w:val="00DE49ED"/>
    <w:rsid w:val="00DF76EE"/>
    <w:rsid w:val="00E05264"/>
    <w:rsid w:val="00E16660"/>
    <w:rsid w:val="00E217A1"/>
    <w:rsid w:val="00E41342"/>
    <w:rsid w:val="00E47000"/>
    <w:rsid w:val="00E7588A"/>
    <w:rsid w:val="00E84FC9"/>
    <w:rsid w:val="00E924D4"/>
    <w:rsid w:val="00E95B69"/>
    <w:rsid w:val="00EB12DB"/>
    <w:rsid w:val="00EB306C"/>
    <w:rsid w:val="00EC7D61"/>
    <w:rsid w:val="00ED18D8"/>
    <w:rsid w:val="00ED5D61"/>
    <w:rsid w:val="00ED643B"/>
    <w:rsid w:val="00EE16BD"/>
    <w:rsid w:val="00EF1D8D"/>
    <w:rsid w:val="00EF2F80"/>
    <w:rsid w:val="00EF7449"/>
    <w:rsid w:val="00F062FE"/>
    <w:rsid w:val="00F11C84"/>
    <w:rsid w:val="00F16E36"/>
    <w:rsid w:val="00F349E8"/>
    <w:rsid w:val="00F3707F"/>
    <w:rsid w:val="00F37AF9"/>
    <w:rsid w:val="00F6004D"/>
    <w:rsid w:val="00F720FB"/>
    <w:rsid w:val="00FA4A11"/>
    <w:rsid w:val="00FA53D7"/>
    <w:rsid w:val="00FB02DF"/>
    <w:rsid w:val="00FC2221"/>
    <w:rsid w:val="00FD26DE"/>
    <w:rsid w:val="00FD3091"/>
    <w:rsid w:val="00FD4D3A"/>
    <w:rsid w:val="00FD75C8"/>
    <w:rsid w:val="00FE7A8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7407"/>
  <w15:docId w15:val="{59B44B9C-63A1-4BDB-A754-6090949D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pl-PL" w:eastAsia="pl-P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widowControl w:val="0"/>
      <w:jc w:val="both"/>
    </w:pPr>
    <w:rPr>
      <w:kern w:val="2"/>
      <w:sz w:val="21"/>
      <w:szCs w:val="22"/>
      <w:lang w:val="en-US" w:eastAsia="zh-C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Pogrubienie">
    <w:name w:val="Strong"/>
    <w:basedOn w:val="Domylnaczcionkaakapitu"/>
    <w:uiPriority w:val="22"/>
    <w:qFormat/>
    <w:rPr>
      <w:b/>
      <w:bCs/>
    </w:rPr>
  </w:style>
  <w:style w:type="character" w:styleId="Hipercze">
    <w:name w:val="Hyperlink"/>
    <w:uiPriority w:val="99"/>
    <w:unhideWhenUsed/>
    <w:qFormat/>
    <w:rPr>
      <w:color w:val="0000FF"/>
      <w:u w:val="single"/>
    </w:rPr>
  </w:style>
  <w:style w:type="character" w:styleId="Odwoaniedokomentarza">
    <w:name w:val="annotation reference"/>
    <w:uiPriority w:val="99"/>
    <w:unhideWhenUsed/>
    <w:qFormat/>
    <w:rPr>
      <w:sz w:val="21"/>
      <w:szCs w:val="21"/>
    </w:rPr>
  </w:style>
  <w:style w:type="character" w:customStyle="1" w:styleId="TekstkomentarzaZnak">
    <w:name w:val="Tekst komentarza Znak"/>
    <w:basedOn w:val="Domylnaczcionkaakapitu"/>
    <w:link w:val="Tekstkomentarza"/>
    <w:uiPriority w:val="99"/>
    <w:semiHidden/>
    <w:qFormat/>
  </w:style>
  <w:style w:type="character" w:customStyle="1" w:styleId="TekstdymkaZnak">
    <w:name w:val="Tekst dymka Znak"/>
    <w:basedOn w:val="Domylnaczcionkaakapitu"/>
    <w:link w:val="Tekstdymka"/>
    <w:uiPriority w:val="99"/>
    <w:semiHidden/>
    <w:qFormat/>
    <w:rPr>
      <w:sz w:val="18"/>
      <w:szCs w:val="18"/>
    </w:rPr>
  </w:style>
  <w:style w:type="character" w:customStyle="1" w:styleId="NagwekZnak">
    <w:name w:val="Nagłówek Znak"/>
    <w:basedOn w:val="Domylnaczcionkaakapitu"/>
    <w:link w:val="Nagwek"/>
    <w:uiPriority w:val="99"/>
    <w:qFormat/>
    <w:rPr>
      <w:rFonts w:ascii="Times New Roman" w:hAnsi="Times New Roman" w:cs="Times New Roman"/>
      <w:b/>
      <w:color w:val="548DD4"/>
      <w:kern w:val="2"/>
      <w:sz w:val="32"/>
      <w:szCs w:val="30"/>
    </w:rPr>
  </w:style>
  <w:style w:type="character" w:customStyle="1" w:styleId="StopkaZnak">
    <w:name w:val="Stopka Znak"/>
    <w:basedOn w:val="Domylnaczcionkaakapitu"/>
    <w:link w:val="Stopka"/>
    <w:uiPriority w:val="99"/>
    <w:qFormat/>
    <w:rPr>
      <w:sz w:val="18"/>
      <w:szCs w:val="18"/>
    </w:rPr>
  </w:style>
  <w:style w:type="character" w:customStyle="1" w:styleId="TematkomentarzaZnak">
    <w:name w:val="Temat komentarza Znak"/>
    <w:basedOn w:val="TekstkomentarzaZnak"/>
    <w:link w:val="Tematkomentarza"/>
    <w:uiPriority w:val="99"/>
    <w:semiHidden/>
    <w:qFormat/>
    <w:rPr>
      <w:b/>
      <w:bCs/>
    </w:rPr>
  </w:style>
  <w:style w:type="character" w:customStyle="1" w:styleId="TekstpodstawowyZnak">
    <w:name w:val="Tekst podstawowy Znak"/>
    <w:basedOn w:val="Domylnaczcionkaakapitu"/>
    <w:link w:val="Tekstpodstawowy"/>
    <w:qFormat/>
    <w:rPr>
      <w:rFonts w:ascii="Times New Roman" w:hAnsi="Times New Roman" w:cs="Times New Roman"/>
      <w:szCs w:val="24"/>
    </w:rPr>
  </w:style>
  <w:style w:type="character" w:customStyle="1" w:styleId="Level1">
    <w:name w:val="Level 1 字符"/>
    <w:basedOn w:val="Domylnaczcionkaakapitu"/>
    <w:link w:val="Level10"/>
    <w:qFormat/>
    <w:rPr>
      <w:rFonts w:ascii="Arial" w:eastAsia="KaiTi" w:hAnsi="Arial" w:cs="Times New Roman"/>
      <w:b/>
      <w:kern w:val="2"/>
      <w:sz w:val="28"/>
      <w:szCs w:val="24"/>
      <w:lang w:val="en-GB" w:eastAsia="en-US"/>
    </w:rPr>
  </w:style>
  <w:style w:type="character" w:customStyle="1" w:styleId="10">
    <w:name w:val="样式1 字符"/>
    <w:basedOn w:val="Level1"/>
    <w:link w:val="1"/>
    <w:qFormat/>
    <w:rPr>
      <w:rFonts w:ascii="Times New Roman" w:eastAsia="KaiTi" w:hAnsi="Times New Roman" w:cs="Times New Roman"/>
      <w:b/>
      <w:kern w:val="2"/>
      <w:sz w:val="22"/>
      <w:szCs w:val="21"/>
      <w:lang w:val="en-GB" w:eastAsia="en-US"/>
    </w:rPr>
  </w:style>
  <w:style w:type="character" w:customStyle="1" w:styleId="Level2">
    <w:name w:val="Level 2 字符"/>
    <w:basedOn w:val="Domylnaczcionkaakapitu"/>
    <w:link w:val="Level20"/>
    <w:qFormat/>
    <w:rPr>
      <w:rFonts w:ascii="Times New Roman" w:eastAsia="KaiTi" w:hAnsi="Times New Roman" w:cs="Times New Roman"/>
      <w:kern w:val="2"/>
      <w:sz w:val="24"/>
      <w:szCs w:val="22"/>
      <w:lang w:val="en-GB"/>
    </w:rPr>
  </w:style>
  <w:style w:type="character" w:customStyle="1" w:styleId="30">
    <w:name w:val="样式3 字符"/>
    <w:basedOn w:val="Level2"/>
    <w:link w:val="3"/>
    <w:qFormat/>
    <w:rPr>
      <w:rFonts w:ascii="Times New Roman" w:eastAsia="KaiTi" w:hAnsi="Times New Roman" w:cs="Times New Roman"/>
      <w:kern w:val="2"/>
      <w:sz w:val="22"/>
      <w:szCs w:val="22"/>
      <w:lang w:val="en-GB"/>
    </w:rPr>
  </w:style>
  <w:style w:type="character" w:customStyle="1" w:styleId="20">
    <w:name w:val="样式2 字符"/>
    <w:basedOn w:val="Level2"/>
    <w:link w:val="2"/>
    <w:qFormat/>
    <w:rPr>
      <w:rFonts w:ascii="Times New Roman" w:eastAsia="KaiTi" w:hAnsi="Times New Roman" w:cs="Times New Roman"/>
      <w:kern w:val="2"/>
      <w:sz w:val="22"/>
      <w:szCs w:val="22"/>
      <w:lang w:val="en-GB"/>
    </w:rPr>
  </w:style>
  <w:style w:type="character" w:customStyle="1" w:styleId="40">
    <w:name w:val="样式4 字符"/>
    <w:basedOn w:val="30"/>
    <w:link w:val="4"/>
    <w:qFormat/>
    <w:rPr>
      <w:rFonts w:ascii="Times New Roman" w:eastAsia="KaiTi" w:hAnsi="Times New Roman" w:cs="Times New Roman"/>
      <w:color w:val="1F1F1F"/>
      <w:kern w:val="2"/>
      <w:sz w:val="21"/>
      <w:szCs w:val="21"/>
      <w:lang w:val="en-GB"/>
    </w:rPr>
  </w:style>
  <w:style w:type="character" w:styleId="Numerwiersza">
    <w:name w:val="line number"/>
  </w:style>
  <w:style w:type="paragraph" w:styleId="Nagwek">
    <w:name w:val="header"/>
    <w:basedOn w:val="Normalny"/>
    <w:next w:val="Tekstpodstawowy"/>
    <w:link w:val="NagwekZnak"/>
    <w:autoRedefine/>
    <w:uiPriority w:val="99"/>
    <w:unhideWhenUsed/>
    <w:qFormat/>
    <w:pPr>
      <w:pBdr>
        <w:bottom w:val="single" w:sz="6" w:space="0" w:color="000000"/>
      </w:pBdr>
      <w:tabs>
        <w:tab w:val="center" w:pos="4153"/>
        <w:tab w:val="right" w:pos="8306"/>
      </w:tabs>
      <w:snapToGrid w:val="0"/>
      <w:ind w:right="319"/>
      <w:jc w:val="right"/>
    </w:pPr>
    <w:rPr>
      <w:rFonts w:ascii="Times New Roman" w:hAnsi="Times New Roman" w:cs="Times New Roman"/>
      <w:b/>
      <w:color w:val="548DD4"/>
      <w:sz w:val="32"/>
      <w:szCs w:val="30"/>
    </w:rPr>
  </w:style>
  <w:style w:type="paragraph" w:styleId="Tekstpodstawowy">
    <w:name w:val="Body Text"/>
    <w:basedOn w:val="Normalny"/>
    <w:link w:val="TekstpodstawowyZnak"/>
    <w:autoRedefine/>
    <w:qFormat/>
    <w:pPr>
      <w:spacing w:after="120"/>
    </w:pPr>
    <w:rPr>
      <w:rFonts w:ascii="Times New Roman" w:hAnsi="Times New Roman" w:cs="Times New Roman"/>
      <w:szCs w:val="24"/>
    </w:r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sz w:val="24"/>
      <w:szCs w:val="24"/>
    </w:rPr>
  </w:style>
  <w:style w:type="paragraph" w:customStyle="1" w:styleId="Indeks">
    <w:name w:val="Indeks"/>
    <w:basedOn w:val="Normalny"/>
    <w:qFormat/>
    <w:pPr>
      <w:suppressLineNumbers/>
    </w:pPr>
    <w:rPr>
      <w:rFonts w:cs="Arial"/>
    </w:rPr>
  </w:style>
  <w:style w:type="paragraph" w:styleId="Tekstkomentarza">
    <w:name w:val="annotation text"/>
    <w:basedOn w:val="Normalny"/>
    <w:next w:val="Normalny"/>
    <w:link w:val="TekstkomentarzaZnak"/>
    <w:autoRedefine/>
    <w:uiPriority w:val="99"/>
    <w:unhideWhenUsed/>
    <w:qFormat/>
    <w:pPr>
      <w:jc w:val="left"/>
    </w:pPr>
  </w:style>
  <w:style w:type="paragraph" w:styleId="Tekstdymka">
    <w:name w:val="Balloon Text"/>
    <w:basedOn w:val="Normalny"/>
    <w:link w:val="TekstdymkaZnak"/>
    <w:autoRedefine/>
    <w:uiPriority w:val="99"/>
    <w:unhideWhenUsed/>
    <w:qFormat/>
    <w:rPr>
      <w:sz w:val="18"/>
      <w:szCs w:val="18"/>
    </w:rPr>
  </w:style>
  <w:style w:type="paragraph" w:customStyle="1" w:styleId="Gwkaistopka">
    <w:name w:val="Główka i stopka"/>
    <w:basedOn w:val="Normalny"/>
    <w:qFormat/>
  </w:style>
  <w:style w:type="paragraph" w:styleId="Stopka">
    <w:name w:val="footer"/>
    <w:basedOn w:val="Normalny"/>
    <w:link w:val="StopkaZnak"/>
    <w:autoRedefine/>
    <w:uiPriority w:val="99"/>
    <w:unhideWhenUsed/>
    <w:qFormat/>
    <w:pPr>
      <w:tabs>
        <w:tab w:val="center" w:pos="4153"/>
        <w:tab w:val="right" w:pos="8306"/>
      </w:tabs>
      <w:snapToGrid w:val="0"/>
      <w:jc w:val="left"/>
    </w:pPr>
    <w:rPr>
      <w:sz w:val="18"/>
      <w:szCs w:val="18"/>
    </w:rPr>
  </w:style>
  <w:style w:type="paragraph" w:styleId="Tematkomentarza">
    <w:name w:val="annotation subject"/>
    <w:basedOn w:val="Tekstkomentarza"/>
    <w:next w:val="Tekstkomentarza"/>
    <w:link w:val="TematkomentarzaZnak"/>
    <w:autoRedefine/>
    <w:uiPriority w:val="99"/>
    <w:unhideWhenUsed/>
    <w:qFormat/>
    <w:rPr>
      <w:b/>
      <w:bCs/>
    </w:rPr>
  </w:style>
  <w:style w:type="paragraph" w:customStyle="1" w:styleId="11">
    <w:name w:val="列出段落1"/>
    <w:basedOn w:val="Normalny"/>
    <w:autoRedefine/>
    <w:uiPriority w:val="34"/>
    <w:qFormat/>
    <w:pPr>
      <w:ind w:left="425" w:hanging="425"/>
    </w:pPr>
    <w:rPr>
      <w:rFonts w:ascii="Times New Roman" w:hAnsi="Times New Roman" w:cs="Times New Roman"/>
      <w:b/>
      <w:bCs/>
    </w:rPr>
  </w:style>
  <w:style w:type="paragraph" w:customStyle="1" w:styleId="HeadingBody2">
    <w:name w:val="HeadingBody 2"/>
    <w:basedOn w:val="Tekstpodstawowy"/>
    <w:next w:val="Tekstpodstawowy"/>
    <w:autoRedefine/>
    <w:qFormat/>
    <w:pPr>
      <w:widowControl/>
      <w:spacing w:after="240"/>
      <w:ind w:firstLine="1440"/>
      <w:jc w:val="left"/>
    </w:pPr>
    <w:rPr>
      <w:kern w:val="0"/>
      <w:sz w:val="24"/>
      <w:lang w:eastAsia="en-US"/>
    </w:rPr>
  </w:style>
  <w:style w:type="paragraph" w:styleId="Akapitzlist">
    <w:name w:val="List Paragraph"/>
    <w:basedOn w:val="Normalny"/>
    <w:autoRedefine/>
    <w:uiPriority w:val="99"/>
    <w:qFormat/>
  </w:style>
  <w:style w:type="paragraph" w:customStyle="1" w:styleId="Default">
    <w:name w:val="Default"/>
    <w:autoRedefine/>
    <w:qFormat/>
    <w:pPr>
      <w:widowControl w:val="0"/>
    </w:pPr>
    <w:rPr>
      <w:rFonts w:ascii="Arial" w:eastAsia="SimSun" w:hAnsi="Arial" w:cs="Arial"/>
      <w:color w:val="000000"/>
      <w:sz w:val="24"/>
      <w:szCs w:val="24"/>
      <w:lang w:val="en-US" w:eastAsia="zh-CN"/>
    </w:rPr>
  </w:style>
  <w:style w:type="paragraph" w:customStyle="1" w:styleId="12">
    <w:name w:val="修订1"/>
    <w:autoRedefine/>
    <w:uiPriority w:val="99"/>
    <w:semiHidden/>
    <w:qFormat/>
    <w:rPr>
      <w:kern w:val="2"/>
      <w:sz w:val="21"/>
      <w:szCs w:val="22"/>
      <w:lang w:val="en-US" w:eastAsia="zh-CN"/>
    </w:rPr>
  </w:style>
  <w:style w:type="paragraph" w:customStyle="1" w:styleId="Poprawka1">
    <w:name w:val="Poprawka1"/>
    <w:uiPriority w:val="99"/>
    <w:unhideWhenUsed/>
    <w:qFormat/>
    <w:rPr>
      <w:kern w:val="2"/>
      <w:sz w:val="21"/>
      <w:szCs w:val="22"/>
      <w:lang w:val="en-US" w:eastAsia="zh-CN"/>
    </w:rPr>
  </w:style>
  <w:style w:type="paragraph" w:customStyle="1" w:styleId="Level10">
    <w:name w:val="Level 1"/>
    <w:basedOn w:val="Normalny"/>
    <w:next w:val="Normalny"/>
    <w:link w:val="Level1"/>
    <w:qFormat/>
    <w:pPr>
      <w:keepNext/>
      <w:widowControl/>
      <w:tabs>
        <w:tab w:val="left" w:pos="567"/>
      </w:tabs>
      <w:spacing w:before="140" w:line="290" w:lineRule="auto"/>
      <w:outlineLvl w:val="0"/>
    </w:pPr>
    <w:rPr>
      <w:rFonts w:ascii="Arial" w:eastAsia="KaiTi" w:hAnsi="Arial" w:cs="Times New Roman"/>
      <w:b/>
      <w:sz w:val="28"/>
      <w:szCs w:val="24"/>
      <w:lang w:val="en-GB" w:eastAsia="en-US"/>
    </w:rPr>
  </w:style>
  <w:style w:type="paragraph" w:customStyle="1" w:styleId="1">
    <w:name w:val="样式1"/>
    <w:basedOn w:val="Level10"/>
    <w:link w:val="10"/>
    <w:qFormat/>
    <w:pPr>
      <w:numPr>
        <w:numId w:val="1"/>
      </w:numPr>
      <w:snapToGrid w:val="0"/>
      <w:spacing w:before="312" w:after="312" w:line="288" w:lineRule="auto"/>
    </w:pPr>
    <w:rPr>
      <w:rFonts w:ascii="Times New Roman" w:hAnsi="Times New Roman"/>
      <w:sz w:val="22"/>
      <w:szCs w:val="21"/>
    </w:rPr>
  </w:style>
  <w:style w:type="paragraph" w:customStyle="1" w:styleId="Level20">
    <w:name w:val="Level 2"/>
    <w:basedOn w:val="Normalny"/>
    <w:link w:val="Level2"/>
    <w:qFormat/>
    <w:pPr>
      <w:widowControl/>
      <w:tabs>
        <w:tab w:val="left" w:pos="567"/>
        <w:tab w:val="left" w:pos="1247"/>
      </w:tabs>
      <w:spacing w:before="312" w:after="312" w:line="290" w:lineRule="auto"/>
      <w:outlineLvl w:val="1"/>
    </w:pPr>
    <w:rPr>
      <w:rFonts w:ascii="Times New Roman" w:eastAsia="KaiTi" w:hAnsi="Times New Roman" w:cs="Times New Roman"/>
      <w:sz w:val="24"/>
      <w:lang w:val="en-GB"/>
    </w:rPr>
  </w:style>
  <w:style w:type="paragraph" w:customStyle="1" w:styleId="3">
    <w:name w:val="样式3"/>
    <w:basedOn w:val="Level20"/>
    <w:link w:val="30"/>
    <w:qFormat/>
    <w:pPr>
      <w:numPr>
        <w:numId w:val="2"/>
      </w:numPr>
      <w:snapToGrid w:val="0"/>
      <w:spacing w:line="288" w:lineRule="auto"/>
    </w:pPr>
    <w:rPr>
      <w:sz w:val="22"/>
    </w:rPr>
  </w:style>
  <w:style w:type="paragraph" w:customStyle="1" w:styleId="Body3">
    <w:name w:val="Body 3"/>
    <w:basedOn w:val="Level20"/>
    <w:qFormat/>
    <w:pPr>
      <w:tabs>
        <w:tab w:val="clear" w:pos="567"/>
        <w:tab w:val="clear" w:pos="1247"/>
      </w:tabs>
      <w:ind w:left="1247"/>
    </w:pPr>
    <w:rPr>
      <w:rFonts w:cs="Arial"/>
    </w:rPr>
  </w:style>
  <w:style w:type="paragraph" w:customStyle="1" w:styleId="2">
    <w:name w:val="样式2"/>
    <w:basedOn w:val="Level20"/>
    <w:link w:val="20"/>
    <w:qFormat/>
    <w:pPr>
      <w:numPr>
        <w:ilvl w:val="1"/>
        <w:numId w:val="1"/>
      </w:numPr>
      <w:tabs>
        <w:tab w:val="clear" w:pos="-851"/>
        <w:tab w:val="num" w:pos="1560"/>
      </w:tabs>
      <w:snapToGrid w:val="0"/>
      <w:spacing w:line="288" w:lineRule="auto"/>
      <w:ind w:left="2978"/>
    </w:pPr>
    <w:rPr>
      <w:sz w:val="22"/>
    </w:rPr>
  </w:style>
  <w:style w:type="paragraph" w:customStyle="1" w:styleId="4">
    <w:name w:val="样式4"/>
    <w:basedOn w:val="3"/>
    <w:link w:val="40"/>
    <w:qFormat/>
    <w:pPr>
      <w:numPr>
        <w:numId w:val="3"/>
      </w:numPr>
    </w:pPr>
    <w:rPr>
      <w:color w:val="1F1F1F"/>
      <w:kern w:val="0"/>
      <w:sz w:val="21"/>
      <w:szCs w:val="21"/>
    </w:rPr>
  </w:style>
  <w:style w:type="paragraph" w:styleId="Poprawka">
    <w:name w:val="Revision"/>
    <w:uiPriority w:val="99"/>
    <w:unhideWhenUsed/>
    <w:qFormat/>
    <w:rsid w:val="00A85804"/>
    <w:rPr>
      <w:kern w:val="2"/>
      <w:sz w:val="21"/>
      <w:szCs w:val="22"/>
      <w:lang w:val="en-US" w:eastAsia="zh-CN"/>
    </w:rPr>
  </w:style>
  <w:style w:type="paragraph" w:customStyle="1" w:styleId="Komentarz">
    <w:name w:val="Komentarz"/>
    <w:basedOn w:val="Normalny"/>
    <w:qFormat/>
    <w:pPr>
      <w:spacing w:before="56"/>
      <w:ind w:left="57" w:right="57"/>
    </w:pPr>
    <w:rPr>
      <w:sz w:val="20"/>
      <w:szCs w:val="20"/>
    </w:rPr>
  </w:style>
  <w:style w:type="table" w:styleId="Tabela-Siatka">
    <w:name w:val="Table Grid"/>
    <w:basedOn w:val="Standardowy"/>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erozpoznanawzmianka">
    <w:name w:val="Unresolved Mention"/>
    <w:basedOn w:val="Domylnaczcionkaakapitu"/>
    <w:uiPriority w:val="99"/>
    <w:semiHidden/>
    <w:unhideWhenUsed/>
    <w:rsid w:val="00825660"/>
    <w:rPr>
      <w:color w:val="605E5C"/>
      <w:shd w:val="clear" w:color="auto" w:fill="E1DFDD"/>
    </w:rPr>
  </w:style>
  <w:style w:type="paragraph" w:styleId="NormalnyWeb">
    <w:name w:val="Normal (Web)"/>
    <w:basedOn w:val="Normalny"/>
    <w:uiPriority w:val="99"/>
    <w:semiHidden/>
    <w:unhideWhenUsed/>
    <w:rsid w:val="001F60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852211">
      <w:bodyDiv w:val="1"/>
      <w:marLeft w:val="0"/>
      <w:marRight w:val="0"/>
      <w:marTop w:val="0"/>
      <w:marBottom w:val="0"/>
      <w:divBdr>
        <w:top w:val="none" w:sz="0" w:space="0" w:color="auto"/>
        <w:left w:val="none" w:sz="0" w:space="0" w:color="auto"/>
        <w:bottom w:val="none" w:sz="0" w:space="0" w:color="auto"/>
        <w:right w:val="none" w:sz="0" w:space="0" w:color="auto"/>
      </w:divBdr>
    </w:div>
    <w:div w:id="1530222555">
      <w:bodyDiv w:val="1"/>
      <w:marLeft w:val="0"/>
      <w:marRight w:val="0"/>
      <w:marTop w:val="0"/>
      <w:marBottom w:val="0"/>
      <w:divBdr>
        <w:top w:val="none" w:sz="0" w:space="0" w:color="auto"/>
        <w:left w:val="none" w:sz="0" w:space="0" w:color="auto"/>
        <w:bottom w:val="none" w:sz="0" w:space="0" w:color="auto"/>
        <w:right w:val="none" w:sz="0" w:space="0" w:color="auto"/>
      </w:divBdr>
    </w:div>
    <w:div w:id="1587574630">
      <w:bodyDiv w:val="1"/>
      <w:marLeft w:val="0"/>
      <w:marRight w:val="0"/>
      <w:marTop w:val="0"/>
      <w:marBottom w:val="0"/>
      <w:divBdr>
        <w:top w:val="none" w:sz="0" w:space="0" w:color="auto"/>
        <w:left w:val="none" w:sz="0" w:space="0" w:color="auto"/>
        <w:bottom w:val="none" w:sz="0" w:space="0" w:color="auto"/>
        <w:right w:val="none" w:sz="0" w:space="0" w:color="auto"/>
      </w:divBdr>
    </w:div>
    <w:div w:id="17040202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kamiltyburski@linyang.com.cn"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tomasz.wieckowski@linyang.com"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kamil@linyang.com" TargetMode="External"/><Relationship Id="rId20" Type="http://schemas.openxmlformats.org/officeDocument/2006/relationships/hyperlink" Target="mailto:office@lighthief.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conoryang@linyang.com.cn" TargetMode="External"/><Relationship Id="rId23" Type="http://schemas.openxmlformats.org/officeDocument/2006/relationships/header" Target="header2.xm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yperlink" Target="mailto:alex@lighthief.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openxmlformats.org/officeDocument/2006/relationships/header" Target="header4.xml"/><Relationship Id="rId3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e7d56a9-cfa5-4b40-83a2-757f12c93b7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5B0AC1B9D60C93429632EDB2FEF70E56" ma:contentTypeVersion="5" ma:contentTypeDescription="新建文档。" ma:contentTypeScope="" ma:versionID="a85b63a97618e50d960507a24ae3bcf3">
  <xsd:schema xmlns:xsd="http://www.w3.org/2001/XMLSchema" xmlns:xs="http://www.w3.org/2001/XMLSchema" xmlns:p="http://schemas.microsoft.com/office/2006/metadata/properties" xmlns:ns3="7e7d56a9-cfa5-4b40-83a2-757f12c93b7c" xmlns:ns4="8c54c53c-f9a5-400f-8cfc-a0b19244bd4c" targetNamespace="http://schemas.microsoft.com/office/2006/metadata/properties" ma:root="true" ma:fieldsID="7109d426ebd782c533fd304d1123afc9" ns3:_="" ns4:_="">
    <xsd:import namespace="7e7d56a9-cfa5-4b40-83a2-757f12c93b7c"/>
    <xsd:import namespace="8c54c53c-f9a5-400f-8cfc-a0b19244bd4c"/>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d56a9-cfa5-4b40-83a2-757f12c93b7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54c53c-f9a5-400f-8cfc-a0b19244bd4c" elementFormDefault="qualified">
    <xsd:import namespace="http://schemas.microsoft.com/office/2006/documentManagement/types"/>
    <xsd:import namespace="http://schemas.microsoft.com/office/infopath/2007/PartnerControls"/>
    <xsd:element name="SharedWithUsers" ma:index="9"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共享对象详细信息" ma:internalName="SharedWithDetails" ma:readOnly="true">
      <xsd:simpleType>
        <xsd:restriction base="dms:Note">
          <xsd:maxLength value="255"/>
        </xsd:restriction>
      </xsd:simpleType>
    </xsd:element>
    <xsd:element name="SharingHintHash" ma:index="11" nillable="true" ma:displayName="共享提示哈希"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31F5CC-F365-49DD-95A3-9040CF8ADB92}">
  <ds:schemaRefs>
    <ds:schemaRef ds:uri="http://schemas.openxmlformats.org/officeDocument/2006/bibliography"/>
  </ds:schemaRefs>
</ds:datastoreItem>
</file>

<file path=customXml/itemProps2.xml><?xml version="1.0" encoding="utf-8"?>
<ds:datastoreItem xmlns:ds="http://schemas.openxmlformats.org/officeDocument/2006/customXml" ds:itemID="{9C75A898-AB70-4170-903E-8FB299A8A654}">
  <ds:schemaRefs>
    <ds:schemaRef ds:uri="http://schemas.microsoft.com/office/2006/metadata/properties"/>
    <ds:schemaRef ds:uri="http://schemas.microsoft.com/office/infopath/2007/PartnerControls"/>
    <ds:schemaRef ds:uri="7e7d56a9-cfa5-4b40-83a2-757f12c93b7c"/>
  </ds:schemaRefs>
</ds:datastoreItem>
</file>

<file path=customXml/itemProps3.xml><?xml version="1.0" encoding="utf-8"?>
<ds:datastoreItem xmlns:ds="http://schemas.openxmlformats.org/officeDocument/2006/customXml" ds:itemID="{E749DA85-EEAF-4260-8315-FCD99FA2D5F1}">
  <ds:schemaRefs>
    <ds:schemaRef ds:uri="http://schemas.microsoft.com/sharepoint/v3/contenttype/forms"/>
  </ds:schemaRefs>
</ds:datastoreItem>
</file>

<file path=customXml/itemProps4.xml><?xml version="1.0" encoding="utf-8"?>
<ds:datastoreItem xmlns:ds="http://schemas.openxmlformats.org/officeDocument/2006/customXml" ds:itemID="{9B9DB368-7FAE-4DF8-AAC1-CFBC834DC9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d56a9-cfa5-4b40-83a2-757f12c93b7c"/>
    <ds:schemaRef ds:uri="8c54c53c-f9a5-400f-8cfc-a0b19244b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6842</Words>
  <Characters>39002</Characters>
  <Application>Microsoft Office Word</Application>
  <DocSecurity>0</DocSecurity>
  <Lines>325</Lines>
  <Paragraphs>91</Paragraphs>
  <ScaleCrop>false</ScaleCrop>
  <HeadingPairs>
    <vt:vector size="2" baseType="variant">
      <vt:variant>
        <vt:lpstr>Tytuł</vt:lpstr>
      </vt:variant>
      <vt:variant>
        <vt:i4>1</vt:i4>
      </vt:variant>
    </vt:vector>
  </HeadingPairs>
  <TitlesOfParts>
    <vt:vector size="1" baseType="lpstr">
      <vt:lpstr/>
    </vt:vector>
  </TitlesOfParts>
  <Company>Sky123.Org</Company>
  <LinksUpToDate>false</LinksUpToDate>
  <CharactersWithSpaces>45753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dc:description/>
  <cp:lastModifiedBy>Tomasz  Więckowski</cp:lastModifiedBy>
  <cp:revision>2</cp:revision>
  <cp:lastPrinted>2025-07-08T14:50:00Z</cp:lastPrinted>
  <dcterms:created xsi:type="dcterms:W3CDTF">2026-02-27T12:15:00Z</dcterms:created>
  <dcterms:modified xsi:type="dcterms:W3CDTF">2026-02-27T12:15:00Z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0x0101005B0AC1B9D60C93429632EDB2FEF70E56</vt:lpwstr>
  </property>
  <property fmtid="{D5CDD505-2E9C-101B-9397-08002B2CF9AE}" pid="3" name="GrammarlyDocumentId">
    <vt:lpwstr>76fd5ea0a10eedf41a1f3c46bd05cf983018093ff322ab4ba916a879efba8c23</vt:lpwstr>
  </property>
  <property fmtid="{D5CDD505-2E9C-101B-9397-08002B2CF9AE}" pid="4" name="ICV">
    <vt:lpwstr>CCBE2B8940E144C6A00253387970BEE3_13</vt:lpwstr>
  </property>
  <property fmtid="{D5CDD505-2E9C-101B-9397-08002B2CF9AE}" pid="5" name="KSOProductBuildVer">
    <vt:lpwstr>2052-12.1.0.20784</vt:lpwstr>
  </property>
  <property fmtid="{D5CDD505-2E9C-101B-9397-08002B2CF9AE}" pid="6" name="KSOTemplateDocerSaveRecord">
    <vt:lpwstr>eyJoZGlkIjoiMzEwNTM5NzYwMDRjMzkwZTVkZjY2ODkwMGIxNGU0OTUiLCJ1c2VySWQiOiI5ODY3NDY5NjAifQ==</vt:lpwstr>
  </property>
  <property fmtid="{D5CDD505-2E9C-101B-9397-08002B2CF9AE}" pid="7" name="MSIP_Label_028c4b5d-286d-42b8-8b48-4ab6019e7b6f_ActionId">
    <vt:lpwstr>5a609268-ed71-4b72-af67-cc12ff780a74</vt:lpwstr>
  </property>
  <property fmtid="{D5CDD505-2E9C-101B-9397-08002B2CF9AE}" pid="8" name="MSIP_Label_028c4b5d-286d-42b8-8b48-4ab6019e7b6f_ContentBits">
    <vt:lpwstr>0</vt:lpwstr>
  </property>
  <property fmtid="{D5CDD505-2E9C-101B-9397-08002B2CF9AE}" pid="9" name="MSIP_Label_028c4b5d-286d-42b8-8b48-4ab6019e7b6f_Enabled">
    <vt:lpwstr>true</vt:lpwstr>
  </property>
  <property fmtid="{D5CDD505-2E9C-101B-9397-08002B2CF9AE}" pid="10" name="MSIP_Label_028c4b5d-286d-42b8-8b48-4ab6019e7b6f_Method">
    <vt:lpwstr>Standard</vt:lpwstr>
  </property>
  <property fmtid="{D5CDD505-2E9C-101B-9397-08002B2CF9AE}" pid="11" name="MSIP_Label_028c4b5d-286d-42b8-8b48-4ab6019e7b6f_Name">
    <vt:lpwstr>General</vt:lpwstr>
  </property>
  <property fmtid="{D5CDD505-2E9C-101B-9397-08002B2CF9AE}" pid="12" name="MSIP_Label_028c4b5d-286d-42b8-8b48-4ab6019e7b6f_SetDate">
    <vt:lpwstr>2025-02-10T06:08:28Z</vt:lpwstr>
  </property>
  <property fmtid="{D5CDD505-2E9C-101B-9397-08002B2CF9AE}" pid="13" name="MSIP_Label_028c4b5d-286d-42b8-8b48-4ab6019e7b6f_SiteId">
    <vt:lpwstr>c65bd3d6-c3e5-4900-952b-db590ae92917</vt:lpwstr>
  </property>
</Properties>
</file>