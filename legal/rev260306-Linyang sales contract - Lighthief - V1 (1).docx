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BA9DE">
      <w:pPr>
        <w:spacing w:before="156" w:after="156" w:line="288" w:lineRule="auto"/>
        <w:jc w:val="center"/>
        <w:rPr>
          <w:rFonts w:ascii="Times New Roman" w:hAnsi="Times New Roman" w:cs="Times New Roman"/>
          <w:b/>
          <w:color w:val="000000" w:themeColor="text1"/>
          <w:sz w:val="28"/>
          <w:szCs w:val="28"/>
          <w14:textFill>
            <w14:solidFill>
              <w14:schemeClr w14:val="tx1"/>
            </w14:solidFill>
          </w14:textFill>
        </w:rPr>
      </w:pPr>
      <w:bookmarkStart w:id="4" w:name="_GoBack"/>
      <w:bookmarkEnd w:id="4"/>
      <w:r>
        <w:rPr>
          <w:rFonts w:ascii="Times New Roman" w:hAnsi="Times New Roman" w:cs="Times New Roman"/>
          <w:b/>
          <w:color w:val="000000" w:themeColor="text1"/>
          <w:sz w:val="28"/>
          <w:szCs w:val="28"/>
          <w14:textFill>
            <w14:solidFill>
              <w14:schemeClr w14:val="tx1"/>
            </w14:solidFill>
          </w14:textFill>
        </w:rPr>
        <w:t>Sales Contract</w:t>
      </w:r>
    </w:p>
    <w:p w14:paraId="64806703">
      <w:pPr>
        <w:spacing w:before="156" w:after="156" w:line="288" w:lineRule="auto"/>
        <w:ind w:left="6405" w:hanging="1995"/>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Sales Contact number: </w:t>
      </w:r>
      <w:r>
        <w:rPr>
          <w:rFonts w:ascii="Times New Roman" w:hAnsi="Times New Roman" w:cs="Times New Roman"/>
          <w:b/>
          <w:bCs/>
          <w:color w:val="000000" w:themeColor="text1"/>
          <w:szCs w:val="21"/>
          <w14:textFill>
            <w14:solidFill>
              <w14:schemeClr w14:val="tx1"/>
            </w14:solidFill>
          </w14:textFill>
        </w:rPr>
        <w:t>………</w:t>
      </w:r>
    </w:p>
    <w:p w14:paraId="2CFCD53A">
      <w:pPr>
        <w:spacing w:before="156" w:after="156" w:line="288" w:lineRule="auto"/>
        <w:ind w:firstLine="441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Purchase Order Number: </w:t>
      </w:r>
      <w:r>
        <w:rPr>
          <w:rFonts w:ascii="Times New Roman" w:hAnsi="Times New Roman" w:cs="Times New Roman"/>
          <w:b/>
          <w:bCs/>
          <w:color w:val="000000" w:themeColor="text1"/>
          <w:szCs w:val="21"/>
          <w14:textFill>
            <w14:solidFill>
              <w14:schemeClr w14:val="tx1"/>
            </w14:solidFill>
          </w14:textFill>
        </w:rPr>
        <w:t>………</w:t>
      </w:r>
    </w:p>
    <w:p w14:paraId="7A8CE490">
      <w:pPr>
        <w:spacing w:before="156" w:after="156" w:line="288" w:lineRule="auto"/>
        <w:ind w:left="6615" w:hanging="2205"/>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                   </w:t>
      </w:r>
    </w:p>
    <w:p w14:paraId="0A2967FE">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This Sales Contract (hereinafter referred to as the “Contract”) is made by and between the following Parties on </w:t>
      </w:r>
      <w:r>
        <w:rPr>
          <w:rFonts w:ascii="Times New Roman" w:hAnsi="Times New Roman" w:cs="Times New Roman"/>
          <w:b/>
          <w:bCs/>
          <w:color w:val="000000" w:themeColor="text1"/>
          <w:szCs w:val="2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 xml:space="preserve"> on the basis of equality and mutual benefit to develop business on terms and conditions mutually agreed upon as follows: </w:t>
      </w:r>
    </w:p>
    <w:p w14:paraId="6D102B47">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The Parties concerned:                                  </w:t>
      </w:r>
    </w:p>
    <w:p w14:paraId="4856DF02">
      <w:pPr>
        <w:widowControl/>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SELLER</w:t>
      </w:r>
      <w:r>
        <w:rPr>
          <w:rFonts w:ascii="Times New Roman" w:hAnsi="Times New Roman" w:cs="Times New Roman"/>
          <w:color w:val="000000" w:themeColor="text1"/>
          <w:szCs w:val="21"/>
          <w14:textFill>
            <w14:solidFill>
              <w14:schemeClr w14:val="tx1"/>
            </w14:solidFill>
          </w14:textFill>
        </w:rPr>
        <w:t xml:space="preserve">: </w:t>
      </w:r>
    </w:p>
    <w:p w14:paraId="251DCA06">
      <w:pPr>
        <w:widowControl/>
        <w:jc w:val="left"/>
        <w:rPr>
          <w:ins w:id="0" w:author="Tomasz  Więckowski" w:date="2026-02-26T13:22:00Z"/>
          <w:rFonts w:ascii="Times New Roman Bold" w:hAnsi="Times New Roman Bold" w:eastAsia="Calibri Light" w:cs="Times New Roman Bold"/>
          <w:b/>
          <w:bCs/>
          <w:color w:val="000000"/>
          <w:kern w:val="0"/>
          <w:sz w:val="22"/>
        </w:rPr>
      </w:pPr>
      <w:ins w:id="1" w:author="Tomasz  Więckowski" w:date="2026-02-26T13:22:00Z">
        <w:r>
          <w:rPr>
            <w:rFonts w:ascii="Times New Roman Bold" w:hAnsi="Times New Roman Bold" w:eastAsia="Calibri Light" w:cs="Times New Roman Bold"/>
            <w:b/>
            <w:bCs/>
            <w:color w:val="000000"/>
            <w:kern w:val="0"/>
            <w:sz w:val="22"/>
          </w:rPr>
          <w:t>SELLER: Jiangsu Linyang Energy Storage Technology Co., Ltd</w:t>
        </w:r>
      </w:ins>
    </w:p>
    <w:p w14:paraId="02DC08EC">
      <w:pPr>
        <w:widowControl/>
        <w:jc w:val="left"/>
        <w:rPr>
          <w:ins w:id="2" w:author="Tomasz  Więckowski" w:date="2026-02-26T13:22:00Z"/>
          <w:rFonts w:ascii="Times New Roman Bold" w:hAnsi="Times New Roman Bold" w:eastAsia="Calibri Light" w:cs="Times New Roman Bold"/>
          <w:b/>
          <w:bCs/>
          <w:color w:val="000000"/>
          <w:kern w:val="0"/>
          <w:sz w:val="22"/>
        </w:rPr>
      </w:pPr>
      <w:ins w:id="3" w:author="Tomasz  Więckowski" w:date="2026-02-26T13:22:00Z">
        <w:r>
          <w:rPr>
            <w:rFonts w:ascii="Times New Roman Bold" w:hAnsi="Times New Roman Bold" w:eastAsia="Calibri Light" w:cs="Times New Roman Bold"/>
            <w:b/>
            <w:bCs/>
            <w:color w:val="000000"/>
            <w:kern w:val="0"/>
            <w:sz w:val="22"/>
          </w:rPr>
          <w:t>Address: No. 1 Building, International R&amp;D Headquarters Park, Xincheng Science and Technology Park, 68 Aoti Street, Jianye District, Nanjing City, Jiangsu Province, China</w:t>
        </w:r>
      </w:ins>
    </w:p>
    <w:p w14:paraId="195CEA42">
      <w:pPr>
        <w:widowControl/>
        <w:jc w:val="left"/>
        <w:rPr>
          <w:rFonts w:ascii="Times New Roman Bold" w:hAnsi="Times New Roman Bold" w:eastAsia="Calibri Light" w:cs="Times New Roman Bold"/>
          <w:b/>
          <w:bCs/>
          <w:color w:val="000000"/>
          <w:kern w:val="0"/>
          <w:sz w:val="22"/>
        </w:rPr>
      </w:pPr>
    </w:p>
    <w:p w14:paraId="2770FCD8">
      <w:pPr>
        <w:widowControl/>
        <w:jc w:val="left"/>
        <w:rPr>
          <w:ins w:id="4" w:author="Klaudia Samul" w:date="2026-02-27T12:04:00Z"/>
          <w:rFonts w:ascii="Times New Roman Bold" w:hAnsi="Times New Roman Bold" w:eastAsia="Calibri Light" w:cs="Times New Roman Bold"/>
          <w:color w:val="000000"/>
          <w:kern w:val="0"/>
          <w:sz w:val="22"/>
        </w:rPr>
      </w:pPr>
    </w:p>
    <w:p w14:paraId="62AB4659">
      <w:pPr>
        <w:widowControl/>
        <w:jc w:val="left"/>
        <w:rPr>
          <w:rFonts w:ascii="Times New Roman Bold" w:hAnsi="Times New Roman Bold" w:eastAsia="Calibri Light" w:cs="Times New Roman Bold"/>
          <w:color w:val="000000"/>
          <w:kern w:val="0"/>
          <w:sz w:val="22"/>
        </w:rPr>
      </w:pPr>
      <w:ins w:id="5" w:author="Tomasz  Więckowski" w:date="2026-02-26T13:22:00Z">
        <w:r>
          <w:rPr>
            <w:rFonts w:ascii="Times New Roman Bold" w:hAnsi="Times New Roman Bold" w:eastAsia="Calibri Light" w:cs="Times New Roman Bold"/>
            <w:color w:val="000000"/>
            <w:kern w:val="0"/>
            <w:sz w:val="22"/>
          </w:rPr>
          <w:t>Represented by:</w:t>
        </w:r>
      </w:ins>
      <w:del w:id="6" w:author="Tomasz  Więckowski" w:date="2026-02-26T13:22:00Z">
        <w:r>
          <w:rPr>
            <w:rFonts w:ascii="Times New Roman Bold" w:hAnsi="Times New Roman Bold" w:eastAsia="Calibri Light" w:cs="Times New Roman Bold"/>
            <w:color w:val="000000"/>
            <w:kern w:val="0"/>
            <w:sz w:val="22"/>
          </w:rPr>
          <w:delText xml:space="preserve"> </w:delText>
        </w:r>
      </w:del>
    </w:p>
    <w:p w14:paraId="31801C5B">
      <w:pPr>
        <w:widowControl/>
        <w:jc w:val="left"/>
        <w:rPr>
          <w:rFonts w:ascii="Times New Roman" w:hAnsi="Times New Roman" w:cs="Times New Roman"/>
          <w:color w:val="000000" w:themeColor="text1"/>
          <w:szCs w:val="21"/>
          <w14:textFill>
            <w14:solidFill>
              <w14:schemeClr w14:val="tx1"/>
            </w14:solidFill>
          </w14:textFill>
        </w:rPr>
      </w:pPr>
    </w:p>
    <w:p w14:paraId="429DE904">
      <w:pPr>
        <w:widowControl/>
        <w:jc w:val="left"/>
        <w:rPr>
          <w:rFonts w:ascii="Times New Roman Bold" w:hAnsi="Times New Roman Bold" w:eastAsia="Calibri Light" w:cs="Times New Roman Bold"/>
          <w:b/>
          <w:bCs/>
          <w:color w:val="000000"/>
          <w:kern w:val="0"/>
          <w:sz w:val="22"/>
        </w:rPr>
      </w:pPr>
      <w:r>
        <w:rPr>
          <w:rFonts w:ascii="Times New Roman" w:hAnsi="Times New Roman" w:cs="Times New Roman"/>
          <w:b/>
          <w:color w:val="000000" w:themeColor="text1"/>
          <w:szCs w:val="21"/>
          <w14:textFill>
            <w14:solidFill>
              <w14:schemeClr w14:val="tx1"/>
            </w14:solidFill>
          </w14:textFill>
        </w:rPr>
        <w:t>BUYER</w:t>
      </w:r>
      <w:r>
        <w:rPr>
          <w:rFonts w:ascii="Times New Roman" w:hAnsi="Times New Roman" w:cs="Times New Roman"/>
          <w:color w:val="000000" w:themeColor="text1"/>
          <w:szCs w:val="21"/>
          <w14:textFill>
            <w14:solidFill>
              <w14:schemeClr w14:val="tx1"/>
            </w14:solidFill>
          </w14:textFill>
        </w:rPr>
        <w:t>:</w:t>
      </w:r>
      <w:ins w:id="7" w:author="Tomasz  Więckowski" w:date="2026-02-17T13:41:00Z">
        <w:r>
          <w:rPr>
            <w:rFonts w:ascii="Times New Roman" w:hAnsi="Times New Roman" w:cs="Times New Roman"/>
            <w:color w:val="000000" w:themeColor="text1"/>
            <w:szCs w:val="21"/>
            <w14:textFill>
              <w14:solidFill>
                <w14:schemeClr w14:val="tx1"/>
              </w14:solidFill>
            </w14:textFill>
          </w:rPr>
          <w:br w:type="textWrapping"/>
        </w:r>
      </w:ins>
      <w:del w:id="8" w:author="Tomasz  Więckowski" w:date="2026-02-17T13:41:00Z">
        <w:r>
          <w:rPr>
            <w:rFonts w:ascii="Times New Roman" w:hAnsi="Times New Roman" w:cs="Times New Roman"/>
            <w:b/>
            <w:color w:val="000000" w:themeColor="text1"/>
            <w:szCs w:val="21"/>
            <w14:textFill>
              <w14:solidFill>
                <w14:schemeClr w14:val="tx1"/>
              </w14:solidFill>
            </w14:textFill>
          </w:rPr>
          <w:delText xml:space="preserve"> </w:delText>
        </w:r>
      </w:del>
      <w:ins w:id="9" w:author="Tomasz  Więckowski" w:date="2026-02-17T13:41:00Z">
        <w:r>
          <w:rPr>
            <w:rFonts w:ascii="Times New Roman Bold" w:hAnsi="Times New Roman Bold" w:eastAsia="Calibri Light" w:cs="Times New Roman Bold"/>
            <w:b/>
            <w:bCs/>
            <w:color w:val="000000"/>
            <w:kern w:val="0"/>
            <w:sz w:val="22"/>
          </w:rPr>
          <w:t>Lighthief Cyprus Ltd</w:t>
        </w:r>
      </w:ins>
      <w:ins w:id="10" w:author="Tomasz  Więckowski" w:date="2026-02-17T13:41:00Z">
        <w:r>
          <w:rPr>
            <w:rFonts w:ascii="Times New Roman Bold" w:hAnsi="Times New Roman Bold" w:eastAsia="Calibri Light" w:cs="Times New Roman Bold"/>
            <w:b/>
            <w:bCs/>
            <w:color w:val="000000"/>
            <w:kern w:val="0"/>
            <w:sz w:val="22"/>
          </w:rPr>
          <w:br w:type="textWrapping"/>
        </w:r>
      </w:ins>
      <w:ins w:id="11" w:author="Tomasz  Więckowski" w:date="2026-02-17T13:41:00Z">
        <w:r>
          <w:rPr>
            <w:rFonts w:ascii="Times New Roman Bold" w:hAnsi="Times New Roman Bold" w:eastAsia="Calibri Light" w:cs="Times New Roman Bold"/>
            <w:b/>
            <w:bCs/>
            <w:i/>
            <w:iCs/>
            <w:color w:val="000000"/>
            <w:kern w:val="0"/>
            <w:sz w:val="22"/>
          </w:rPr>
          <w:t>28 October Avenue 249, Lophitis Business Center 1, Office 201, 3035 Limassol, Cyprus</w:t>
        </w:r>
      </w:ins>
      <w:ins w:id="12" w:author="Tomasz  Więckowski" w:date="2026-02-17T13:42:00Z">
        <w:r>
          <w:rPr>
            <w:rFonts w:ascii="Times New Roman Bold" w:hAnsi="Times New Roman Bold" w:eastAsia="Calibri Light" w:cs="Times New Roman Bold"/>
            <w:b/>
            <w:bCs/>
            <w:i/>
            <w:iCs/>
            <w:color w:val="000000"/>
            <w:kern w:val="0"/>
            <w:sz w:val="22"/>
          </w:rPr>
          <w:br w:type="textWrapping"/>
        </w:r>
      </w:ins>
      <w:ins w:id="13" w:author="Tomasz  Więckowski" w:date="2026-02-17T13:42:00Z">
        <w:r>
          <w:rPr>
            <w:rFonts w:ascii="Times New Roman Bold" w:hAnsi="Times New Roman Bold" w:eastAsia="Calibri Light" w:cs="Times New Roman Bold"/>
            <w:b/>
            <w:bCs/>
            <w:i/>
            <w:iCs/>
            <w:color w:val="000000"/>
            <w:kern w:val="0"/>
            <w:sz w:val="22"/>
          </w:rPr>
          <w:t>Registered Office: Agiou Andreou 241, AG TRIAS COURT, Flat/Office 31, 3036 Limassol</w:t>
        </w:r>
      </w:ins>
    </w:p>
    <w:p w14:paraId="29320C56">
      <w:pPr>
        <w:widowControl/>
        <w:jc w:val="left"/>
        <w:rPr>
          <w:del w:id="14" w:author="Klaudia Samul" w:date="2026-02-27T12:37:00Z"/>
          <w:rFonts w:ascii="Times New Roman Bold" w:hAnsi="Times New Roman Bold" w:eastAsia="Calibri Light" w:cs="Times New Roman Bold"/>
          <w:b/>
          <w:bCs/>
          <w:color w:val="000000"/>
          <w:kern w:val="0"/>
          <w:sz w:val="22"/>
        </w:rPr>
      </w:pPr>
      <w:r>
        <w:rPr>
          <w:rFonts w:ascii="Times New Roman Bold" w:hAnsi="Times New Roman Bold" w:eastAsia="Calibri Light" w:cs="Times New Roman Bold"/>
          <w:b/>
          <w:bCs/>
          <w:color w:val="000000"/>
          <w:kern w:val="0"/>
          <w:sz w:val="22"/>
        </w:rPr>
        <w:t>NIP</w:t>
      </w:r>
      <w:ins w:id="15" w:author="Tomasz  Więckowski" w:date="2026-02-17T13:42:00Z">
        <w:r>
          <w:rPr>
            <w:rFonts w:ascii="Times New Roman Bold" w:hAnsi="Times New Roman Bold" w:eastAsia="Calibri Light" w:cs="Times New Roman Bold"/>
            <w:b/>
            <w:bCs/>
            <w:color w:val="000000"/>
            <w:kern w:val="0"/>
            <w:sz w:val="22"/>
          </w:rPr>
          <w:t>/ TIN</w:t>
        </w:r>
      </w:ins>
      <w:r>
        <w:rPr>
          <w:rFonts w:ascii="Times New Roman Bold" w:hAnsi="Times New Roman Bold" w:eastAsia="Calibri Light" w:cs="Times New Roman Bold"/>
          <w:b/>
          <w:bCs/>
          <w:color w:val="000000"/>
          <w:kern w:val="0"/>
          <w:sz w:val="22"/>
        </w:rPr>
        <w:t>:</w:t>
      </w:r>
      <w:ins w:id="16" w:author="Tomasz  Więckowski" w:date="2026-02-17T13:42:00Z">
        <w:r>
          <w:rPr>
            <w:rFonts w:ascii="Courier New" w:hAnsi="Courier New" w:cs="Courier New"/>
            <w:i/>
            <w:iCs/>
            <w:color w:val="228B22"/>
            <w:sz w:val="27"/>
            <w:szCs w:val="27"/>
            <w:shd w:val="clear" w:color="auto" w:fill="F0FFF0"/>
          </w:rPr>
          <w:t xml:space="preserve"> </w:t>
        </w:r>
      </w:ins>
      <w:ins w:id="17" w:author="Tomasz  Więckowski" w:date="2026-02-17T13:42:00Z">
        <w:r>
          <w:rPr>
            <w:rFonts w:ascii="Times New Roman Bold" w:hAnsi="Times New Roman Bold" w:eastAsia="Calibri Light" w:cs="Times New Roman Bold"/>
            <w:b/>
            <w:bCs/>
            <w:i/>
            <w:iCs/>
            <w:color w:val="000000"/>
            <w:kern w:val="0"/>
            <w:sz w:val="22"/>
          </w:rPr>
          <w:t>60187188Q</w:t>
        </w:r>
      </w:ins>
    </w:p>
    <w:p w14:paraId="74CF930C">
      <w:pPr>
        <w:widowControl/>
        <w:jc w:val="left"/>
        <w:rPr>
          <w:rFonts w:ascii="Times New Roman Bold" w:hAnsi="Times New Roman Bold" w:eastAsia="Calibri Light" w:cs="Times New Roman Bold"/>
          <w:bCs/>
          <w:color w:val="000000"/>
          <w:kern w:val="0"/>
          <w:sz w:val="20"/>
          <w:szCs w:val="20"/>
        </w:rPr>
      </w:pPr>
      <w:ins w:id="18" w:author="Tomasz  Więckowski" w:date="2026-02-17T13:42:00Z">
        <w:r>
          <w:rPr>
            <w:rFonts w:ascii="Times New Roman Bold" w:hAnsi="Times New Roman Bold" w:eastAsia="Calibri Light" w:cs="Times New Roman Bold"/>
            <w:bCs/>
            <w:color w:val="000000"/>
            <w:kern w:val="0"/>
            <w:sz w:val="20"/>
            <w:szCs w:val="20"/>
            <w:highlight w:val="yellow"/>
          </w:rPr>
          <w:br w:type="textWrapping"/>
        </w:r>
      </w:ins>
      <w:ins w:id="19" w:author="Tomasz  Więckowski" w:date="2026-02-17T13:42:00Z">
        <w:r>
          <w:rPr>
            <w:rFonts w:ascii="Times New Roman Bold" w:hAnsi="Times New Roman Bold" w:eastAsia="Calibri Light" w:cs="Times New Roman Bold"/>
            <w:bCs/>
            <w:color w:val="000000"/>
            <w:kern w:val="0"/>
            <w:sz w:val="20"/>
            <w:szCs w:val="20"/>
            <w:highlight w:val="yellow"/>
          </w:rPr>
          <w:t>Re</w:t>
        </w:r>
      </w:ins>
      <w:ins w:id="20" w:author="Tomasz  Więckowski" w:date="2026-02-17T13:43:00Z">
        <w:r>
          <w:rPr>
            <w:rFonts w:ascii="Times New Roman Bold" w:hAnsi="Times New Roman Bold" w:eastAsia="Calibri Light" w:cs="Times New Roman Bold"/>
            <w:bCs/>
            <w:color w:val="000000"/>
            <w:kern w:val="0"/>
            <w:sz w:val="20"/>
            <w:szCs w:val="20"/>
            <w:highlight w:val="yellow"/>
          </w:rPr>
          <w:t>presented by:</w:t>
        </w:r>
      </w:ins>
      <w:del w:id="21" w:author="Tomasz  Więckowski" w:date="2026-02-17T13:42:00Z">
        <w:r>
          <w:rPr>
            <w:rFonts w:ascii="Times New Roman Bold" w:hAnsi="Times New Roman Bold" w:eastAsia="Calibri Light" w:cs="Times New Roman Bold"/>
            <w:bCs/>
            <w:color w:val="000000"/>
            <w:kern w:val="0"/>
            <w:sz w:val="20"/>
            <w:szCs w:val="20"/>
            <w:highlight w:val="yellow"/>
          </w:rPr>
          <w:delText xml:space="preserve"> </w:delText>
        </w:r>
      </w:del>
    </w:p>
    <w:p w14:paraId="3F011FF0">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SELLER and BUYER hereinafter collectively referred to as the “Parties” or the “Party” respectively.</w:t>
      </w:r>
    </w:p>
    <w:p w14:paraId="3DFF7DB7">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001DEFB4">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5BC03417">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1B068030">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7B4337BE">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1024B657">
      <w:pPr>
        <w:spacing w:before="156" w:after="156" w:line="288" w:lineRule="auto"/>
        <w:rPr>
          <w:ins w:id="22" w:author="Klaudia Samul" w:date="2026-02-27T12:38:00Z"/>
          <w:rFonts w:ascii="Times New Roman" w:hAnsi="Times New Roman" w:cs="Times New Roman"/>
          <w:color w:val="000000" w:themeColor="text1"/>
          <w:szCs w:val="21"/>
          <w14:textFill>
            <w14:solidFill>
              <w14:schemeClr w14:val="tx1"/>
            </w14:solidFill>
          </w14:textFill>
        </w:rPr>
      </w:pPr>
    </w:p>
    <w:p w14:paraId="27283623">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5701A24A">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33E127CF">
      <w:pPr>
        <w:spacing w:before="156" w:after="156" w:line="288" w:lineRule="auto"/>
        <w:rPr>
          <w:rFonts w:ascii="Times New Roman" w:hAnsi="Times New Roman" w:cs="Times New Roman"/>
          <w:b/>
          <w:bCs/>
          <w:color w:val="000000" w:themeColor="text1"/>
          <w:szCs w:val="21"/>
          <w:highlight w:val="lightGray"/>
          <w14:textFill>
            <w14:solidFill>
              <w14:schemeClr w14:val="tx1"/>
            </w14:solidFill>
          </w14:textFill>
        </w:rPr>
      </w:pPr>
      <w:r>
        <w:rPr>
          <w:rFonts w:ascii="Times New Roman" w:hAnsi="Times New Roman" w:cs="Times New Roman"/>
          <w:b/>
          <w:bCs/>
          <w:color w:val="000000" w:themeColor="text1"/>
          <w:szCs w:val="21"/>
          <w:highlight w:val="lightGray"/>
          <w14:textFill>
            <w14:solidFill>
              <w14:schemeClr w14:val="tx1"/>
            </w14:solidFill>
          </w14:textFill>
        </w:rPr>
        <w:t>1A – CONTRACTUAL CONTEXT</w:t>
      </w:r>
    </w:p>
    <w:p w14:paraId="0B299921">
      <w:pPr>
        <w:spacing w:before="156" w:after="156" w:line="288" w:lineRule="auto"/>
        <w:rPr>
          <w:rFonts w:ascii="Times New Roman" w:hAnsi="Times New Roman" w:cs="Times New Roman"/>
          <w:color w:val="000000" w:themeColor="text1"/>
          <w:szCs w:val="21"/>
          <w:highlight w:val="lightGray"/>
          <w14:textFill>
            <w14:solidFill>
              <w14:schemeClr w14:val="tx1"/>
            </w14:solidFill>
          </w14:textFill>
        </w:rPr>
      </w:pPr>
      <w:r>
        <w:rPr>
          <w:rFonts w:ascii="Times New Roman" w:hAnsi="Times New Roman" w:cs="Times New Roman"/>
          <w:color w:val="000000" w:themeColor="text1"/>
          <w:szCs w:val="21"/>
          <w:highlight w:val="lightGray"/>
          <w14:textFill>
            <w14:solidFill>
              <w14:schemeClr w14:val="tx1"/>
            </w14:solidFill>
          </w14:textFill>
        </w:rPr>
        <w:t xml:space="preserve">1A.1 Subordination to Distribution Agreement: This Sales Contract is entered into pursuant to, and shall be governed by the terms of, the Distribution Agreement between the Parties (and/or their Affiliates) dated </w:t>
      </w:r>
      <w:ins w:id="23" w:author="TLL" w:date="2026-03-04T12:09:00Z">
        <w:r>
          <w:rPr>
            <w:rFonts w:ascii="Times New Roman" w:hAnsi="Times New Roman" w:cs="Times New Roman"/>
            <w:color w:val="000000" w:themeColor="text1"/>
            <w:szCs w:val="21"/>
            <w:highlight w:val="lightGray"/>
            <w14:textFill>
              <w14:solidFill>
                <w14:schemeClr w14:val="tx1"/>
              </w14:solidFill>
            </w14:textFill>
          </w:rPr>
          <w:t>2th of February 2026</w:t>
        </w:r>
      </w:ins>
      <w:del w:id="24" w:author="TLL" w:date="2026-03-04T12:09:00Z">
        <w:r>
          <w:rPr>
            <w:rFonts w:ascii="Times New Roman" w:hAnsi="Times New Roman" w:cs="Times New Roman"/>
            <w:color w:val="000000" w:themeColor="text1"/>
            <w:szCs w:val="21"/>
            <w:highlight w:val="lightGray"/>
            <w14:textFill>
              <w14:solidFill>
                <w14:schemeClr w14:val="tx1"/>
              </w14:solidFill>
            </w14:textFill>
          </w:rPr>
          <w:delText>November 28, 2025</w:delText>
        </w:r>
      </w:del>
      <w:r>
        <w:rPr>
          <w:rFonts w:ascii="Times New Roman" w:hAnsi="Times New Roman" w:cs="Times New Roman"/>
          <w:color w:val="000000" w:themeColor="text1"/>
          <w:szCs w:val="21"/>
          <w:highlight w:val="lightGray"/>
          <w14:textFill>
            <w14:solidFill>
              <w14:schemeClr w14:val="tx1"/>
            </w14:solidFill>
          </w14:textFill>
        </w:rPr>
        <w:t xml:space="preserve"> ("Distribution Agreement").</w:t>
      </w:r>
    </w:p>
    <w:p w14:paraId="2E9E24AC">
      <w:pPr>
        <w:spacing w:before="156" w:after="156" w:line="288" w:lineRule="auto"/>
        <w:rPr>
          <w:rFonts w:ascii="Times New Roman" w:hAnsi="Times New Roman" w:cs="Times New Roman"/>
          <w:color w:val="000000" w:themeColor="text1"/>
          <w:szCs w:val="21"/>
          <w:highlight w:val="lightGray"/>
          <w14:textFill>
            <w14:solidFill>
              <w14:schemeClr w14:val="tx1"/>
            </w14:solidFill>
          </w14:textFill>
        </w:rPr>
      </w:pPr>
      <w:r>
        <w:rPr>
          <w:rFonts w:ascii="Times New Roman" w:hAnsi="Times New Roman" w:cs="Times New Roman"/>
          <w:color w:val="000000" w:themeColor="text1"/>
          <w:szCs w:val="21"/>
          <w:highlight w:val="lightGray"/>
          <w14:textFill>
            <w14:solidFill>
              <w14:schemeClr w14:val="tx1"/>
            </w14:solidFill>
          </w14:textFill>
        </w:rPr>
        <w:t xml:space="preserve">1A.2 Conflict of Terms: In the event of any conflict or inconsistency between this Sales Contract and the Distribution Agreement regarding exclusivity, client protection, anti-circumvention, liability, penalty fees, or </w:t>
      </w:r>
      <w:bookmarkStart w:id="0" w:name="OLE_LINK2"/>
      <w:r>
        <w:rPr>
          <w:rFonts w:ascii="Times New Roman" w:hAnsi="Times New Roman" w:cs="Times New Roman"/>
          <w:color w:val="000000" w:themeColor="text1"/>
          <w:szCs w:val="21"/>
          <w:highlight w:val="lightGray"/>
          <w14:textFill>
            <w14:solidFill>
              <w14:schemeClr w14:val="tx1"/>
            </w14:solidFill>
          </w14:textFill>
        </w:rPr>
        <w:t>survival provisions</w:t>
      </w:r>
      <w:bookmarkEnd w:id="0"/>
      <w:r>
        <w:rPr>
          <w:rFonts w:ascii="Times New Roman" w:hAnsi="Times New Roman" w:cs="Times New Roman"/>
          <w:color w:val="000000" w:themeColor="text1"/>
          <w:szCs w:val="21"/>
          <w:highlight w:val="lightGray"/>
          <w14:textFill>
            <w14:solidFill>
              <w14:schemeClr w14:val="tx1"/>
            </w14:solidFill>
          </w14:textFill>
        </w:rPr>
        <w:t>, the Distribution Agreement shall prevail.</w:t>
      </w:r>
    </w:p>
    <w:p w14:paraId="6728812A">
      <w:pPr>
        <w:spacing w:before="156" w:after="156" w:line="288" w:lineRule="auto"/>
        <w:rPr>
          <w:rFonts w:ascii="Times New Roman" w:hAnsi="Times New Roman" w:cs="Times New Roman"/>
          <w:color w:val="000000" w:themeColor="text1"/>
          <w:szCs w:val="21"/>
          <w:highlight w:val="lightGray"/>
          <w14:textFill>
            <w14:solidFill>
              <w14:schemeClr w14:val="tx1"/>
            </w14:solidFill>
          </w14:textFill>
        </w:rPr>
      </w:pPr>
      <w:r>
        <w:rPr>
          <w:rFonts w:ascii="Times New Roman" w:hAnsi="Times New Roman" w:cs="Times New Roman"/>
          <w:color w:val="000000" w:themeColor="text1"/>
          <w:szCs w:val="21"/>
          <w:highlight w:val="lightGray"/>
          <w14:textFill>
            <w14:solidFill>
              <w14:schemeClr w14:val="tx1"/>
            </w14:solidFill>
          </w14:textFill>
        </w:rPr>
        <w:t>1A.3 Affiliate Coverage: For the avoidance of doubt, references to the Seller in this Contract include Solarfun Renewable Energy Poland sp. z o.o., Jiangsu Linyang Energy Storage Technology Co., Ltd</w:t>
      </w:r>
      <w:del w:id="25" w:author="TLL" w:date="2026-03-04T10:28:00Z">
        <w:r>
          <w:rPr>
            <w:rFonts w:ascii="Times New Roman" w:hAnsi="Times New Roman" w:cs="Times New Roman"/>
            <w:color w:val="000000" w:themeColor="text1"/>
            <w:szCs w:val="21"/>
            <w:highlight w:val="lightGray"/>
            <w14:textFill>
              <w14:solidFill>
                <w14:schemeClr w14:val="tx1"/>
              </w14:solidFill>
            </w14:textFill>
          </w:rPr>
          <w:delText xml:space="preserve">, and their respective Affiliates, all of whom are bound by the </w:delText>
        </w:r>
        <w:commentRangeStart w:id="0"/>
        <w:r>
          <w:rPr>
            <w:rFonts w:ascii="Times New Roman" w:hAnsi="Times New Roman" w:cs="Times New Roman"/>
            <w:color w:val="000000" w:themeColor="text1"/>
            <w:szCs w:val="21"/>
            <w:highlight w:val="lightGray"/>
            <w14:textFill>
              <w14:solidFill>
                <w14:schemeClr w14:val="tx1"/>
              </w14:solidFill>
            </w14:textFill>
          </w:rPr>
          <w:delText>Distribution Agreemen</w:delText>
        </w:r>
        <w:commentRangeEnd w:id="0"/>
      </w:del>
      <w:r>
        <w:rPr>
          <w:rStyle w:val="17"/>
          <w:rFonts w:ascii="Times New Roman" w:hAnsi="Times New Roman" w:cs="Times New Roman"/>
          <w:color w:val="000000" w:themeColor="text1"/>
          <w:highlight w:val="lightGray"/>
          <w14:textFill>
            <w14:solidFill>
              <w14:schemeClr w14:val="tx1"/>
            </w14:solidFill>
          </w14:textFill>
        </w:rPr>
        <w:commentReference w:id="0"/>
      </w:r>
      <w:del w:id="26" w:author="TLL" w:date="2026-03-04T10:28:00Z">
        <w:r>
          <w:rPr>
            <w:rFonts w:ascii="Times New Roman" w:hAnsi="Times New Roman" w:cs="Times New Roman"/>
            <w:color w:val="000000" w:themeColor="text1"/>
            <w:szCs w:val="21"/>
            <w:highlight w:val="lightGray"/>
            <w14:textFill>
              <w14:solidFill>
                <w14:schemeClr w14:val="tx1"/>
              </w14:solidFill>
            </w14:textFill>
          </w:rPr>
          <w:delText>t</w:delText>
        </w:r>
      </w:del>
      <w:r>
        <w:rPr>
          <w:rFonts w:ascii="Times New Roman" w:hAnsi="Times New Roman" w:cs="Times New Roman"/>
          <w:color w:val="000000" w:themeColor="text1"/>
          <w:szCs w:val="21"/>
          <w:highlight w:val="lightGray"/>
          <w14:textFill>
            <w14:solidFill>
              <w14:schemeClr w14:val="tx1"/>
            </w14:solidFill>
          </w14:textFill>
        </w:rPr>
        <w:t>.</w:t>
      </w:r>
    </w:p>
    <w:p w14:paraId="6A0D30C4">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29330531">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Name of Commodity, Specifications, Quantity</w:t>
      </w:r>
    </w:p>
    <w:tbl>
      <w:tblPr>
        <w:tblStyle w:val="11"/>
        <w:tblW w:w="5000" w:type="pct"/>
        <w:tblInd w:w="221" w:type="dxa"/>
        <w:tblLayout w:type="fixed"/>
        <w:tblCellMar>
          <w:top w:w="216" w:type="dxa"/>
          <w:left w:w="216" w:type="dxa"/>
          <w:bottom w:w="216" w:type="dxa"/>
          <w:right w:w="216" w:type="dxa"/>
        </w:tblCellMar>
      </w:tblPr>
      <w:tblGrid>
        <w:gridCol w:w="2523"/>
        <w:gridCol w:w="1826"/>
        <w:gridCol w:w="2106"/>
        <w:gridCol w:w="2284"/>
      </w:tblGrid>
      <w:tr w14:paraId="12AF3C35">
        <w:tblPrEx>
          <w:tblCellMar>
            <w:top w:w="216" w:type="dxa"/>
            <w:left w:w="216" w:type="dxa"/>
            <w:bottom w:w="216" w:type="dxa"/>
            <w:right w:w="216" w:type="dxa"/>
          </w:tblCellMar>
        </w:tblPrEx>
        <w:trPr>
          <w:trHeight w:val="1603" w:hRule="atLeast"/>
        </w:trPr>
        <w:tc>
          <w:tcPr>
            <w:tcW w:w="2398" w:type="dxa"/>
            <w:tcBorders>
              <w:top w:val="single" w:color="000000" w:sz="4" w:space="0"/>
              <w:left w:val="single" w:color="000000" w:sz="4" w:space="0"/>
              <w:bottom w:val="single" w:color="000000" w:sz="4" w:space="0"/>
              <w:right w:val="single" w:color="000000" w:sz="4" w:space="0"/>
            </w:tcBorders>
          </w:tcPr>
          <w:p w14:paraId="255AFBD3">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Name of Commodities &amp; Specification</w:t>
            </w:r>
          </w:p>
        </w:tc>
        <w:tc>
          <w:tcPr>
            <w:tcW w:w="1736" w:type="dxa"/>
            <w:tcBorders>
              <w:top w:val="single" w:color="000000" w:sz="4" w:space="0"/>
              <w:left w:val="single" w:color="000000" w:sz="4" w:space="0"/>
              <w:bottom w:val="single" w:color="000000" w:sz="4" w:space="0"/>
              <w:right w:val="single" w:color="000000" w:sz="4" w:space="0"/>
            </w:tcBorders>
          </w:tcPr>
          <w:p w14:paraId="2E7B8B05">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Quantity  (PCS)</w:t>
            </w:r>
          </w:p>
        </w:tc>
        <w:tc>
          <w:tcPr>
            <w:tcW w:w="2001" w:type="dxa"/>
            <w:tcBorders>
              <w:top w:val="single" w:color="000000" w:sz="4" w:space="0"/>
              <w:left w:val="single" w:color="000000" w:sz="4" w:space="0"/>
              <w:bottom w:val="single" w:color="000000" w:sz="4" w:space="0"/>
              <w:right w:val="single" w:color="000000" w:sz="4" w:space="0"/>
            </w:tcBorders>
          </w:tcPr>
          <w:p w14:paraId="54910F97">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Unit price（</w:t>
            </w:r>
            <w:r>
              <w:rPr>
                <w:rFonts w:hint="eastAsia" w:ascii="Times New Roman" w:hAnsi="Times New Roman" w:cs="Times New Roman"/>
                <w:color w:val="000000" w:themeColor="text1"/>
                <w:szCs w:val="21"/>
                <w14:textFill>
                  <w14:solidFill>
                    <w14:schemeClr w14:val="tx1"/>
                  </w14:solidFill>
                </w14:textFill>
              </w:rPr>
              <w:t>USD</w:t>
            </w:r>
            <w:r>
              <w:rPr>
                <w:rFonts w:ascii="Times New Roman" w:hAnsi="Times New Roman" w:cs="Times New Roman"/>
                <w:color w:val="000000" w:themeColor="text1"/>
                <w:szCs w:val="21"/>
                <w14:textFill>
                  <w14:solidFill>
                    <w14:schemeClr w14:val="tx1"/>
                  </w14:solidFill>
                </w14:textFill>
              </w:rPr>
              <w:t>）</w:t>
            </w:r>
          </w:p>
          <w:p w14:paraId="5C0FE65A">
            <w:pPr>
              <w:widowControl/>
              <w:spacing w:before="156" w:after="156" w:line="288" w:lineRule="auto"/>
              <w:jc w:val="center"/>
              <w:rPr>
                <w:rFonts w:ascii="Times New Roman" w:hAnsi="Times New Roman" w:cs="Times New Roman"/>
                <w:b/>
                <w:bCs/>
                <w:color w:val="000000" w:themeColor="text1"/>
                <w:szCs w:val="21"/>
                <w14:textFill>
                  <w14:solidFill>
                    <w14:schemeClr w14:val="tx1"/>
                  </w14:solidFill>
                </w14:textFill>
              </w:rPr>
            </w:pPr>
            <w:r>
              <w:rPr>
                <w:rFonts w:ascii="Times New Roman" w:hAnsi="Times New Roman" w:cs="Times New Roman"/>
                <w:b/>
                <w:bCs/>
                <w:color w:val="000000" w:themeColor="text1"/>
                <w:szCs w:val="21"/>
                <w:highlight w:val="yellow"/>
                <w14:textFill>
                  <w14:solidFill>
                    <w14:schemeClr w14:val="tx1"/>
                  </w14:solidFill>
                </w14:textFill>
              </w:rPr>
              <w:t xml:space="preserve">CIF </w:t>
            </w:r>
            <w:r>
              <w:rPr>
                <w:rFonts w:ascii="Times New Roman" w:hAnsi="Times New Roman" w:cs="Times New Roman"/>
                <w:b/>
                <w:bCs/>
                <w:color w:val="000000" w:themeColor="text1"/>
                <w:szCs w:val="21"/>
                <w14:textFill>
                  <w14:solidFill>
                    <w14:schemeClr w14:val="tx1"/>
                  </w14:solidFill>
                </w14:textFill>
              </w:rPr>
              <w:t>..</w:t>
            </w:r>
          </w:p>
        </w:tc>
        <w:tc>
          <w:tcPr>
            <w:tcW w:w="2170" w:type="dxa"/>
            <w:tcBorders>
              <w:top w:val="single" w:color="000000" w:sz="4" w:space="0"/>
              <w:left w:val="single" w:color="000000" w:sz="4" w:space="0"/>
              <w:bottom w:val="single" w:color="000000" w:sz="4" w:space="0"/>
              <w:right w:val="single" w:color="000000" w:sz="4" w:space="0"/>
            </w:tcBorders>
          </w:tcPr>
          <w:p w14:paraId="6904E402">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Total price（</w:t>
            </w:r>
            <w:r>
              <w:rPr>
                <w:rFonts w:hint="eastAsia" w:ascii="Times New Roman" w:hAnsi="Times New Roman" w:cs="Times New Roman"/>
                <w:color w:val="000000" w:themeColor="text1"/>
                <w:szCs w:val="21"/>
                <w14:textFill>
                  <w14:solidFill>
                    <w14:schemeClr w14:val="tx1"/>
                  </w14:solidFill>
                </w14:textFill>
              </w:rPr>
              <w:t>USD</w:t>
            </w:r>
            <w:r>
              <w:rPr>
                <w:rFonts w:ascii="Times New Roman" w:hAnsi="Times New Roman" w:cs="Times New Roman"/>
                <w:color w:val="000000" w:themeColor="text1"/>
                <w:szCs w:val="21"/>
                <w14:textFill>
                  <w14:solidFill>
                    <w14:schemeClr w14:val="tx1"/>
                  </w14:solidFill>
                </w14:textFill>
              </w:rPr>
              <w:t>）</w:t>
            </w:r>
          </w:p>
          <w:p w14:paraId="7BAC0E58">
            <w:pPr>
              <w:widowControl/>
              <w:spacing w:before="156" w:after="156" w:line="288" w:lineRule="auto"/>
              <w:jc w:val="center"/>
              <w:rPr>
                <w:rFonts w:ascii="Times New Roman" w:hAnsi="Times New Roman" w:cs="Times New Roman"/>
                <w:b/>
                <w:bCs/>
                <w:color w:val="000000" w:themeColor="text1"/>
                <w:szCs w:val="21"/>
                <w14:textFill>
                  <w14:solidFill>
                    <w14:schemeClr w14:val="tx1"/>
                  </w14:solidFill>
                </w14:textFill>
              </w:rPr>
            </w:pPr>
            <w:r>
              <w:rPr>
                <w:rFonts w:ascii="Times New Roman" w:hAnsi="Times New Roman" w:cs="Times New Roman"/>
                <w:b/>
                <w:bCs/>
                <w:color w:val="000000" w:themeColor="text1"/>
                <w:szCs w:val="21"/>
                <w:highlight w:val="yellow"/>
                <w14:textFill>
                  <w14:solidFill>
                    <w14:schemeClr w14:val="tx1"/>
                  </w14:solidFill>
                </w14:textFill>
              </w:rPr>
              <w:t xml:space="preserve">CIF </w:t>
            </w:r>
            <w:r>
              <w:rPr>
                <w:rFonts w:ascii="Times New Roman" w:hAnsi="Times New Roman" w:cs="Times New Roman"/>
                <w:b/>
                <w:bCs/>
                <w:color w:val="000000" w:themeColor="text1"/>
                <w:szCs w:val="21"/>
                <w14:textFill>
                  <w14:solidFill>
                    <w14:schemeClr w14:val="tx1"/>
                  </w14:solidFill>
                </w14:textFill>
              </w:rPr>
              <w:t>..</w:t>
            </w:r>
          </w:p>
        </w:tc>
      </w:tr>
      <w:tr w14:paraId="6AEAF16E">
        <w:tblPrEx>
          <w:tblCellMar>
            <w:top w:w="216" w:type="dxa"/>
            <w:left w:w="216" w:type="dxa"/>
            <w:bottom w:w="216" w:type="dxa"/>
            <w:right w:w="216" w:type="dxa"/>
          </w:tblCellMar>
        </w:tblPrEx>
        <w:trPr>
          <w:trHeight w:val="335" w:hRule="atLeast"/>
        </w:trPr>
        <w:tc>
          <w:tcPr>
            <w:tcW w:w="2398" w:type="dxa"/>
            <w:tcBorders>
              <w:top w:val="single" w:color="000000" w:sz="4" w:space="0"/>
              <w:left w:val="single" w:color="000000" w:sz="4" w:space="0"/>
              <w:bottom w:val="single" w:color="000000" w:sz="4" w:space="0"/>
              <w:right w:val="single" w:color="000000" w:sz="4" w:space="0"/>
            </w:tcBorders>
          </w:tcPr>
          <w:p w14:paraId="12000C6D">
            <w:pPr>
              <w:widowControl/>
              <w:jc w:val="center"/>
              <w:rPr>
                <w:rFonts w:ascii="Times New Roman" w:hAnsi="Times New Roman" w:cs="Times New Roman"/>
                <w:color w:val="000000" w:themeColor="text1"/>
                <w:szCs w:val="21"/>
                <w14:textFill>
                  <w14:solidFill>
                    <w14:schemeClr w14:val="tx1"/>
                  </w14:solidFill>
                </w14:textFill>
              </w:rPr>
            </w:pPr>
          </w:p>
        </w:tc>
        <w:tc>
          <w:tcPr>
            <w:tcW w:w="1736" w:type="dxa"/>
            <w:tcBorders>
              <w:top w:val="single" w:color="000000" w:sz="4" w:space="0"/>
              <w:left w:val="single" w:color="000000" w:sz="4" w:space="0"/>
              <w:bottom w:val="single" w:color="000000" w:sz="4" w:space="0"/>
              <w:right w:val="single" w:color="000000" w:sz="4" w:space="0"/>
            </w:tcBorders>
            <w:vAlign w:val="center"/>
          </w:tcPr>
          <w:p w14:paraId="26E966B9">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p>
        </w:tc>
        <w:tc>
          <w:tcPr>
            <w:tcW w:w="2001" w:type="dxa"/>
            <w:tcBorders>
              <w:top w:val="single" w:color="000000" w:sz="4" w:space="0"/>
              <w:left w:val="single" w:color="000000" w:sz="4" w:space="0"/>
              <w:bottom w:val="single" w:color="000000" w:sz="4" w:space="0"/>
              <w:right w:val="single" w:color="000000" w:sz="4" w:space="0"/>
            </w:tcBorders>
            <w:vAlign w:val="center"/>
          </w:tcPr>
          <w:p w14:paraId="631698BA">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p>
        </w:tc>
        <w:tc>
          <w:tcPr>
            <w:tcW w:w="2170" w:type="dxa"/>
            <w:tcBorders>
              <w:top w:val="single" w:color="000000" w:sz="4" w:space="0"/>
              <w:left w:val="single" w:color="000000" w:sz="4" w:space="0"/>
              <w:bottom w:val="single" w:color="000000" w:sz="4" w:space="0"/>
              <w:right w:val="single" w:color="000000" w:sz="4" w:space="0"/>
            </w:tcBorders>
            <w:vAlign w:val="center"/>
          </w:tcPr>
          <w:p w14:paraId="74EE0962">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p>
        </w:tc>
      </w:tr>
      <w:tr w14:paraId="6D401BDD">
        <w:tblPrEx>
          <w:tblCellMar>
            <w:top w:w="216" w:type="dxa"/>
            <w:left w:w="216" w:type="dxa"/>
            <w:bottom w:w="216" w:type="dxa"/>
            <w:right w:w="216" w:type="dxa"/>
          </w:tblCellMar>
        </w:tblPrEx>
        <w:trPr>
          <w:trHeight w:val="335" w:hRule="atLeast"/>
        </w:trPr>
        <w:tc>
          <w:tcPr>
            <w:tcW w:w="2398" w:type="dxa"/>
            <w:tcBorders>
              <w:top w:val="single" w:color="000000" w:sz="4" w:space="0"/>
              <w:left w:val="single" w:color="000000" w:sz="4" w:space="0"/>
              <w:bottom w:val="single" w:color="000000" w:sz="4" w:space="0"/>
              <w:right w:val="single" w:color="000000" w:sz="4" w:space="0"/>
            </w:tcBorders>
          </w:tcPr>
          <w:p w14:paraId="523CFA7A">
            <w:pPr>
              <w:widowControl/>
              <w:spacing w:before="156" w:after="156" w:line="288" w:lineRule="auto"/>
              <w:jc w:val="center"/>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Total (Contract Value)</w:t>
            </w:r>
          </w:p>
        </w:tc>
        <w:tc>
          <w:tcPr>
            <w:tcW w:w="1736" w:type="dxa"/>
            <w:tcBorders>
              <w:top w:val="single" w:color="000000" w:sz="4" w:space="0"/>
              <w:left w:val="single" w:color="000000" w:sz="4" w:space="0"/>
              <w:bottom w:val="single" w:color="000000" w:sz="4" w:space="0"/>
              <w:right w:val="single" w:color="000000" w:sz="4" w:space="0"/>
            </w:tcBorders>
            <w:vAlign w:val="center"/>
          </w:tcPr>
          <w:p w14:paraId="0861FB5B">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p>
        </w:tc>
        <w:tc>
          <w:tcPr>
            <w:tcW w:w="2001" w:type="dxa"/>
            <w:tcBorders>
              <w:top w:val="single" w:color="000000" w:sz="4" w:space="0"/>
              <w:left w:val="single" w:color="000000" w:sz="4" w:space="0"/>
              <w:bottom w:val="single" w:color="000000" w:sz="4" w:space="0"/>
              <w:right w:val="single" w:color="000000" w:sz="4" w:space="0"/>
            </w:tcBorders>
            <w:vAlign w:val="center"/>
          </w:tcPr>
          <w:p w14:paraId="31F48E27">
            <w:pPr>
              <w:widowControl/>
              <w:spacing w:before="156" w:after="156" w:line="288" w:lineRule="auto"/>
              <w:jc w:val="center"/>
              <w:rPr>
                <w:rFonts w:ascii="Times New Roman" w:hAnsi="Times New Roman" w:cs="Times New Roman"/>
                <w:color w:val="000000" w:themeColor="text1"/>
                <w:szCs w:val="21"/>
                <w14:textFill>
                  <w14:solidFill>
                    <w14:schemeClr w14:val="tx1"/>
                  </w14:solidFill>
                </w14:textFill>
              </w:rPr>
            </w:pPr>
          </w:p>
        </w:tc>
        <w:tc>
          <w:tcPr>
            <w:tcW w:w="2170" w:type="dxa"/>
            <w:tcBorders>
              <w:top w:val="single" w:color="000000" w:sz="4" w:space="0"/>
              <w:left w:val="single" w:color="000000" w:sz="4" w:space="0"/>
              <w:bottom w:val="single" w:color="000000" w:sz="4" w:space="0"/>
              <w:right w:val="single" w:color="000000" w:sz="4" w:space="0"/>
            </w:tcBorders>
            <w:vAlign w:val="center"/>
          </w:tcPr>
          <w:p w14:paraId="0DFE3B93">
            <w:pPr>
              <w:widowControl/>
              <w:spacing w:before="156" w:after="156" w:line="288" w:lineRule="auto"/>
              <w:jc w:val="center"/>
              <w:rPr>
                <w:rFonts w:ascii="Times New Roman" w:hAnsi="Times New Roman" w:cs="Times New Roman"/>
                <w:b/>
                <w:bCs/>
                <w:color w:val="000000" w:themeColor="text1"/>
                <w:szCs w:val="21"/>
                <w14:textFill>
                  <w14:solidFill>
                    <w14:schemeClr w14:val="tx1"/>
                  </w14:solidFill>
                </w14:textFill>
              </w:rPr>
            </w:pPr>
          </w:p>
        </w:tc>
      </w:tr>
    </w:tbl>
    <w:p w14:paraId="4F79E698">
      <w:pPr>
        <w:snapToGrid w:val="0"/>
        <w:spacing w:before="156" w:after="156" w:line="288" w:lineRule="auto"/>
        <w:ind w:left="426"/>
        <w:rPr>
          <w:rFonts w:hint="eastAsia" w:eastAsia="楷体"/>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The commodities stipulated in this article 1 are referred to as “Commodities”.</w:t>
      </w:r>
    </w:p>
    <w:p w14:paraId="1290320F">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Packing</w:t>
      </w:r>
    </w:p>
    <w:p w14:paraId="40DD1EF3">
      <w:pPr>
        <w:pStyle w:val="33"/>
        <w:spacing w:before="156" w:after="156"/>
        <w:ind w:left="1247" w:hanging="68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Unless otherwise specified in this Contract, SELLER shall be responsible for packing materials (Export Cartons and Pallets) and the packing of the Commodities for shipment is in accordance with SELLER’s packing standard.</w:t>
      </w:r>
    </w:p>
    <w:p w14:paraId="590B6701">
      <w:pPr>
        <w:pStyle w:val="27"/>
      </w:pPr>
      <w:r>
        <w:t>Price</w:t>
      </w:r>
    </w:p>
    <w:p w14:paraId="257B69B5">
      <w:pPr>
        <w:pStyle w:val="33"/>
        <w:spacing w:before="156" w:after="156"/>
        <w:ind w:left="1247" w:hanging="68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The prices are exclusive of amounts in respect of VAT. The BUYER shall, on receipt of a valid VAT invoice from the SELLER, pay to the SELLER any additional amounts in respect of VAT as are chargeable on a supply of Commodities.</w:t>
      </w:r>
    </w:p>
    <w:p w14:paraId="0A92FE27">
      <w:pPr>
        <w:pStyle w:val="33"/>
        <w:numPr>
          <w:ilvl w:val="0"/>
          <w:numId w:val="0"/>
        </w:numPr>
        <w:spacing w:before="156" w:after="156"/>
        <w:ind w:left="1247"/>
        <w:rPr>
          <w:color w:val="000000" w:themeColor="text1"/>
          <w:sz w:val="21"/>
          <w:szCs w:val="21"/>
          <w:lang w:val="en-US"/>
          <w14:textFill>
            <w14:solidFill>
              <w14:schemeClr w14:val="tx1"/>
            </w14:solidFill>
          </w14:textFill>
        </w:rPr>
      </w:pPr>
    </w:p>
    <w:p w14:paraId="442CD6E4">
      <w:pPr>
        <w:pStyle w:val="27"/>
        <w:spacing w:before="156" w:after="156"/>
        <w:rPr>
          <w:color w:val="000000" w:themeColor="text1"/>
          <w:sz w:val="21"/>
          <w:highlight w:val="lightGray"/>
          <w14:textFill>
            <w14:solidFill>
              <w14:schemeClr w14:val="tx1"/>
            </w14:solidFill>
          </w14:textFill>
        </w:rPr>
      </w:pPr>
      <w:r>
        <w:rPr>
          <w:color w:val="000000" w:themeColor="text1"/>
          <w:sz w:val="21"/>
          <w:highlight w:val="lightGray"/>
          <w14:textFill>
            <w14:solidFill>
              <w14:schemeClr w14:val="tx1"/>
            </w14:solidFill>
          </w14:textFill>
        </w:rPr>
        <w:t>Shipment</w:t>
      </w:r>
    </w:p>
    <w:p w14:paraId="073CAF90">
      <w:pPr>
        <w:pStyle w:val="33"/>
        <w:spacing w:before="156" w:after="156"/>
        <w:ind w:left="1247" w:hanging="680"/>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The Commodities will be shipped according to the terms listed below:</w:t>
      </w:r>
    </w:p>
    <w:p w14:paraId="2A5A5831">
      <w:pPr>
        <w:pStyle w:val="31"/>
        <w:spacing w:before="156" w:after="156"/>
        <w:ind w:left="1247"/>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Port of Shipment: Shanghai, China, or other port as mutually agreed</w:t>
      </w:r>
    </w:p>
    <w:p w14:paraId="0CBD17D6">
      <w:pPr>
        <w:pStyle w:val="31"/>
        <w:spacing w:before="156" w:after="156"/>
        <w:ind w:left="1247"/>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Port of Destination: Limassol, Cyprus</w:t>
      </w:r>
    </w:p>
    <w:p w14:paraId="017918BD">
      <w:pPr>
        <w:pStyle w:val="31"/>
        <w:spacing w:before="156" w:after="156"/>
        <w:ind w:left="1247"/>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Country of Origin: People's Republic of China</w:t>
      </w:r>
    </w:p>
    <w:p w14:paraId="610B9A8F">
      <w:pPr>
        <w:pStyle w:val="31"/>
        <w:numPr>
          <w:ilvl w:val="0"/>
          <w:numId w:val="0"/>
        </w:numPr>
        <w:spacing w:before="156" w:after="156"/>
        <w:ind w:left="887"/>
        <w:rPr>
          <w:color w:val="000000" w:themeColor="text1"/>
          <w:sz w:val="21"/>
          <w:szCs w:val="21"/>
          <w:highlight w:val="lightGray"/>
          <w:lang w:val="pl-PL"/>
          <w14:textFill>
            <w14:solidFill>
              <w14:schemeClr w14:val="tx1"/>
            </w14:solidFill>
          </w14:textFill>
        </w:rPr>
      </w:pPr>
      <w:r>
        <w:rPr>
          <w:color w:val="000000" w:themeColor="text1"/>
          <w:sz w:val="21"/>
          <w:szCs w:val="21"/>
          <w:highlight w:val="lightGray"/>
          <w:lang w:val="en-US"/>
          <w14:textFill>
            <w14:solidFill>
              <w14:schemeClr w14:val="tx1"/>
            </w14:solidFill>
          </w14:textFill>
        </w:rPr>
        <w:t xml:space="preserve">Shipment of Commodities shall be according to the attached shipment plan. </w:t>
      </w:r>
      <w:r>
        <w:rPr>
          <w:color w:val="000000" w:themeColor="text1"/>
          <w:sz w:val="21"/>
          <w:szCs w:val="21"/>
          <w:highlight w:val="lightGray"/>
          <w:lang w:val="pl-PL"/>
          <w14:textFill>
            <w14:solidFill>
              <w14:schemeClr w14:val="tx1"/>
            </w14:solidFill>
          </w14:textFill>
        </w:rPr>
        <w:t>(referred to the Attachment).</w:t>
      </w:r>
    </w:p>
    <w:p w14:paraId="13EB8236">
      <w:pPr>
        <w:pStyle w:val="31"/>
        <w:numPr>
          <w:ilvl w:val="0"/>
          <w:numId w:val="0"/>
        </w:numPr>
        <w:spacing w:before="156" w:after="156"/>
        <w:ind w:left="1247"/>
        <w:jc w:val="left"/>
        <w:rPr>
          <w:color w:val="000000" w:themeColor="text1"/>
          <w:sz w:val="21"/>
          <w:szCs w:val="21"/>
          <w:lang w:val="pl-PL"/>
          <w14:textFill>
            <w14:solidFill>
              <w14:schemeClr w14:val="tx1"/>
            </w14:solidFill>
          </w14:textFill>
        </w:rPr>
      </w:pPr>
    </w:p>
    <w:p w14:paraId="4CEF1C2C">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Delivery Incoterms and Inspection</w:t>
      </w:r>
    </w:p>
    <w:p w14:paraId="0C189390">
      <w:pPr>
        <w:pStyle w:val="33"/>
        <w:spacing w:before="156" w:after="156"/>
        <w:ind w:left="1247" w:hanging="680"/>
        <w:rPr>
          <w:rFonts w:cs="Arial"/>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Delivery: Incoterms 2020 [CIF] Limassol, Cyprus Commodities ordered for delivery are supplied and delivered by way of “</w:t>
      </w:r>
      <w:r>
        <w:rPr>
          <w:b/>
          <w:bCs/>
          <w:color w:val="000000" w:themeColor="text1"/>
          <w:sz w:val="21"/>
          <w:szCs w:val="21"/>
          <w:highlight w:val="lightGray"/>
          <w14:textFill>
            <w14:solidFill>
              <w14:schemeClr w14:val="tx1"/>
            </w14:solidFill>
          </w14:textFill>
        </w:rPr>
        <w:t>CIF</w:t>
      </w:r>
      <w:r>
        <w:rPr>
          <w:color w:val="000000" w:themeColor="text1"/>
          <w:sz w:val="21"/>
          <w:szCs w:val="21"/>
          <w:highlight w:val="lightGray"/>
          <w14:textFill>
            <w14:solidFill>
              <w14:schemeClr w14:val="tx1"/>
            </w14:solidFill>
          </w14:textFill>
        </w:rPr>
        <w:t>” (Incoterms 2020).</w:t>
      </w:r>
    </w:p>
    <w:p w14:paraId="5D6B9385">
      <w:pPr>
        <w:pStyle w:val="33"/>
        <w:spacing w:before="156" w:after="156"/>
        <w:ind w:left="1247" w:hanging="680"/>
        <w:rPr>
          <w:color w:val="000000" w:themeColor="text1"/>
          <w:sz w:val="21"/>
          <w:szCs w:val="21"/>
          <w:highlight w:val="lightGray"/>
          <w14:textFill>
            <w14:solidFill>
              <w14:schemeClr w14:val="tx1"/>
            </w14:solidFill>
          </w14:textFill>
        </w:rPr>
      </w:pPr>
      <w:bookmarkStart w:id="1" w:name="co_anchor_a806815_1"/>
      <w:bookmarkEnd w:id="1"/>
      <w:bookmarkStart w:id="2" w:name="co_anchor_a1000229_1"/>
      <w:bookmarkEnd w:id="2"/>
      <w:r>
        <w:rPr>
          <w:color w:val="000000" w:themeColor="text1"/>
          <w:sz w:val="21"/>
          <w:szCs w:val="21"/>
          <w:highlight w:val="lightGray"/>
          <w14:textFill>
            <w14:solidFill>
              <w14:schemeClr w14:val="tx1"/>
            </w14:solidFill>
          </w14:textFill>
        </w:rPr>
        <w:t>If a delivery date is specified</w:t>
      </w:r>
      <w:r>
        <w:rPr>
          <w:highlight w:val="lightGray"/>
        </w:rPr>
        <w:t xml:space="preserve"> </w:t>
      </w:r>
      <w:r>
        <w:rPr>
          <w:color w:val="000000" w:themeColor="text1"/>
          <w:sz w:val="21"/>
          <w:szCs w:val="21"/>
          <w:highlight w:val="lightGray"/>
          <w14:textFill>
            <w14:solidFill>
              <w14:schemeClr w14:val="tx1"/>
            </w14:solidFill>
          </w14:textFill>
        </w:rPr>
        <w:t>SELLER shall make reasonable efforts to deliver within the agreed timeframe. SELLER shall not be liable for or in respect of any delay in delivery or loss or damage of the Commodities in transit</w:t>
      </w:r>
      <w:r>
        <w:rPr>
          <w:color w:val="000000" w:themeColor="text1"/>
          <w:sz w:val="21"/>
          <w:szCs w:val="21"/>
          <w:highlight w:val="lightGray"/>
          <w:lang w:val="en-US"/>
          <w14:textFill>
            <w14:solidFill>
              <w14:schemeClr w14:val="tx1"/>
            </w14:solidFill>
          </w14:textFill>
        </w:rPr>
        <w:t xml:space="preserve"> </w:t>
      </w:r>
      <w:r>
        <w:rPr>
          <w:color w:val="000000" w:themeColor="text1"/>
          <w:sz w:val="21"/>
          <w:szCs w:val="21"/>
          <w:highlight w:val="lightGray"/>
          <w14:textFill>
            <w14:solidFill>
              <w14:schemeClr w14:val="tx1"/>
            </w14:solidFill>
          </w14:textFill>
        </w:rPr>
        <w:t>if they arise from circumstances beyond the Seller’s reasonable control.</w:t>
      </w:r>
    </w:p>
    <w:p w14:paraId="47B9CB68">
      <w:pPr>
        <w:pStyle w:val="33"/>
        <w:spacing w:before="156" w:after="156"/>
        <w:ind w:left="1247" w:hanging="680"/>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 xml:space="preserve">Delays in the delivery of this order resulting from </w:t>
      </w:r>
      <w:ins w:id="27" w:author="Chris Chen" w:date="2026-03-05T13:09:00Z">
        <w:commentRangeStart w:id="1"/>
        <w:r>
          <w:rPr>
            <w:color w:val="000000" w:themeColor="text1"/>
            <w:sz w:val="21"/>
            <w:szCs w:val="21"/>
            <w:highlight w:val="lightGray"/>
            <w14:textFill>
              <w14:solidFill>
                <w14:schemeClr w14:val="tx1"/>
              </w14:solidFill>
            </w14:textFill>
          </w:rPr>
          <w:t>circumstances</w:t>
        </w:r>
        <w:commentRangeEnd w:id="1"/>
      </w:ins>
      <w:ins w:id="28" w:author="Chris Chen" w:date="2026-03-05T13:09:00Z">
        <w:r>
          <w:rPr>
            <w:rStyle w:val="17"/>
            <w:color w:val="000000" w:themeColor="text1"/>
            <w:highlight w:val="lightGray"/>
            <w14:textFill>
              <w14:solidFill>
                <w14:schemeClr w14:val="tx1"/>
              </w14:solidFill>
            </w14:textFill>
          </w:rPr>
          <w:commentReference w:id="1"/>
        </w:r>
      </w:ins>
      <w:r>
        <w:rPr>
          <w:color w:val="000000" w:themeColor="text1"/>
          <w:sz w:val="21"/>
          <w:szCs w:val="21"/>
          <w:highlight w:val="lightGray"/>
          <w14:textFill>
            <w14:solidFill>
              <w14:schemeClr w14:val="tx1"/>
            </w14:solidFill>
          </w14:textFill>
        </w:rPr>
        <w:t xml:space="preserve"> beyond the SELLER’s reasonable control shall not entitle the BUYER to:</w:t>
      </w:r>
    </w:p>
    <w:p w14:paraId="3DBD372A">
      <w:pPr>
        <w:pStyle w:val="31"/>
        <w:numPr>
          <w:ilvl w:val="0"/>
          <w:numId w:val="4"/>
        </w:numPr>
        <w:spacing w:before="156" w:after="156"/>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 xml:space="preserve">refuse to take delivery of the order; </w:t>
      </w:r>
    </w:p>
    <w:p w14:paraId="1EFA23B2">
      <w:pPr>
        <w:pStyle w:val="31"/>
        <w:spacing w:before="156" w:after="156"/>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claim damages; or</w:t>
      </w:r>
    </w:p>
    <w:p w14:paraId="7D382A8B">
      <w:pPr>
        <w:pStyle w:val="31"/>
        <w:spacing w:before="156" w:after="156"/>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terminate this Contract.</w:t>
      </w:r>
    </w:p>
    <w:p w14:paraId="6EC51041">
      <w:pPr>
        <w:pStyle w:val="31"/>
        <w:numPr>
          <w:ilvl w:val="0"/>
          <w:numId w:val="0"/>
        </w:numPr>
        <w:spacing w:before="156" w:after="156"/>
        <w:ind w:left="1247"/>
        <w:rPr>
          <w:color w:val="000000" w:themeColor="text1"/>
          <w:sz w:val="21"/>
          <w:szCs w:val="21"/>
          <w:highlight w:val="lightGray"/>
          <w14:textFill>
            <w14:solidFill>
              <w14:schemeClr w14:val="tx1"/>
            </w14:solidFill>
          </w14:textFill>
        </w:rPr>
      </w:pPr>
      <w:r>
        <w:rPr>
          <w:color w:val="000000" w:themeColor="text1"/>
          <w:sz w:val="21"/>
          <w:szCs w:val="21"/>
          <w:highlight w:val="lightGray"/>
          <w14:textFill>
            <w14:solidFill>
              <w14:schemeClr w14:val="tx1"/>
            </w14:solidFill>
          </w14:textFill>
        </w:rPr>
        <w:t>SELLER shall promptly notify BUYER If delays in delivery of this order do not exceed 30 days, BUYER shall not have the right to refuse to take delivery of the order; or directly terminate this Contract. However, if SELLER delays the delivery for more than 30 days without notifying BUYER, BUYER may have the right to terminate this Contract.  BUYER has no right to refuse to  take delivery and terminate the contract if the delivery is delayed due to the BUYER's delay in payment or  issuing the letter of credit.(LC).</w:t>
      </w:r>
    </w:p>
    <w:p w14:paraId="3EBA1A56">
      <w:pPr>
        <w:pStyle w:val="31"/>
        <w:numPr>
          <w:ilvl w:val="0"/>
          <w:numId w:val="0"/>
        </w:numPr>
        <w:spacing w:before="156" w:after="156"/>
        <w:ind w:left="1247"/>
        <w:rPr>
          <w:color w:val="000000" w:themeColor="text1"/>
          <w:sz w:val="21"/>
          <w:szCs w:val="21"/>
          <w:lang w:val="en-US"/>
          <w14:textFill>
            <w14:solidFill>
              <w14:schemeClr w14:val="tx1"/>
            </w14:solidFill>
          </w14:textFill>
        </w:rPr>
      </w:pPr>
    </w:p>
    <w:p w14:paraId="04913CB9">
      <w:pPr>
        <w:pStyle w:val="33"/>
        <w:spacing w:before="156" w:after="156"/>
        <w:ind w:left="1247" w:hanging="680"/>
        <w:rPr>
          <w:strike/>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The BUYER must inspect all Commodities on or before [30] days of taking delivery and must give written notice to the SELLER of any defect, </w:t>
      </w:r>
      <w:r>
        <w:rPr>
          <w:strike/>
          <w:color w:val="000000" w:themeColor="text1"/>
          <w:sz w:val="21"/>
          <w:szCs w:val="21"/>
          <w14:textFill>
            <w14:solidFill>
              <w14:schemeClr w14:val="tx1"/>
            </w14:solidFill>
          </w14:textFill>
        </w:rPr>
        <w:t>matter or thing by which the BUYER alleges that the Commodities are not in accordance with the Contract</w:t>
      </w:r>
      <w:r>
        <w:rPr>
          <w:color w:val="000000" w:themeColor="text1"/>
          <w:sz w:val="21"/>
          <w:szCs w:val="21"/>
          <w14:textFill>
            <w14:solidFill>
              <w14:schemeClr w14:val="tx1"/>
            </w14:solidFill>
          </w14:textFill>
        </w:rPr>
        <w:t xml:space="preserve"> within thirty (30) days of delivery to the BUYER. </w:t>
      </w:r>
      <w:r>
        <w:rPr>
          <w:strike/>
          <w:color w:val="000000" w:themeColor="text1"/>
          <w:sz w:val="21"/>
          <w:szCs w:val="21"/>
          <w14:textFill>
            <w14:solidFill>
              <w14:schemeClr w14:val="tx1"/>
            </w14:solidFill>
          </w14:textFill>
        </w:rPr>
        <w:t xml:space="preserve">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thirty (30) days of delivery. Commodities </w:t>
      </w:r>
      <w:r>
        <w:rPr>
          <w:strike/>
          <w:color w:val="000000" w:themeColor="text1"/>
          <w:sz w:val="21"/>
          <w:szCs w:val="21"/>
          <w:lang w:val="en-US"/>
          <w14:textFill>
            <w14:solidFill>
              <w14:schemeClr w14:val="tx1"/>
            </w14:solidFill>
          </w14:textFill>
        </w:rPr>
        <w:t>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14:paraId="52D332C3">
      <w:pPr>
        <w:pStyle w:val="33"/>
        <w:numPr>
          <w:ilvl w:val="0"/>
          <w:numId w:val="0"/>
        </w:numPr>
        <w:spacing w:before="156" w:after="156"/>
        <w:ind w:left="1247"/>
        <w:rPr>
          <w:color w:val="000000" w:themeColor="text1"/>
          <w:szCs w:val="21"/>
          <w:lang w:val="en-US"/>
          <w14:textFill>
            <w14:solidFill>
              <w14:schemeClr w14:val="tx1"/>
            </w14:solidFill>
          </w14:textFill>
        </w:rPr>
      </w:pPr>
    </w:p>
    <w:p w14:paraId="0B4F4D77">
      <w:pPr>
        <w:pStyle w:val="33"/>
        <w:spacing w:before="156" w:after="156"/>
        <w:ind w:left="1247" w:hanging="68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Claims arising from alleged discrepancies in the quantity, description, date, time and place of delivery of the Commodities will not be accepted unless notified in documentary form </w:t>
      </w:r>
      <w:r>
        <w:rPr>
          <w:color w:val="000000" w:themeColor="text1"/>
          <w:sz w:val="21"/>
          <w:szCs w:val="21"/>
          <w:u w:val="single"/>
          <w14:textFill>
            <w14:solidFill>
              <w14:schemeClr w14:val="tx1"/>
            </w14:solidFill>
          </w14:textFill>
        </w:rPr>
        <w:t xml:space="preserve">(to the email address specified in </w:t>
      </w:r>
      <w:del w:id="29" w:author="TLL" w:date="2026-03-04T10:58:00Z">
        <w:r>
          <w:rPr>
            <w:color w:val="000000" w:themeColor="text1"/>
            <w:sz w:val="21"/>
            <w:szCs w:val="21"/>
            <w:u w:val="single"/>
            <w14:textFill>
              <w14:solidFill>
                <w14:schemeClr w14:val="tx1"/>
              </w14:solidFill>
            </w14:textFill>
          </w:rPr>
          <w:delText xml:space="preserve">the </w:delText>
        </w:r>
      </w:del>
      <w:ins w:id="30" w:author="TLL" w:date="2026-03-04T10:58:00Z">
        <w:r>
          <w:rPr>
            <w:color w:val="000000" w:themeColor="text1"/>
            <w:sz w:val="21"/>
            <w:szCs w:val="21"/>
            <w:u w:val="single"/>
            <w14:textFill>
              <w14:solidFill>
                <w14:schemeClr w14:val="tx1"/>
              </w14:solidFill>
            </w14:textFill>
          </w:rPr>
          <w:t>th</w:t>
        </w:r>
      </w:ins>
      <w:ins w:id="31" w:author="TLL" w:date="2026-03-04T10:58:00Z">
        <w:r>
          <w:rPr>
            <w:rFonts w:hint="eastAsia"/>
            <w:color w:val="000000" w:themeColor="text1"/>
            <w:sz w:val="21"/>
            <w:szCs w:val="21"/>
            <w:u w:val="single"/>
            <w14:textFill>
              <w14:solidFill>
                <w14:schemeClr w14:val="tx1"/>
              </w14:solidFill>
            </w14:textFill>
          </w:rPr>
          <w:t>is</w:t>
        </w:r>
      </w:ins>
      <w:ins w:id="32" w:author="TLL" w:date="2026-03-04T10:58:00Z">
        <w:r>
          <w:rPr>
            <w:color w:val="000000" w:themeColor="text1"/>
            <w:sz w:val="21"/>
            <w:szCs w:val="21"/>
            <w:u w:val="single"/>
            <w14:textFill>
              <w14:solidFill>
                <w14:schemeClr w14:val="tx1"/>
              </w14:solidFill>
            </w14:textFill>
          </w:rPr>
          <w:t xml:space="preserve"> </w:t>
        </w:r>
      </w:ins>
      <w:del w:id="33" w:author="TLL" w:date="2026-03-04T10:50:00Z">
        <w:r>
          <w:rPr>
            <w:color w:val="000000" w:themeColor="text1"/>
            <w:sz w:val="21"/>
            <w:szCs w:val="21"/>
            <w:u w:val="single"/>
            <w14:textFill>
              <w14:solidFill>
                <w14:schemeClr w14:val="tx1"/>
              </w14:solidFill>
            </w14:textFill>
          </w:rPr>
          <w:delText>Agreement</w:delText>
        </w:r>
      </w:del>
      <w:ins w:id="34" w:author="TLL" w:date="2026-03-04T10:50:00Z">
        <w:r>
          <w:rPr>
            <w:rFonts w:hint="eastAsia"/>
            <w:color w:val="000000" w:themeColor="text1"/>
            <w:sz w:val="21"/>
            <w:szCs w:val="21"/>
            <w:u w:val="single"/>
            <w14:textFill>
              <w14:solidFill>
                <w14:schemeClr w14:val="tx1"/>
              </w14:solidFill>
            </w14:textFill>
          </w:rPr>
          <w:t>contract</w:t>
        </w:r>
      </w:ins>
      <w:r>
        <w:rPr>
          <w:color w:val="000000" w:themeColor="text1"/>
          <w:sz w:val="21"/>
          <w:szCs w:val="21"/>
          <w:u w:val="single"/>
          <w14:textFill>
            <w14:solidFill>
              <w14:schemeClr w14:val="tx1"/>
            </w14:solidFill>
          </w14:textFill>
        </w:rPr>
        <w:t>)</w:t>
      </w:r>
      <w:r>
        <w:rPr>
          <w:color w:val="000000" w:themeColor="text1"/>
          <w:sz w:val="21"/>
          <w:szCs w:val="21"/>
          <w14:textFill>
            <w14:solidFill>
              <w14:schemeClr w14:val="tx1"/>
            </w14:solidFill>
          </w14:textFill>
        </w:rPr>
        <w:t xml:space="preserve"> to the SELLER within seven (7) days of delivery to the BUYER.</w:t>
      </w:r>
    </w:p>
    <w:p w14:paraId="0BB7C80B">
      <w:pPr>
        <w:pStyle w:val="33"/>
        <w:numPr>
          <w:ilvl w:val="0"/>
          <w:numId w:val="0"/>
        </w:numPr>
        <w:spacing w:before="156" w:after="156"/>
        <w:ind w:left="1247"/>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If BUYER timely notifies SELLER of any nonconforming Commodities, SELLER shall, in its sole discretion, either (i) replace such nonconforming Commodities with conforming Commodities, or (ii) credit or refund the Price</w:t>
      </w:r>
      <w:ins w:id="35" w:author="Tomasz  Więckowski" w:date="2026-02-26T08:28:00Z">
        <w:r>
          <w:rPr>
            <w:color w:val="000000" w:themeColor="text1"/>
            <w:sz w:val="21"/>
            <w:szCs w:val="21"/>
            <w14:textFill>
              <w14:solidFill>
                <w14:schemeClr w14:val="tx1"/>
              </w14:solidFill>
            </w14:textFill>
          </w:rPr>
          <w:t xml:space="preserve">. </w:t>
        </w:r>
      </w:ins>
      <w:r>
        <w:rPr>
          <w:strike/>
          <w:color w:val="000000" w:themeColor="text1"/>
          <w:sz w:val="21"/>
          <w:szCs w:val="21"/>
          <w14:textFill>
            <w14:solidFill>
              <w14:schemeClr w14:val="tx1"/>
            </w14:solidFill>
          </w14:textFill>
        </w:rPr>
        <w:t>[s] for such nonconforming Commodities.</w:t>
      </w:r>
      <w:r>
        <w:rPr>
          <w:color w:val="000000" w:themeColor="text1"/>
          <w:sz w:val="21"/>
          <w:szCs w:val="21"/>
          <w14:textFill>
            <w14:solidFill>
              <w14:schemeClr w14:val="tx1"/>
            </w14:solidFill>
          </w14:textFill>
        </w:rPr>
        <w:t xml:space="preserve"> </w:t>
      </w:r>
      <w:r>
        <w:rPr>
          <w:strike/>
          <w:color w:val="000000" w:themeColor="text1"/>
          <w:sz w:val="21"/>
          <w:szCs w:val="21"/>
          <w14:textFill>
            <w14:solidFill>
              <w14:schemeClr w14:val="tx1"/>
            </w14:solidFill>
          </w14:textFill>
        </w:rPr>
        <w:t>BUYER shall ship, at its expense and risk of loss,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r>
        <w:rPr>
          <w:color w:val="000000" w:themeColor="text1"/>
          <w:sz w:val="21"/>
          <w:szCs w:val="21"/>
          <w14:textFill>
            <w14:solidFill>
              <w14:schemeClr w14:val="tx1"/>
            </w14:solidFill>
          </w14:textFill>
        </w:rPr>
        <w:t>.</w:t>
      </w:r>
    </w:p>
    <w:p w14:paraId="0AB8AF90">
      <w:pPr>
        <w:pStyle w:val="33"/>
        <w:suppressAutoHyphens w:val="0"/>
        <w:adjustRightInd w:val="0"/>
        <w:spacing w:before="156" w:beforeLines="50" w:after="156" w:afterLines="50"/>
        <w:ind w:left="1247" w:hanging="680"/>
        <w:rPr>
          <w:strike/>
          <w:color w:val="000000" w:themeColor="text1"/>
          <w:szCs w:val="21"/>
          <w14:textFill>
            <w14:solidFill>
              <w14:schemeClr w14:val="tx1"/>
            </w14:solidFill>
          </w14:textFill>
        </w:rPr>
      </w:pPr>
      <w:r>
        <w:rPr>
          <w:color w:val="000000" w:themeColor="text1"/>
          <w:sz w:val="21"/>
          <w:szCs w:val="21"/>
          <w14:textFill>
            <w14:solidFill>
              <w14:schemeClr w14:val="tx1"/>
            </w14:solidFill>
          </w14:textFill>
        </w:rPr>
        <w:t>BUYER acknowledges and agrees that the remedies set forth in th</w:t>
      </w:r>
      <w:r>
        <w:rPr>
          <w:color w:val="000000" w:themeColor="text1"/>
          <w:sz w:val="21"/>
          <w:szCs w:val="21"/>
          <w:lang w:val="en-US"/>
          <w14:textFill>
            <w14:solidFill>
              <w14:schemeClr w14:val="tx1"/>
            </w14:solidFill>
          </w14:textFill>
        </w:rPr>
        <w:t>is section</w:t>
      </w:r>
      <w:r>
        <w:rPr>
          <w:color w:val="000000" w:themeColor="text1"/>
          <w:sz w:val="21"/>
          <w:szCs w:val="21"/>
          <w14:textFill>
            <w14:solidFill>
              <w14:schemeClr w14:val="tx1"/>
            </w14:solidFill>
          </w14:textFill>
        </w:rPr>
        <w:t xml:space="preserve"> are Buyer’s exclusive remedies for the delivery of nonconforming Commodities. </w:t>
      </w:r>
      <w:r>
        <w:rPr>
          <w:strike/>
          <w:color w:val="000000" w:themeColor="text1"/>
          <w:sz w:val="21"/>
          <w:szCs w:val="21"/>
          <w14:textFill>
            <w14:solidFill>
              <w14:schemeClr w14:val="tx1"/>
            </w14:solidFill>
          </w14:textFill>
        </w:rPr>
        <w:t xml:space="preserve">Except as provided under </w:t>
      </w:r>
      <w:r>
        <w:fldChar w:fldCharType="begin"/>
      </w:r>
      <w:r>
        <w:instrText xml:space="preserve"> HYPERLINK \l "co_anchor_a725906_1" \h </w:instrText>
      </w:r>
      <w:r>
        <w:fldChar w:fldCharType="separate"/>
      </w:r>
      <w:r>
        <w:rPr>
          <w:strike/>
          <w:color w:val="000000" w:themeColor="text1"/>
          <w:sz w:val="21"/>
          <w:szCs w:val="21"/>
          <w14:textFill>
            <w14:solidFill>
              <w14:schemeClr w14:val="tx1"/>
            </w14:solidFill>
          </w14:textFill>
        </w:rPr>
        <w:t>section</w:t>
      </w:r>
      <w:r>
        <w:rPr>
          <w:strike/>
          <w:color w:val="000000" w:themeColor="text1"/>
          <w:sz w:val="21"/>
          <w:szCs w:val="21"/>
          <w14:textFill>
            <w14:solidFill>
              <w14:schemeClr w14:val="tx1"/>
            </w14:solidFill>
          </w14:textFill>
        </w:rPr>
        <w:fldChar w:fldCharType="end"/>
      </w:r>
      <w:r>
        <w:rPr>
          <w:strike/>
          <w:color w:val="000000" w:themeColor="text1"/>
          <w:sz w:val="21"/>
          <w:szCs w:val="21"/>
          <w14:textFill>
            <w14:solidFill>
              <w14:schemeClr w14:val="tx1"/>
            </w14:solidFill>
          </w14:textFill>
        </w:rPr>
        <w:t xml:space="preserve"> 5.6, BUYER has no right to return Commodities purchased under this Contract to SELLER. Any defect of the Commodities, SELLER shall solve it through replacing them with new Goods , repairing or maintaining, etc. BUYER may not unilaterally return defective Commodities without consultation from SELLER. </w:t>
      </w:r>
    </w:p>
    <w:p w14:paraId="48E06BF3">
      <w:pPr>
        <w:pStyle w:val="33"/>
        <w:numPr>
          <w:ilvl w:val="0"/>
          <w:numId w:val="0"/>
        </w:numPr>
        <w:spacing w:before="156" w:after="156"/>
        <w:ind w:left="1247"/>
        <w:rPr>
          <w:ins w:id="36" w:author="Tomasz  Więckowski" w:date="2026-02-17T16:09:00Z"/>
          <w:strike/>
          <w:lang w:val="en-US"/>
        </w:rPr>
      </w:pPr>
      <w:r>
        <w:rPr>
          <w:lang w:val="en-US"/>
        </w:rPr>
        <w:tab/>
      </w:r>
    </w:p>
    <w:p w14:paraId="6ECF3AF7">
      <w:pPr>
        <w:pStyle w:val="27"/>
        <w:numPr>
          <w:ilvl w:val="0"/>
          <w:numId w:val="0"/>
        </w:numPr>
        <w:spacing w:before="156" w:after="156"/>
        <w:ind w:left="425" w:hanging="425"/>
        <w:rPr>
          <w:color w:val="000000" w:themeColor="text1"/>
          <w:sz w:val="21"/>
          <w:lang w:val="pl-PL"/>
          <w14:textFill>
            <w14:solidFill>
              <w14:schemeClr w14:val="tx1"/>
            </w14:solidFill>
          </w14:textFill>
        </w:rPr>
      </w:pPr>
      <w:ins w:id="37" w:author="Tomasz  Więckowski" w:date="2026-02-17T16:09:00Z">
        <w:r>
          <w:rPr>
            <w:bCs/>
            <w:iCs/>
            <w:color w:val="000000" w:themeColor="text1"/>
            <w:sz w:val="21"/>
            <w:lang w:val="en-US"/>
            <w14:textFill>
              <w14:solidFill>
                <w14:schemeClr w14:val="tx1"/>
              </w14:solidFill>
            </w14:textFill>
          </w:rPr>
          <w:t xml:space="preserve">5a INSTALLATION AND COMMISSIONING </w:t>
        </w:r>
        <w:commentRangeStart w:id="2"/>
        <w:r>
          <w:rPr>
            <w:bCs/>
            <w:iCs/>
            <w:color w:val="000000" w:themeColor="text1"/>
            <w:sz w:val="21"/>
            <w:lang w:val="en-US"/>
            <w14:textFill>
              <w14:solidFill>
                <w14:schemeClr w14:val="tx1"/>
              </w14:solidFill>
            </w14:textFill>
          </w:rPr>
          <w:t>RESPONSIBILITIES</w:t>
        </w:r>
        <w:commentRangeEnd w:id="2"/>
      </w:ins>
      <w:r>
        <w:rPr>
          <w:rStyle w:val="17"/>
          <w:color w:val="000000" w:themeColor="text1"/>
          <w:lang w:val="pl-PL"/>
          <w14:textFill>
            <w14:solidFill>
              <w14:schemeClr w14:val="tx1"/>
            </w14:solidFill>
          </w14:textFill>
        </w:rPr>
        <w:commentReference w:id="2"/>
      </w:r>
      <w:del w:id="38" w:author="Tomasz  Więckowski" w:date="2026-02-17T16:09:00Z">
        <w:r>
          <w:rPr>
            <w:color w:val="000000" w:themeColor="text1"/>
            <w:sz w:val="21"/>
            <w:lang w:val="pl-PL"/>
            <w14:textFill>
              <w14:solidFill>
                <w14:schemeClr w14:val="tx1"/>
              </w14:solidFill>
            </w14:textFill>
          </w:rPr>
          <w:delText xml:space="preserve"> </w:delText>
        </w:r>
      </w:del>
    </w:p>
    <w:p w14:paraId="74E7E60A">
      <w:pPr>
        <w:pStyle w:val="33"/>
        <w:numPr>
          <w:ilvl w:val="1"/>
          <w:numId w:val="5"/>
        </w:numPr>
        <w:tabs>
          <w:tab w:val="left" w:pos="0"/>
        </w:tabs>
        <w:spacing w:before="156" w:after="156"/>
        <w:ind w:left="1276"/>
        <w:rPr>
          <w:color w:val="000000" w:themeColor="text1"/>
          <w:szCs w:val="21"/>
          <w:lang w:val="en-US"/>
          <w14:textFill>
            <w14:solidFill>
              <w14:schemeClr w14:val="tx1"/>
            </w14:solidFill>
          </w14:textFill>
        </w:rPr>
      </w:pPr>
      <w:ins w:id="39" w:author="Tomasz  Więckowski" w:date="2026-02-17T16:11:00Z">
        <w:r>
          <w:rPr>
            <w:color w:val="000000" w:themeColor="text1"/>
            <w:szCs w:val="21"/>
            <w:lang w:val="en-US"/>
            <w14:textFill>
              <w14:solidFill>
                <w14:schemeClr w14:val="tx1"/>
              </w14:solidFill>
            </w14:textFill>
          </w:rPr>
          <w:t xml:space="preserve">A </w:t>
        </w:r>
      </w:ins>
      <w:r>
        <w:rPr>
          <w:color w:val="000000" w:themeColor="text1"/>
          <w:szCs w:val="21"/>
          <w:lang w:val="en-US"/>
          <w14:textFill>
            <w14:solidFill>
              <w14:schemeClr w14:val="tx1"/>
            </w14:solidFill>
          </w14:textFill>
        </w:rPr>
        <w:t xml:space="preserve">Seller </w:t>
      </w:r>
      <w:del w:id="40" w:author="Yang Y.L." w:date="2026-03-06T11:11:00Z">
        <w:r>
          <w:rPr>
            <w:color w:val="000000" w:themeColor="text1"/>
            <w:szCs w:val="21"/>
            <w:lang w:val="en-US"/>
            <w14:textFill>
              <w14:solidFill>
                <w14:schemeClr w14:val="tx1"/>
              </w14:solidFill>
            </w14:textFill>
          </w:rPr>
          <w:delText xml:space="preserve">(Linyang) </w:delText>
        </w:r>
      </w:del>
      <w:r>
        <w:rPr>
          <w:color w:val="000000" w:themeColor="text1"/>
          <w:szCs w:val="21"/>
          <w:lang w:val="en-US"/>
          <w14:textFill>
            <w14:solidFill>
              <w14:schemeClr w14:val="tx1"/>
            </w14:solidFill>
          </w14:textFill>
        </w:rPr>
        <w:t xml:space="preserve">Scope — </w:t>
      </w:r>
      <w:commentRangeStart w:id="3"/>
      <w:commentRangeStart w:id="4"/>
      <w:r>
        <w:rPr>
          <w:strike/>
          <w:color w:val="000000" w:themeColor="text1"/>
          <w:szCs w:val="21"/>
          <w:lang w:val="en-US"/>
          <w14:textFill>
            <w14:solidFill>
              <w14:schemeClr w14:val="tx1"/>
            </w14:solidFill>
          </w14:textFill>
        </w:rPr>
        <w:t xml:space="preserve">Installation and </w:t>
      </w:r>
      <w:r>
        <w:rPr>
          <w:color w:val="000000" w:themeColor="text1"/>
          <w:szCs w:val="21"/>
          <w:lang w:val="en-US"/>
          <w14:textFill>
            <w14:solidFill>
              <w14:schemeClr w14:val="tx1"/>
            </w14:solidFill>
          </w14:textFill>
        </w:rPr>
        <w:t>Commissioning</w:t>
      </w:r>
      <w:commentRangeEnd w:id="3"/>
      <w:r>
        <w:rPr>
          <w:rStyle w:val="17"/>
          <w:color w:val="000000" w:themeColor="text1"/>
          <w:sz w:val="22"/>
          <w:lang w:val="en-US"/>
          <w14:textFill>
            <w14:solidFill>
              <w14:schemeClr w14:val="tx1"/>
            </w14:solidFill>
          </w14:textFill>
        </w:rPr>
        <w:commentReference w:id="3"/>
      </w:r>
      <w:commentRangeEnd w:id="4"/>
      <w:r>
        <w:rPr>
          <w:rStyle w:val="17"/>
          <w:color w:val="000000" w:themeColor="text1"/>
          <w:sz w:val="22"/>
          <w:lang w:val="en-US"/>
          <w14:textFill>
            <w14:solidFill>
              <w14:schemeClr w14:val="tx1"/>
            </w14:solidFill>
          </w14:textFill>
        </w:rPr>
        <w:commentReference w:id="4"/>
      </w:r>
      <w:r>
        <w:rPr>
          <w:color w:val="000000" w:themeColor="text1"/>
          <w:szCs w:val="21"/>
          <w:lang w:val="en-US"/>
          <w14:textFill>
            <w14:solidFill>
              <w14:schemeClr w14:val="tx1"/>
            </w14:solidFill>
          </w14:textFill>
        </w:rPr>
        <w:t>:</w:t>
      </w:r>
    </w:p>
    <w:p w14:paraId="7F7110D4">
      <w:pPr>
        <w:pStyle w:val="33"/>
        <w:numPr>
          <w:ilvl w:val="0"/>
          <w:numId w:val="0"/>
        </w:numPr>
        <w:spacing w:before="156" w:after="156"/>
        <w:ind w:left="992"/>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The Seller shall be responsible for:</w:t>
      </w:r>
    </w:p>
    <w:p w14:paraId="2F9F9751">
      <w:pPr>
        <w:pStyle w:val="33"/>
        <w:numPr>
          <w:ilvl w:val="0"/>
          <w:numId w:val="0"/>
        </w:numPr>
        <w:spacing w:before="156" w:after="156"/>
        <w:ind w:left="992"/>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 xml:space="preserve">(a) </w:t>
      </w:r>
      <w:ins w:id="41" w:author="TLL" w:date="2026-03-04T10:41:00Z">
        <w:r>
          <w:rPr>
            <w:color w:val="000000" w:themeColor="text1"/>
            <w:szCs w:val="21"/>
            <w:lang w:val="en-US"/>
            <w14:textFill>
              <w14:solidFill>
                <w14:schemeClr w14:val="tx1"/>
              </w14:solidFill>
            </w14:textFill>
          </w:rPr>
          <w:t>equipment supply of BESS, and technical support, including guidance for installation and commissioning</w:t>
        </w:r>
      </w:ins>
      <w:ins w:id="42" w:author="TLL" w:date="2026-03-04T10:41:00Z">
        <w:r>
          <w:rPr>
            <w:rFonts w:hint="eastAsia"/>
            <w:color w:val="000000" w:themeColor="text1"/>
            <w:szCs w:val="21"/>
            <w:lang w:val="en-US"/>
            <w14:textFill>
              <w14:solidFill>
                <w14:schemeClr w14:val="tx1"/>
              </w14:solidFill>
            </w14:textFill>
          </w:rPr>
          <w:t>;</w:t>
        </w:r>
      </w:ins>
      <w:del w:id="43" w:author="TLL" w:date="2026-03-04T10:41:00Z">
        <w:r>
          <w:rPr>
            <w:color w:val="000000" w:themeColor="text1"/>
            <w:szCs w:val="21"/>
            <w:lang w:val="en-US"/>
            <w14:textFill>
              <w14:solidFill>
                <w14:schemeClr w14:val="tx1"/>
              </w14:solidFill>
            </w14:textFill>
          </w:rPr>
          <w:delText>Equipment installation and assembly by factory-trained technicians</w:delText>
        </w:r>
      </w:del>
      <w:r>
        <w:rPr>
          <w:color w:val="000000" w:themeColor="text1"/>
          <w:szCs w:val="21"/>
          <w:lang w:val="en-US"/>
          <w14:textFill>
            <w14:solidFill>
              <w14:schemeClr w14:val="tx1"/>
            </w14:solidFill>
          </w14:textFill>
        </w:rPr>
        <w:t>;</w:t>
      </w:r>
    </w:p>
    <w:p w14:paraId="187CD379">
      <w:pPr>
        <w:pStyle w:val="33"/>
        <w:numPr>
          <w:ilvl w:val="0"/>
          <w:numId w:val="0"/>
        </w:numPr>
        <w:spacing w:before="156" w:after="156"/>
        <w:ind w:left="992"/>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(b) OEM commissioning and system configuration</w:t>
      </w:r>
      <w:ins w:id="44" w:author="Tia" w:date="2026-03-04T14:14:00Z">
        <w:r>
          <w:rPr>
            <w:rFonts w:hint="eastAsia"/>
            <w:color w:val="000000" w:themeColor="text1"/>
            <w:szCs w:val="21"/>
            <w:lang w:val="en-US"/>
            <w14:textFill>
              <w14:solidFill>
                <w14:schemeClr w14:val="tx1"/>
              </w14:solidFill>
            </w14:textFill>
          </w:rPr>
          <w:t xml:space="preserve"> guidance </w:t>
        </w:r>
      </w:ins>
      <w:r>
        <w:rPr>
          <w:color w:val="000000" w:themeColor="text1"/>
          <w:szCs w:val="21"/>
          <w:lang w:val="en-US"/>
          <w14:textFill>
            <w14:solidFill>
              <w14:schemeClr w14:val="tx1"/>
            </w14:solidFill>
          </w14:textFill>
        </w:rPr>
        <w:t>;</w:t>
      </w:r>
    </w:p>
    <w:p w14:paraId="07C982A8">
      <w:pPr>
        <w:pStyle w:val="33"/>
        <w:numPr>
          <w:ilvl w:val="0"/>
          <w:numId w:val="0"/>
        </w:numPr>
        <w:spacing w:before="156" w:after="156"/>
        <w:ind w:left="992"/>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(c) Connection</w:t>
      </w:r>
      <w:ins w:id="45" w:author="Tia" w:date="2026-03-04T14:15:00Z">
        <w:r>
          <w:rPr>
            <w:rFonts w:hint="eastAsia"/>
            <w:color w:val="000000" w:themeColor="text1"/>
            <w:szCs w:val="21"/>
            <w:lang w:val="en-US"/>
            <w14:textFill>
              <w14:solidFill>
                <w14:schemeClr w14:val="tx1"/>
              </w14:solidFill>
            </w14:textFill>
          </w:rPr>
          <w:t xml:space="preserve"> guidance </w:t>
        </w:r>
      </w:ins>
      <w:r>
        <w:rPr>
          <w:color w:val="000000" w:themeColor="text1"/>
          <w:szCs w:val="21"/>
          <w:lang w:val="en-US"/>
          <w14:textFill>
            <w14:solidFill>
              <w14:schemeClr w14:val="tx1"/>
            </w14:solidFill>
          </w14:textFill>
        </w:rPr>
        <w:t xml:space="preserve"> of battery modules, PCS, BMS, and cooling systems;</w:t>
      </w:r>
    </w:p>
    <w:p w14:paraId="58A61543">
      <w:pPr>
        <w:pStyle w:val="33"/>
        <w:numPr>
          <w:ilvl w:val="0"/>
          <w:numId w:val="0"/>
        </w:numPr>
        <w:spacing w:before="156" w:after="156"/>
        <w:ind w:left="992"/>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 xml:space="preserve">(d) </w:t>
      </w:r>
      <w:ins w:id="46" w:author="Tia" w:date="2026-03-04T14:16:00Z">
        <w:r>
          <w:rPr>
            <w:rFonts w:hint="eastAsia"/>
            <w:color w:val="000000" w:themeColor="text1"/>
            <w:szCs w:val="21"/>
            <w:lang w:val="en-US"/>
            <w14:textFill>
              <w14:solidFill>
                <w14:schemeClr w14:val="tx1"/>
              </w14:solidFill>
            </w14:textFill>
          </w:rPr>
          <w:t>G</w:t>
        </w:r>
      </w:ins>
      <w:ins w:id="47" w:author="Tia" w:date="2026-03-04T14:16:00Z">
        <w:r>
          <w:rPr>
            <w:color w:val="000000" w:themeColor="text1"/>
            <w:szCs w:val="21"/>
            <w:lang w:val="en-US"/>
            <w14:textFill>
              <w14:solidFill>
                <w14:schemeClr w14:val="tx1"/>
              </w14:solidFill>
            </w14:textFill>
          </w:rPr>
          <w:t>uidance for</w:t>
        </w:r>
      </w:ins>
      <w:ins w:id="48" w:author="Tia" w:date="2026-03-04T14:16:00Z">
        <w:r>
          <w:rPr>
            <w:rFonts w:hint="eastAsia"/>
            <w:color w:val="000000" w:themeColor="text1"/>
            <w:szCs w:val="21"/>
            <w:lang w:val="en-US"/>
            <w14:textFill>
              <w14:solidFill>
                <w14:schemeClr w14:val="tx1"/>
              </w14:solidFill>
            </w14:textFill>
          </w:rPr>
          <w:t xml:space="preserve"> </w:t>
        </w:r>
      </w:ins>
      <w:r>
        <w:rPr>
          <w:color w:val="000000" w:themeColor="text1"/>
          <w:szCs w:val="21"/>
          <w:lang w:val="en-US"/>
          <w14:textFill>
            <w14:solidFill>
              <w14:schemeClr w14:val="tx1"/>
            </w14:solidFill>
          </w14:textFill>
        </w:rPr>
        <w:t>OEM testing protocols and verification;</w:t>
      </w:r>
    </w:p>
    <w:p w14:paraId="768A87F3">
      <w:pPr>
        <w:pStyle w:val="33"/>
        <w:numPr>
          <w:ilvl w:val="0"/>
          <w:numId w:val="0"/>
        </w:numPr>
        <w:spacing w:before="156" w:after="156"/>
        <w:ind w:left="992"/>
        <w:rPr>
          <w:del w:id="49" w:author="TLL" w:date="2026-03-04T10:41:00Z"/>
          <w:color w:val="000000" w:themeColor="text1"/>
          <w:szCs w:val="21"/>
          <w:lang w:val="en-US"/>
          <w14:textFill>
            <w14:solidFill>
              <w14:schemeClr w14:val="tx1"/>
            </w14:solidFill>
          </w14:textFill>
        </w:rPr>
      </w:pPr>
      <w:del w:id="50" w:author="TLL" w:date="2026-03-04T10:41:00Z">
        <w:r>
          <w:rPr>
            <w:color w:val="000000" w:themeColor="text1"/>
            <w:szCs w:val="21"/>
            <w:lang w:val="en-US"/>
            <w14:textFill>
              <w14:solidFill>
                <w14:schemeClr w14:val="tx1"/>
              </w14:solidFill>
            </w14:textFill>
          </w:rPr>
          <w:delText>(e) Installation supervision and quality assurance;</w:delText>
        </w:r>
      </w:del>
    </w:p>
    <w:p w14:paraId="3B8E6299">
      <w:pPr>
        <w:pStyle w:val="33"/>
        <w:numPr>
          <w:ilvl w:val="0"/>
          <w:numId w:val="0"/>
        </w:numPr>
        <w:spacing w:before="156" w:after="156"/>
        <w:ind w:left="992"/>
        <w:rPr>
          <w:del w:id="51" w:author="TLL" w:date="2026-03-04T10:41:00Z"/>
          <w:color w:val="000000" w:themeColor="text1"/>
          <w:szCs w:val="21"/>
          <w:lang w:val="en-US"/>
          <w14:textFill>
            <w14:solidFill>
              <w14:schemeClr w14:val="tx1"/>
            </w14:solidFill>
          </w14:textFill>
        </w:rPr>
      </w:pPr>
      <w:del w:id="52" w:author="TLL" w:date="2026-03-04T10:41:00Z">
        <w:r>
          <w:rPr>
            <w:color w:val="000000" w:themeColor="text1"/>
            <w:szCs w:val="21"/>
            <w:lang w:val="en-US"/>
            <w14:textFill>
              <w14:solidFill>
                <w14:schemeClr w14:val="tx1"/>
              </w14:solidFill>
            </w14:textFill>
          </w:rPr>
          <w:delText>(f) Installation workmanship warranty (5 years from PAC).</w:delText>
        </w:r>
      </w:del>
    </w:p>
    <w:p w14:paraId="60696205">
      <w:pPr>
        <w:pStyle w:val="33"/>
        <w:spacing w:before="156" w:after="156"/>
        <w:ind w:left="1276"/>
        <w:rPr>
          <w:color w:val="000000" w:themeColor="text1"/>
          <w:szCs w:val="21"/>
          <w:lang w:val="en-US"/>
          <w14:textFill>
            <w14:solidFill>
              <w14:schemeClr w14:val="tx1"/>
            </w14:solidFill>
          </w14:textFill>
        </w:rPr>
      </w:pPr>
      <w:ins w:id="53" w:author="Klaudia Samul" w:date="2026-02-27T12:40:00Z">
        <w:r>
          <w:rPr>
            <w:color w:val="000000" w:themeColor="text1"/>
            <w:szCs w:val="21"/>
            <w:lang w:val="en-US"/>
            <w14:textFill>
              <w14:solidFill>
                <w14:schemeClr w14:val="tx1"/>
              </w14:solidFill>
            </w14:textFill>
          </w:rPr>
          <w:t>A</w:t>
        </w:r>
      </w:ins>
      <w:ins w:id="54" w:author="Tia" w:date="2026-03-04T14:13:00Z">
        <w:r>
          <w:rPr>
            <w:rFonts w:hint="eastAsia"/>
            <w:color w:val="000000" w:themeColor="text1"/>
            <w:szCs w:val="21"/>
            <w:lang w:val="en-US"/>
            <w14:textFill>
              <w14:solidFill>
                <w14:schemeClr w14:val="tx1"/>
              </w14:solidFill>
            </w14:textFill>
          </w:rPr>
          <w:t xml:space="preserve"> </w:t>
        </w:r>
      </w:ins>
      <w:ins w:id="55" w:author="Tomasz  Więckowski" w:date="2026-02-26T15:37:00Z">
        <w:r>
          <w:rPr>
            <w:color w:val="000000" w:themeColor="text1"/>
            <w:szCs w:val="21"/>
            <w:lang w:val="en-US"/>
            <w14:textFill>
              <w14:solidFill>
                <w14:schemeClr w14:val="tx1"/>
              </w14:solidFill>
            </w14:textFill>
          </w:rPr>
          <w:t xml:space="preserve">The </w:t>
        </w:r>
      </w:ins>
      <w:r>
        <w:rPr>
          <w:color w:val="000000" w:themeColor="text1"/>
          <w:szCs w:val="21"/>
          <w:lang w:val="en-US"/>
          <w14:textFill>
            <w14:solidFill>
              <w14:schemeClr w14:val="tx1"/>
            </w14:solidFill>
          </w14:textFill>
        </w:rPr>
        <w:t xml:space="preserve">Buyer </w:t>
      </w:r>
      <w:del w:id="56" w:author="Tomasz  Więckowski" w:date="2026-02-17T16:13:00Z">
        <w:r>
          <w:rPr>
            <w:color w:val="000000" w:themeColor="text1"/>
            <w:szCs w:val="21"/>
            <w:lang w:val="en-US"/>
            <w14:textFill>
              <w14:solidFill>
                <w14:schemeClr w14:val="tx1"/>
              </w14:solidFill>
            </w14:textFill>
          </w:rPr>
          <w:delText xml:space="preserve">(Lighthief) </w:delText>
        </w:r>
      </w:del>
      <w:r>
        <w:rPr>
          <w:color w:val="000000" w:themeColor="text1"/>
          <w:szCs w:val="21"/>
          <w:lang w:val="en-US"/>
          <w14:textFill>
            <w14:solidFill>
              <w14:schemeClr w14:val="tx1"/>
            </w14:solidFill>
          </w14:textFill>
        </w:rPr>
        <w:t>Scope — EPC Works:</w:t>
      </w:r>
    </w:p>
    <w:p w14:paraId="45E23CDF">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The Buyer shall be responsible for:</w:t>
      </w:r>
    </w:p>
    <w:p w14:paraId="134615CD">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(a) Civil works, foundations,</w:t>
      </w:r>
      <w:ins w:id="57" w:author="TLL" w:date="2026-03-04T10:40:00Z">
        <w:r>
          <w:rPr/>
          <w:t xml:space="preserve"> </w:t>
        </w:r>
      </w:ins>
      <w:ins w:id="58" w:author="TLL" w:date="2026-03-04T10:40:00Z">
        <w:r>
          <w:rPr>
            <w:color w:val="000000" w:themeColor="text1"/>
            <w:szCs w:val="21"/>
            <w:lang w:val="en-US"/>
            <w14:textFill>
              <w14:solidFill>
                <w14:schemeClr w14:val="tx1"/>
              </w14:solidFill>
            </w14:textFill>
          </w:rPr>
          <w:t>installation and commissioning</w:t>
        </w:r>
      </w:ins>
      <w:ins w:id="59" w:author="TLL" w:date="2026-03-04T10:40:00Z">
        <w:r>
          <w:rPr>
            <w:rFonts w:hint="eastAsia"/>
            <w:color w:val="000000" w:themeColor="text1"/>
            <w:szCs w:val="21"/>
            <w:lang w:val="en-US"/>
            <w14:textFill>
              <w14:solidFill>
                <w14:schemeClr w14:val="tx1"/>
              </w14:solidFill>
            </w14:textFill>
          </w:rPr>
          <w:t>,</w:t>
        </w:r>
      </w:ins>
      <w:r>
        <w:rPr>
          <w:color w:val="000000" w:themeColor="text1"/>
          <w:szCs w:val="21"/>
          <w:lang w:val="en-US"/>
          <w14:textFill>
            <w14:solidFill>
              <w14:schemeClr w14:val="tx1"/>
            </w14:solidFill>
          </w14:textFill>
        </w:rPr>
        <w:t xml:space="preserve"> and site preparation;</w:t>
      </w:r>
    </w:p>
    <w:p w14:paraId="02BF0456">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(b) AC/DC cabling from BESS to grid connection point;</w:t>
      </w:r>
    </w:p>
    <w:p w14:paraId="751606D2">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(c) Grounding and earthing systems;</w:t>
      </w:r>
    </w:p>
    <w:p w14:paraId="69108D3E">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(d) Auxiliary electrical systems;</w:t>
      </w:r>
    </w:p>
    <w:p w14:paraId="3B07641B">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(e) Site access and security;</w:t>
      </w:r>
    </w:p>
    <w:p w14:paraId="25983ED2">
      <w:pPr>
        <w:pStyle w:val="33"/>
        <w:numPr>
          <w:ilvl w:val="0"/>
          <w:numId w:val="0"/>
        </w:numPr>
        <w:spacing w:before="156" w:after="156"/>
        <w:ind w:left="992"/>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(f) Coordination with local authorities and grid operator.</w:t>
      </w:r>
    </w:p>
    <w:p w14:paraId="5CAEBE0D">
      <w:pPr>
        <w:pStyle w:val="33"/>
        <w:spacing w:before="156" w:after="156"/>
        <w:jc w:val="left"/>
        <w:rPr>
          <w:del w:id="60" w:author="TLL" w:date="2026-03-04T10:38:00Z"/>
          <w:color w:val="000000" w:themeColor="text1"/>
          <w:szCs w:val="21"/>
          <w:lang w:val="en-US"/>
          <w:rPrChange w:id="61" w:author="Wilson Deng" w:date="2026-03-06T14:34:00Z">
            <w:rPr>
              <w:del w:id="62" w:author="TLL" w:date="2026-03-04T10:38:00Z"/>
              <w:color w:val="000000" w:themeColor="text1"/>
              <w:szCs w:val="21"/>
              <w:lang w:val="pl-PL"/>
              <w14:textFill>
                <w14:solidFill>
                  <w14:schemeClr w14:val="tx1"/>
                </w14:solidFill>
              </w14:textFill>
            </w:rPr>
          </w:rPrChange>
          <w14:textFill>
            <w14:solidFill>
              <w14:schemeClr w14:val="tx1"/>
            </w14:solidFill>
          </w14:textFill>
        </w:rPr>
      </w:pPr>
      <w:ins w:id="63" w:author="Tomasz  Więckowski" w:date="2026-02-26T08:33:00Z">
        <w:del w:id="64" w:author="TLL" w:date="2026-03-04T10:38:00Z">
          <w:r>
            <w:rPr>
              <w:color w:val="000000" w:themeColor="text1"/>
              <w:szCs w:val="21"/>
              <w:lang w:val="en-US"/>
              <w:rPrChange w:id="65" w:author="Wilson Deng" w:date="2026-03-06T14:34:00Z">
                <w:rPr>
                  <w:color w:val="000000" w:themeColor="text1"/>
                  <w:szCs w:val="21"/>
                  <w:lang w:val="pl-PL"/>
                  <w14:textFill>
                    <w14:solidFill>
                      <w14:schemeClr w14:val="tx1"/>
                    </w14:solidFill>
                  </w14:textFill>
                </w:rPr>
              </w:rPrChange>
              <w14:textFill>
                <w14:solidFill>
                  <w14:schemeClr w14:val="tx1"/>
                </w14:solidFill>
              </w14:textFill>
            </w:rPr>
            <w:delText xml:space="preserve">A </w:delText>
          </w:r>
        </w:del>
      </w:ins>
      <w:del w:id="66" w:author="TLL" w:date="2026-03-04T10:38:00Z">
        <w:r>
          <w:rPr>
            <w:color w:val="000000" w:themeColor="text1"/>
            <w:szCs w:val="21"/>
            <w:lang w:val="en-US"/>
            <w:rPrChange w:id="67" w:author="Wilson Deng" w:date="2026-03-06T14:34:00Z">
              <w:rPr>
                <w:color w:val="000000" w:themeColor="text1"/>
                <w:szCs w:val="21"/>
                <w:lang w:val="pl-PL"/>
                <w14:textFill>
                  <w14:solidFill>
                    <w14:schemeClr w14:val="tx1"/>
                  </w14:solidFill>
                </w14:textFill>
              </w:rPr>
            </w:rPrChange>
            <w14:textFill>
              <w14:solidFill>
                <w14:schemeClr w14:val="tx1"/>
              </w14:solidFill>
            </w14:textFill>
          </w:rPr>
          <w:delText>No Cross-Liability:</w:delText>
        </w:r>
      </w:del>
    </w:p>
    <w:p w14:paraId="36BDE8AB">
      <w:pPr>
        <w:pStyle w:val="33"/>
        <w:numPr>
          <w:ilvl w:val="0"/>
          <w:numId w:val="0"/>
        </w:numPr>
        <w:spacing w:before="156" w:after="156"/>
        <w:ind w:left="992"/>
        <w:jc w:val="left"/>
        <w:rPr>
          <w:del w:id="68" w:author="TLL" w:date="2026-03-04T10:38:00Z"/>
          <w:color w:val="000000" w:themeColor="text1"/>
          <w:szCs w:val="21"/>
          <w:lang w:val="en-US"/>
          <w14:textFill>
            <w14:solidFill>
              <w14:schemeClr w14:val="tx1"/>
            </w14:solidFill>
          </w14:textFill>
        </w:rPr>
      </w:pPr>
      <w:del w:id="69" w:author="TLL" w:date="2026-03-04T10:38:00Z">
        <w:r>
          <w:rPr>
            <w:color w:val="000000" w:themeColor="text1"/>
            <w:szCs w:val="21"/>
            <w:lang w:val="en-US"/>
            <w14:textFill>
              <w14:solidFill>
                <w14:schemeClr w14:val="tx1"/>
              </w14:solidFill>
            </w14:textFill>
          </w:rPr>
          <w:delText>(a) The Seller is NOT liable for defects in the Buyer's E</w:delText>
        </w:r>
      </w:del>
      <w:ins w:id="70" w:author="Tomasz  Więckowski" w:date="2026-02-17T16:16:00Z">
        <w:del w:id="71" w:author="TLL" w:date="2026-03-04T10:38:00Z">
          <w:r>
            <w:rPr>
              <w:color w:val="000000" w:themeColor="text1"/>
              <w:szCs w:val="21"/>
              <w:lang w:val="en-US"/>
              <w14:textFill>
                <w14:solidFill>
                  <w14:schemeClr w14:val="tx1"/>
                </w14:solidFill>
              </w14:textFill>
            </w:rPr>
            <w:delText xml:space="preserve">ngineering, </w:delText>
          </w:r>
        </w:del>
      </w:ins>
      <w:del w:id="72" w:author="TLL" w:date="2026-03-04T10:38:00Z">
        <w:r>
          <w:rPr>
            <w:color w:val="000000" w:themeColor="text1"/>
            <w:szCs w:val="21"/>
            <w:lang w:val="en-US"/>
            <w14:textFill>
              <w14:solidFill>
                <w14:schemeClr w14:val="tx1"/>
              </w14:solidFill>
            </w14:textFill>
          </w:rPr>
          <w:delText>P</w:delText>
        </w:r>
      </w:del>
      <w:ins w:id="73" w:author="Tomasz  Więckowski" w:date="2026-02-17T16:17:00Z">
        <w:del w:id="74" w:author="TLL" w:date="2026-03-04T10:38:00Z">
          <w:r>
            <w:rPr>
              <w:color w:val="000000" w:themeColor="text1"/>
              <w:szCs w:val="21"/>
              <w:lang w:val="en-US"/>
              <w14:textFill>
                <w14:solidFill>
                  <w14:schemeClr w14:val="tx1"/>
                </w14:solidFill>
              </w14:textFill>
            </w:rPr>
            <w:delText>Procurement</w:delText>
          </w:r>
        </w:del>
      </w:ins>
      <w:ins w:id="75" w:author="Tomasz  Więckowski" w:date="2026-02-17T16:16:00Z">
        <w:del w:id="76" w:author="TLL" w:date="2026-03-04T10:38:00Z">
          <w:r>
            <w:rPr>
              <w:color w:val="000000" w:themeColor="text1"/>
              <w:szCs w:val="21"/>
              <w:lang w:val="en-US"/>
              <w14:textFill>
                <w14:solidFill>
                  <w14:schemeClr w14:val="tx1"/>
                </w14:solidFill>
              </w14:textFill>
            </w:rPr>
            <w:delText xml:space="preserve">, and </w:delText>
          </w:r>
        </w:del>
      </w:ins>
      <w:del w:id="77" w:author="TLL" w:date="2026-03-04T10:38:00Z">
        <w:r>
          <w:rPr>
            <w:color w:val="000000" w:themeColor="text1"/>
            <w:szCs w:val="21"/>
            <w:lang w:val="en-US"/>
            <w14:textFill>
              <w14:solidFill>
                <w14:schemeClr w14:val="tx1"/>
              </w14:solidFill>
            </w14:textFill>
          </w:rPr>
          <w:delText>C</w:delText>
        </w:r>
      </w:del>
      <w:ins w:id="78" w:author="Tomasz  Więckowski" w:date="2026-02-17T16:17:00Z">
        <w:del w:id="79" w:author="TLL" w:date="2026-03-04T10:38:00Z">
          <w:r>
            <w:rPr>
              <w:color w:val="000000" w:themeColor="text1"/>
              <w:szCs w:val="21"/>
              <w:lang w:val="en-US"/>
              <w14:textFill>
                <w14:solidFill>
                  <w14:schemeClr w14:val="tx1"/>
                </w14:solidFill>
              </w14:textFill>
            </w:rPr>
            <w:delText>onstruction</w:delText>
          </w:r>
        </w:del>
      </w:ins>
      <w:del w:id="80" w:author="TLL" w:date="2026-03-04T10:38:00Z">
        <w:r>
          <w:rPr>
            <w:color w:val="000000" w:themeColor="text1"/>
            <w:szCs w:val="21"/>
            <w:lang w:val="en-US"/>
            <w14:textFill>
              <w14:solidFill>
                <w14:schemeClr w14:val="tx1"/>
              </w14:solidFill>
            </w14:textFill>
          </w:rPr>
          <w:delText xml:space="preserve"> works</w:delText>
        </w:r>
      </w:del>
      <w:ins w:id="81" w:author="Tomasz  Więckowski" w:date="2026-02-17T16:17:00Z">
        <w:del w:id="82" w:author="TLL" w:date="2026-03-04T10:38:00Z">
          <w:r>
            <w:rPr>
              <w:color w:val="000000" w:themeColor="text1"/>
              <w:szCs w:val="21"/>
              <w:lang w:val="en-US"/>
              <w14:textFill>
                <w14:solidFill>
                  <w14:schemeClr w14:val="tx1"/>
                </w14:solidFill>
              </w14:textFill>
            </w:rPr>
            <w:delText xml:space="preserve"> “EPC”</w:delText>
          </w:r>
        </w:del>
      </w:ins>
      <w:del w:id="83" w:author="TLL" w:date="2026-03-04T10:38:00Z">
        <w:r>
          <w:rPr>
            <w:color w:val="000000" w:themeColor="text1"/>
            <w:szCs w:val="21"/>
            <w:lang w:val="en-US"/>
            <w14:textFill>
              <w14:solidFill>
                <w14:schemeClr w14:val="tx1"/>
              </w14:solidFill>
            </w14:textFill>
          </w:rPr>
          <w:delText>;</w:delText>
        </w:r>
      </w:del>
    </w:p>
    <w:p w14:paraId="0909B34A">
      <w:pPr>
        <w:pStyle w:val="33"/>
        <w:numPr>
          <w:ilvl w:val="0"/>
          <w:numId w:val="0"/>
        </w:numPr>
        <w:spacing w:before="156" w:after="156"/>
        <w:ind w:left="992" w:hanging="567"/>
        <w:jc w:val="left"/>
        <w:rPr>
          <w:color w:val="000000" w:themeColor="text1"/>
          <w:szCs w:val="21"/>
          <w:lang w:val="en-US"/>
          <w14:textFill>
            <w14:solidFill>
              <w14:schemeClr w14:val="tx1"/>
            </w14:solidFill>
          </w14:textFill>
        </w:rPr>
      </w:pPr>
      <w:del w:id="84" w:author="TLL" w:date="2026-03-04T10:38:00Z">
        <w:r>
          <w:rPr>
            <w:color w:val="000000" w:themeColor="text1"/>
            <w:szCs w:val="21"/>
            <w:lang w:val="en-US"/>
            <w14:textFill>
              <w14:solidFill>
                <w14:schemeClr w14:val="tx1"/>
              </w14:solidFill>
            </w14:textFill>
          </w:rPr>
          <w:delText xml:space="preserve">          (b) The Buyer is NOT liable for defects in the Seller's </w:delText>
        </w:r>
      </w:del>
      <w:del w:id="85" w:author="TLL" w:date="2026-03-04T10:39:00Z">
        <w:r>
          <w:rPr>
            <w:color w:val="000000" w:themeColor="text1"/>
            <w:szCs w:val="21"/>
            <w:lang w:val="en-US"/>
            <w14:textFill>
              <w14:solidFill>
                <w14:schemeClr w14:val="tx1"/>
              </w14:solidFill>
            </w14:textFill>
          </w:rPr>
          <w:delText>installation and commissioning.</w:delText>
        </w:r>
      </w:del>
    </w:p>
    <w:p w14:paraId="38171679">
      <w:pPr>
        <w:pStyle w:val="33"/>
        <w:numPr>
          <w:ilvl w:val="0"/>
          <w:numId w:val="0"/>
        </w:numPr>
        <w:spacing w:before="156" w:after="156"/>
        <w:ind w:left="2978"/>
        <w:jc w:val="left"/>
        <w:rPr>
          <w:color w:val="000000" w:themeColor="text1"/>
          <w:szCs w:val="21"/>
          <w:lang w:val="en-US"/>
          <w14:textFill>
            <w14:solidFill>
              <w14:schemeClr w14:val="tx1"/>
            </w14:solidFill>
          </w14:textFill>
        </w:rPr>
      </w:pPr>
      <w:r>
        <w:rPr>
          <w:color w:val="000000" w:themeColor="text1"/>
          <w:szCs w:val="21"/>
          <w:lang w:val="en-US"/>
          <w14:textFill>
            <w14:solidFill>
              <w14:schemeClr w14:val="tx1"/>
            </w14:solidFill>
          </w14:textFill>
        </w:rPr>
        <w:tab/>
      </w:r>
      <w:r>
        <w:rPr>
          <w:color w:val="000000" w:themeColor="text1"/>
          <w:szCs w:val="21"/>
          <w:lang w:val="en-US"/>
          <w14:textFill>
            <w14:solidFill>
              <w14:schemeClr w14:val="tx1"/>
            </w14:solidFill>
          </w14:textFill>
        </w:rPr>
        <w:tab/>
      </w:r>
    </w:p>
    <w:p w14:paraId="10EF8C7E">
      <w:pPr>
        <w:pStyle w:val="33"/>
        <w:numPr>
          <w:ilvl w:val="0"/>
          <w:numId w:val="1"/>
        </w:numPr>
        <w:spacing w:before="156" w:after="156"/>
        <w:rPr>
          <w:color w:val="000000" w:themeColor="text1"/>
          <w:kern w:val="0"/>
          <w:sz w:val="21"/>
          <w14:textFill>
            <w14:solidFill>
              <w14:schemeClr w14:val="tx1"/>
            </w14:solidFill>
          </w14:textFill>
        </w:rPr>
      </w:pPr>
      <w:r>
        <w:rPr>
          <w:color w:val="000000" w:themeColor="text1"/>
          <w:sz w:val="21"/>
          <w14:textFill>
            <w14:solidFill>
              <w14:schemeClr w14:val="tx1"/>
            </w14:solidFill>
          </w14:textFill>
        </w:rPr>
        <w:t xml:space="preserve">Terms of Payment: </w:t>
      </w:r>
      <w:r>
        <w:rPr>
          <w:color w:val="000000" w:themeColor="text1"/>
          <w:kern w:val="0"/>
          <w:sz w:val="21"/>
          <w14:textFill>
            <w14:solidFill>
              <w14:schemeClr w14:val="tx1"/>
            </w14:solidFill>
          </w14:textFill>
        </w:rPr>
        <w:t xml:space="preserve"> </w:t>
      </w:r>
    </w:p>
    <w:p w14:paraId="4C0912A7">
      <w:pPr>
        <w:pStyle w:val="33"/>
        <w:tabs>
          <w:tab w:val="left" w:pos="0"/>
        </w:tabs>
        <w:spacing w:before="156" w:after="156"/>
        <w:ind w:left="1247"/>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The payment </w:t>
      </w:r>
      <w:ins w:id="86" w:author="TLL" w:date="2026-03-04T10:53:00Z">
        <w:r>
          <w:rPr>
            <w:rFonts w:hint="eastAsia"/>
            <w:color w:val="000000" w:themeColor="text1"/>
            <w:sz w:val="21"/>
            <w:szCs w:val="21"/>
            <w14:textFill>
              <w14:solidFill>
                <w14:schemeClr w14:val="tx1"/>
              </w14:solidFill>
            </w14:textFill>
          </w:rPr>
          <w:t xml:space="preserve">is </w:t>
        </w:r>
      </w:ins>
      <w:ins w:id="87" w:author="TLL" w:date="2026-03-04T10:52:00Z">
        <w:r>
          <w:rPr>
            <w:rFonts w:hint="eastAsia"/>
            <w:color w:val="000000" w:themeColor="text1"/>
            <w:sz w:val="21"/>
            <w:szCs w:val="21"/>
            <w14:textFill>
              <w14:solidFill>
                <w14:schemeClr w14:val="tx1"/>
              </w14:solidFill>
            </w14:textFill>
          </w:rPr>
          <w:t>as follow</w:t>
        </w:r>
      </w:ins>
      <w:ins w:id="88" w:author="TLL" w:date="2026-03-04T10:53:00Z">
        <w:r>
          <w:rPr>
            <w:rFonts w:hint="eastAsia"/>
            <w:color w:val="000000" w:themeColor="text1"/>
            <w:sz w:val="21"/>
            <w:szCs w:val="21"/>
            <w14:textFill>
              <w14:solidFill>
                <w14:schemeClr w14:val="tx1"/>
              </w14:solidFill>
            </w14:textFill>
          </w:rPr>
          <w:t xml:space="preserve">: </w:t>
        </w:r>
      </w:ins>
      <w:del w:id="89" w:author="TLL" w:date="2026-03-04T10:52:00Z">
        <w:r>
          <w:rPr>
            <w:color w:val="000000" w:themeColor="text1"/>
            <w:sz w:val="21"/>
            <w:szCs w:val="21"/>
            <w14:textFill>
              <w14:solidFill>
                <w14:schemeClr w14:val="tx1"/>
              </w14:solidFill>
            </w14:textFill>
          </w:rPr>
          <w:delText>structure should be aligned with the Distribution Agreement standard milestones</w:delText>
        </w:r>
      </w:del>
      <w:r>
        <w:rPr>
          <w:color w:val="000000" w:themeColor="text1"/>
          <w:sz w:val="21"/>
          <w:szCs w:val="21"/>
          <w14:textFill>
            <w14:solidFill>
              <w14:schemeClr w14:val="tx1"/>
            </w14:solidFill>
          </w14:textFill>
        </w:rPr>
        <w:t>:</w:t>
      </w:r>
    </w:p>
    <w:p w14:paraId="131D78D2">
      <w:pPr>
        <w:pStyle w:val="33"/>
        <w:numPr>
          <w:ilvl w:val="0"/>
          <w:numId w:val="0"/>
        </w:numPr>
        <w:spacing w:before="156" w:after="156"/>
        <w:ind w:left="1247"/>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(a) </w:t>
      </w:r>
      <w:ins w:id="90" w:author="Tomasz  Więckowski" w:date="2026-02-26T09:03:00Z">
        <w:del w:id="91" w:author="TLL" w:date="2026-03-04T10:42:00Z">
          <w:r>
            <w:rPr>
              <w:color w:val="000000" w:themeColor="text1"/>
              <w:sz w:val="21"/>
              <w:szCs w:val="21"/>
              <w14:textFill>
                <w14:solidFill>
                  <w14:schemeClr w14:val="tx1"/>
                </w14:solidFill>
              </w14:textFill>
            </w:rPr>
            <w:delText>20</w:delText>
          </w:r>
        </w:del>
      </w:ins>
      <w:del w:id="92" w:author="TLL" w:date="2026-03-04T10:42:00Z">
        <w:r>
          <w:rPr>
            <w:color w:val="000000" w:themeColor="text1"/>
            <w:sz w:val="21"/>
            <w:szCs w:val="21"/>
            <w14:textFill>
              <w14:solidFill>
                <w14:schemeClr w14:val="tx1"/>
              </w14:solidFill>
            </w14:textFill>
          </w:rPr>
          <w:delText>30</w:delText>
        </w:r>
      </w:del>
      <w:ins w:id="93" w:author="TLL" w:date="2026-03-04T10:42:00Z">
        <w:r>
          <w:rPr>
            <w:rFonts w:hint="eastAsia"/>
            <w:color w:val="000000" w:themeColor="text1"/>
            <w:sz w:val="21"/>
            <w:szCs w:val="21"/>
            <w14:textFill>
              <w14:solidFill>
                <w14:schemeClr w14:val="tx1"/>
              </w14:solidFill>
            </w14:textFill>
          </w:rPr>
          <w:t>30</w:t>
        </w:r>
      </w:ins>
      <w:r>
        <w:rPr>
          <w:color w:val="000000" w:themeColor="text1"/>
          <w:sz w:val="21"/>
          <w:szCs w:val="21"/>
          <w14:textFill>
            <w14:solidFill>
              <w14:schemeClr w14:val="tx1"/>
            </w14:solidFill>
          </w14:textFill>
        </w:rPr>
        <w:t>% advance payment by T/T within seven (7) days of contract effectiveness;</w:t>
      </w:r>
    </w:p>
    <w:p w14:paraId="63291221">
      <w:pPr>
        <w:pStyle w:val="33"/>
        <w:numPr>
          <w:ilvl w:val="0"/>
          <w:numId w:val="0"/>
        </w:numPr>
        <w:spacing w:before="156" w:after="156"/>
        <w:ind w:left="1247"/>
        <w:rPr>
          <w:ins w:id="94" w:author="Tomasz  Więckowski" w:date="2026-02-17T16:27:00Z"/>
          <w:del w:id="95" w:author="TLL" w:date="2026-03-04T10:43:00Z"/>
          <w:color w:val="000000" w:themeColor="text1"/>
          <w:sz w:val="21"/>
          <w:szCs w:val="21"/>
          <w14:textFill>
            <w14:solidFill>
              <w14:schemeClr w14:val="tx1"/>
            </w14:solidFill>
          </w14:textFill>
        </w:rPr>
      </w:pPr>
      <w:ins w:id="96" w:author="Chris Chen" w:date="2026-03-05T13:10:00Z">
        <w:commentRangeStart w:id="5"/>
        <w:r>
          <w:rPr>
            <w:color w:val="000000" w:themeColor="text1"/>
            <w:sz w:val="21"/>
            <w:szCs w:val="21"/>
            <w14:textFill>
              <w14:solidFill>
                <w14:schemeClr w14:val="tx1"/>
              </w14:solidFill>
            </w14:textFill>
          </w:rPr>
          <w:t xml:space="preserve">(b) </w:t>
        </w:r>
      </w:ins>
      <w:ins w:id="97" w:author="Chris Chen" w:date="2026-03-05T13:10:00Z">
        <w:r>
          <w:rPr>
            <w:rFonts w:hint="eastAsia"/>
            <w:color w:val="000000" w:themeColor="text1"/>
            <w:sz w:val="21"/>
            <w:szCs w:val="21"/>
            <w14:textFill>
              <w14:solidFill>
                <w14:schemeClr w14:val="tx1"/>
              </w14:solidFill>
            </w14:textFill>
          </w:rPr>
          <w:t>60</w:t>
        </w:r>
      </w:ins>
      <w:ins w:id="98" w:author="Chris Chen" w:date="2026-03-05T13:10:00Z">
        <w:r>
          <w:rPr>
            <w:color w:val="000000" w:themeColor="text1"/>
            <w:sz w:val="21"/>
            <w:szCs w:val="21"/>
            <w14:textFill>
              <w14:solidFill>
                <w14:schemeClr w14:val="tx1"/>
              </w14:solidFill>
            </w14:textFill>
          </w:rPr>
          <w:t xml:space="preserve">% advance payment by T/T within (3) days after passing Factory Acceptance Test </w:t>
        </w:r>
        <w:commentRangeEnd w:id="5"/>
      </w:ins>
      <w:ins w:id="99" w:author="Chris Chen" w:date="2026-03-05T13:10:00Z">
        <w:r>
          <w:rPr>
            <w:rStyle w:val="17"/>
            <w:color w:val="000000" w:themeColor="text1"/>
            <w14:textFill>
              <w14:solidFill>
                <w14:schemeClr w14:val="tx1"/>
              </w14:solidFill>
            </w14:textFill>
          </w:rPr>
          <w:commentReference w:id="5"/>
        </w:r>
      </w:ins>
      <w:del w:id="100" w:author="TLL" w:date="2026-03-04T10:43:00Z">
        <w:r>
          <w:rPr>
            <w:color w:val="000000" w:themeColor="text1"/>
            <w:sz w:val="21"/>
            <w:szCs w:val="21"/>
            <w14:textFill>
              <w14:solidFill>
                <w14:schemeClr w14:val="tx1"/>
              </w14:solidFill>
            </w14:textFill>
          </w:rPr>
          <w:delText>(</w:delText>
        </w:r>
      </w:del>
      <w:ins w:id="101" w:author="Tomasz  Więckowski" w:date="2026-02-26T09:21:00Z">
        <w:del w:id="102" w:author="TLL" w:date="2026-03-04T10:43:00Z">
          <w:r>
            <w:rPr>
              <w:color w:val="000000" w:themeColor="text1"/>
              <w:sz w:val="21"/>
              <w:szCs w:val="21"/>
              <w14:textFill>
                <w14:solidFill>
                  <w14:schemeClr w14:val="tx1"/>
                </w14:solidFill>
              </w14:textFill>
            </w:rPr>
            <w:delText>c</w:delText>
          </w:r>
        </w:del>
      </w:ins>
      <w:del w:id="103" w:author="TLL" w:date="2026-03-04T10:43:00Z">
        <w:r>
          <w:rPr>
            <w:color w:val="000000" w:themeColor="text1"/>
            <w:sz w:val="21"/>
            <w:szCs w:val="21"/>
            <w14:textFill>
              <w14:solidFill>
                <w14:schemeClr w14:val="tx1"/>
              </w14:solidFill>
            </w14:textFill>
          </w:rPr>
          <w:delText xml:space="preserve">b) </w:delText>
        </w:r>
      </w:del>
      <w:ins w:id="104" w:author="Tomasz  Więckowski" w:date="2026-02-26T09:21:00Z">
        <w:del w:id="105" w:author="TLL" w:date="2026-03-04T10:43:00Z">
          <w:r>
            <w:rPr>
              <w:color w:val="000000" w:themeColor="text1"/>
              <w:sz w:val="21"/>
              <w:szCs w:val="21"/>
              <w14:textFill>
                <w14:solidFill>
                  <w14:schemeClr w14:val="tx1"/>
                </w14:solidFill>
              </w14:textFill>
            </w:rPr>
            <w:delText>2</w:delText>
          </w:r>
        </w:del>
      </w:ins>
      <w:ins w:id="106" w:author="Tomasz  Więckowski" w:date="2026-02-26T09:20:00Z">
        <w:del w:id="107" w:author="TLL" w:date="2026-03-04T10:43:00Z">
          <w:r>
            <w:rPr>
              <w:color w:val="000000" w:themeColor="text1"/>
              <w:sz w:val="21"/>
              <w:szCs w:val="21"/>
              <w14:textFill>
                <w14:solidFill>
                  <w14:schemeClr w14:val="tx1"/>
                </w14:solidFill>
              </w14:textFill>
            </w:rPr>
            <w:delText>0</w:delText>
          </w:r>
        </w:del>
      </w:ins>
      <w:del w:id="108" w:author="TLL" w:date="2026-03-04T10:43:00Z">
        <w:r>
          <w:rPr>
            <w:color w:val="000000" w:themeColor="text1"/>
            <w:sz w:val="21"/>
            <w:szCs w:val="21"/>
            <w14:textFill>
              <w14:solidFill>
                <w14:schemeClr w14:val="tx1"/>
              </w14:solidFill>
            </w14:textFill>
          </w:rPr>
          <w:delText>60% payment by T/T prior to shipment of the Commodities from the manufacturing facility</w:delText>
        </w:r>
      </w:del>
      <w:ins w:id="109" w:author="Tomasz  Więckowski" w:date="2026-02-17T16:25:00Z">
        <w:del w:id="110" w:author="TLL" w:date="2026-03-04T10:43:00Z">
          <w:r>
            <w:rPr>
              <w:color w:val="000000" w:themeColor="text1"/>
              <w:sz w:val="21"/>
              <w:szCs w:val="21"/>
              <w14:textFill>
                <w14:solidFill>
                  <w14:schemeClr w14:val="tx1"/>
                </w14:solidFill>
              </w14:textFill>
            </w:rPr>
            <w:delText xml:space="preserve"> (Ex-Works)</w:delText>
          </w:r>
        </w:del>
      </w:ins>
      <w:del w:id="111" w:author="TLL" w:date="2026-03-04T10:43:00Z">
        <w:r>
          <w:rPr>
            <w:color w:val="000000" w:themeColor="text1"/>
            <w:sz w:val="21"/>
            <w:szCs w:val="21"/>
            <w14:textFill>
              <w14:solidFill>
                <w14:schemeClr w14:val="tx1"/>
              </w14:solidFill>
            </w14:textFill>
          </w:rPr>
          <w:delText>;</w:delText>
        </w:r>
      </w:del>
    </w:p>
    <w:p w14:paraId="10EC1532">
      <w:pPr>
        <w:pStyle w:val="33"/>
        <w:numPr>
          <w:ilvl w:val="0"/>
          <w:numId w:val="0"/>
        </w:numPr>
        <w:spacing w:before="156" w:after="156"/>
        <w:ind w:left="1247"/>
        <w:rPr>
          <w:ins w:id="112" w:author="Tomasz  Więckowski" w:date="2026-02-17T16:27:00Z"/>
          <w:color w:val="000000" w:themeColor="text1"/>
          <w:sz w:val="21"/>
          <w:szCs w:val="21"/>
          <w14:textFill>
            <w14:solidFill>
              <w14:schemeClr w14:val="tx1"/>
            </w14:solidFill>
          </w14:textFill>
        </w:rPr>
      </w:pPr>
      <w:ins w:id="113" w:author="Tomasz  Więckowski" w:date="2026-02-17T16:27:00Z">
        <w:del w:id="114" w:author="TLL" w:date="2026-03-04T10:43:00Z">
          <w:r>
            <w:rPr>
              <w:color w:val="000000" w:themeColor="text1"/>
              <w:sz w:val="21"/>
              <w:szCs w:val="21"/>
              <w14:textFill>
                <w14:solidFill>
                  <w14:schemeClr w14:val="tx1"/>
                </w14:solidFill>
              </w14:textFill>
            </w:rPr>
            <w:delText>(</w:delText>
          </w:r>
        </w:del>
      </w:ins>
      <w:ins w:id="115" w:author="Tomasz  Więckowski" w:date="2026-02-26T09:21:00Z">
        <w:del w:id="116" w:author="TLL" w:date="2026-03-04T10:43:00Z">
          <w:r>
            <w:rPr>
              <w:color w:val="000000" w:themeColor="text1"/>
              <w:sz w:val="21"/>
              <w:szCs w:val="21"/>
              <w14:textFill>
                <w14:solidFill>
                  <w14:schemeClr w14:val="tx1"/>
                </w14:solidFill>
              </w14:textFill>
            </w:rPr>
            <w:delText>d</w:delText>
          </w:r>
        </w:del>
      </w:ins>
      <w:ins w:id="117" w:author="Tomasz  Więckowski" w:date="2026-02-17T16:27:00Z">
        <w:del w:id="118" w:author="TLL" w:date="2026-03-04T10:43:00Z">
          <w:r>
            <w:rPr>
              <w:color w:val="000000" w:themeColor="text1"/>
              <w:sz w:val="21"/>
              <w:szCs w:val="21"/>
              <w14:textFill>
                <w14:solidFill>
                  <w14:schemeClr w14:val="tx1"/>
                </w14:solidFill>
              </w14:textFill>
            </w:rPr>
            <w:delText>) 20%</w:delText>
          </w:r>
        </w:del>
      </w:ins>
      <w:ins w:id="119" w:author="Tomasz  Więckowski" w:date="2026-02-17T16:28:00Z">
        <w:del w:id="120" w:author="TLL" w:date="2026-03-04T10:43:00Z">
          <w:r>
            <w:rPr>
              <w:color w:val="000000" w:themeColor="text1"/>
              <w:sz w:val="21"/>
              <w:szCs w:val="21"/>
              <w14:textFill>
                <w14:solidFill>
                  <w14:schemeClr w14:val="tx1"/>
                </w14:solidFill>
              </w14:textFill>
            </w:rPr>
            <w:delText xml:space="preserve"> payment by T/T upon arrival of Commodities on site (D</w:delText>
          </w:r>
        </w:del>
      </w:ins>
      <w:ins w:id="121" w:author="Tomasz  Więckowski" w:date="2026-02-17T16:29:00Z">
        <w:del w:id="122" w:author="TLL" w:date="2026-03-04T10:43:00Z">
          <w:r>
            <w:rPr>
              <w:color w:val="000000" w:themeColor="text1"/>
              <w:sz w:val="21"/>
              <w:szCs w:val="21"/>
              <w14:textFill>
                <w14:solidFill>
                  <w14:schemeClr w14:val="tx1"/>
                </w14:solidFill>
              </w14:textFill>
            </w:rPr>
            <w:delText xml:space="preserve">eliver </w:delText>
          </w:r>
        </w:del>
      </w:ins>
      <w:ins w:id="123" w:author="Tomasz  Więckowski" w:date="2026-02-17T16:34:00Z">
        <w:del w:id="124" w:author="TLL" w:date="2026-03-04T10:43:00Z">
          <w:r>
            <w:rPr>
              <w:color w:val="000000" w:themeColor="text1"/>
              <w:sz w:val="21"/>
              <w:szCs w:val="21"/>
              <w14:textFill>
                <w14:solidFill>
                  <w14:schemeClr w14:val="tx1"/>
                </w14:solidFill>
              </w14:textFill>
            </w:rPr>
            <w:delText>a</w:delText>
          </w:r>
        </w:del>
      </w:ins>
      <w:ins w:id="125" w:author="Tomasz  Więckowski" w:date="2026-02-17T16:29:00Z">
        <w:del w:id="126" w:author="TLL" w:date="2026-03-04T10:43:00Z">
          <w:r>
            <w:rPr>
              <w:color w:val="000000" w:themeColor="text1"/>
              <w:sz w:val="21"/>
              <w:szCs w:val="21"/>
              <w14:textFill>
                <w14:solidFill>
                  <w14:schemeClr w14:val="tx1"/>
                </w14:solidFill>
              </w14:textFill>
            </w:rPr>
            <w:delText xml:space="preserve">t </w:delText>
          </w:r>
        </w:del>
      </w:ins>
      <w:ins w:id="127" w:author="Tomasz  Więckowski" w:date="2026-02-17T16:28:00Z">
        <w:del w:id="128" w:author="TLL" w:date="2026-03-04T10:43:00Z">
          <w:r>
            <w:rPr>
              <w:color w:val="000000" w:themeColor="text1"/>
              <w:sz w:val="21"/>
              <w:szCs w:val="21"/>
              <w14:textFill>
                <w14:solidFill>
                  <w14:schemeClr w14:val="tx1"/>
                </w14:solidFill>
              </w14:textFill>
            </w:rPr>
            <w:delText>P</w:delText>
          </w:r>
        </w:del>
      </w:ins>
      <w:ins w:id="129" w:author="Tomasz  Więckowski" w:date="2026-02-17T16:29:00Z">
        <w:del w:id="130" w:author="TLL" w:date="2026-03-04T10:43:00Z">
          <w:r>
            <w:rPr>
              <w:color w:val="000000" w:themeColor="text1"/>
              <w:sz w:val="21"/>
              <w:szCs w:val="21"/>
              <w14:textFill>
                <w14:solidFill>
                  <w14:schemeClr w14:val="tx1"/>
                </w14:solidFill>
              </w14:textFill>
            </w:rPr>
            <w:delText>lace</w:delText>
          </w:r>
        </w:del>
      </w:ins>
      <w:ins w:id="131" w:author="Tomasz  Więckowski" w:date="2026-02-17T16:28:00Z">
        <w:del w:id="132" w:author="TLL" w:date="2026-03-04T10:43:00Z">
          <w:r>
            <w:rPr>
              <w:color w:val="000000" w:themeColor="text1"/>
              <w:sz w:val="21"/>
              <w:szCs w:val="21"/>
              <w14:textFill>
                <w14:solidFill>
                  <w14:schemeClr w14:val="tx1"/>
                </w14:solidFill>
              </w14:textFill>
            </w:rPr>
            <w:delText>)</w:delText>
          </w:r>
        </w:del>
      </w:ins>
      <w:ins w:id="133" w:author="Tomasz  Więckowski" w:date="2026-02-17T16:29:00Z">
        <w:del w:id="134" w:author="TLL" w:date="2026-03-04T10:43:00Z">
          <w:r>
            <w:rPr>
              <w:color w:val="000000" w:themeColor="text1"/>
              <w:sz w:val="21"/>
              <w:szCs w:val="21"/>
              <w14:textFill>
                <w14:solidFill>
                  <w14:schemeClr w14:val="tx1"/>
                </w14:solidFill>
              </w14:textFill>
            </w:rPr>
            <w:delText>;</w:delText>
          </w:r>
        </w:del>
      </w:ins>
      <w:ins w:id="135" w:author="Tomasz  Więckowski" w:date="2026-02-17T16:29:00Z">
        <w:r>
          <w:rPr>
            <w:i/>
            <w:iCs/>
            <w:color w:val="000000" w:themeColor="text1"/>
            <w:sz w:val="21"/>
            <w:szCs w:val="21"/>
            <w:lang w:val="en-US"/>
            <w14:textFill>
              <w14:solidFill>
                <w14:schemeClr w14:val="tx1"/>
              </w14:solidFill>
            </w14:textFill>
          </w:rPr>
          <w:br w:type="textWrapping"/>
        </w:r>
      </w:ins>
      <w:ins w:id="136" w:author="Tomasz  Więckowski" w:date="2026-02-17T16:29:00Z">
        <w:r>
          <w:rPr>
            <w:color w:val="000000" w:themeColor="text1"/>
            <w:sz w:val="21"/>
            <w:szCs w:val="21"/>
            <w14:textFill>
              <w14:solidFill>
                <w14:schemeClr w14:val="tx1"/>
              </w14:solidFill>
            </w14:textFill>
          </w:rPr>
          <w:t>(</w:t>
        </w:r>
      </w:ins>
      <w:ins w:id="137" w:author="Tomasz  Więckowski" w:date="2026-02-26T09:21:00Z">
        <w:del w:id="138" w:author="TLL" w:date="2026-03-04T10:43:00Z">
          <w:r>
            <w:rPr>
              <w:color w:val="000000" w:themeColor="text1"/>
              <w:sz w:val="21"/>
              <w:szCs w:val="21"/>
              <w14:textFill>
                <w14:solidFill>
                  <w14:schemeClr w14:val="tx1"/>
                </w14:solidFill>
              </w14:textFill>
            </w:rPr>
            <w:delText>e</w:delText>
          </w:r>
        </w:del>
      </w:ins>
      <w:ins w:id="139" w:author="TLL" w:date="2026-03-04T10:43:00Z">
        <w:r>
          <w:rPr>
            <w:rFonts w:hint="eastAsia"/>
            <w:color w:val="000000" w:themeColor="text1"/>
            <w:sz w:val="21"/>
            <w:szCs w:val="21"/>
            <w14:textFill>
              <w14:solidFill>
                <w14:schemeClr w14:val="tx1"/>
              </w14:solidFill>
            </w14:textFill>
          </w:rPr>
          <w:t>c</w:t>
        </w:r>
      </w:ins>
      <w:ins w:id="140" w:author="Tomasz  Więckowski" w:date="2026-02-17T16:29:00Z">
        <w:r>
          <w:rPr>
            <w:color w:val="000000" w:themeColor="text1"/>
            <w:sz w:val="21"/>
            <w:szCs w:val="21"/>
            <w14:textFill>
              <w14:solidFill>
                <w14:schemeClr w14:val="tx1"/>
              </w14:solidFill>
            </w14:textFill>
          </w:rPr>
          <w:t xml:space="preserve">) </w:t>
        </w:r>
      </w:ins>
      <w:ins w:id="141" w:author="Tomasz  Więckowski" w:date="2026-02-26T09:03:00Z">
        <w:commentRangeStart w:id="6"/>
        <w:r>
          <w:rPr>
            <w:color w:val="000000" w:themeColor="text1"/>
            <w:sz w:val="21"/>
            <w:szCs w:val="21"/>
            <w14:textFill>
              <w14:solidFill>
                <w14:schemeClr w14:val="tx1"/>
              </w14:solidFill>
            </w14:textFill>
          </w:rPr>
          <w:t>10</w:t>
        </w:r>
      </w:ins>
      <w:ins w:id="142" w:author="Tomasz  Więckowski" w:date="2026-02-17T16:29:00Z">
        <w:r>
          <w:rPr>
            <w:color w:val="000000" w:themeColor="text1"/>
            <w:sz w:val="21"/>
            <w:szCs w:val="21"/>
            <w14:textFill>
              <w14:solidFill>
                <w14:schemeClr w14:val="tx1"/>
              </w14:solidFill>
            </w14:textFill>
          </w:rPr>
          <w:t xml:space="preserve"> %</w:t>
        </w:r>
        <w:commentRangeEnd w:id="6"/>
      </w:ins>
      <w:r>
        <w:rPr>
          <w:rStyle w:val="17"/>
          <w:color w:val="000000" w:themeColor="text1"/>
          <w14:textFill>
            <w14:solidFill>
              <w14:schemeClr w14:val="tx1"/>
            </w14:solidFill>
          </w14:textFill>
        </w:rPr>
        <w:commentReference w:id="6"/>
      </w:r>
      <w:ins w:id="143" w:author="Tomasz  Więckowski" w:date="2026-02-18T11:50:00Z">
        <w:r>
          <w:rPr>
            <w:color w:val="000000" w:themeColor="text1"/>
            <w:sz w:val="21"/>
            <w:szCs w:val="21"/>
            <w14:textFill>
              <w14:solidFill>
                <w14:schemeClr w14:val="tx1"/>
              </w14:solidFill>
            </w14:textFill>
          </w:rPr>
          <w:t xml:space="preserve"> payment from</w:t>
        </w:r>
      </w:ins>
      <w:ins w:id="144" w:author="Tomasz  Więckowski" w:date="2026-02-17T16:30:00Z">
        <w:r>
          <w:rPr>
            <w:color w:val="000000" w:themeColor="text1"/>
            <w:sz w:val="21"/>
            <w:szCs w:val="21"/>
            <w14:textFill>
              <w14:solidFill>
                <w14:schemeClr w14:val="tx1"/>
              </w14:solidFill>
            </w14:textFill>
          </w:rPr>
          <w:t xml:space="preserve"> </w:t>
        </w:r>
      </w:ins>
      <w:ins w:id="145" w:author="Tomasz  Więckowski" w:date="2026-02-18T11:53:00Z">
        <w:r>
          <w:rPr>
            <w:color w:val="000000" w:themeColor="text1"/>
            <w:sz w:val="21"/>
            <w:szCs w:val="21"/>
            <w14:textFill>
              <w14:solidFill>
                <w14:schemeClr w14:val="tx1"/>
              </w14:solidFill>
            </w14:textFill>
          </w:rPr>
          <w:t xml:space="preserve">proper </w:t>
        </w:r>
      </w:ins>
      <w:ins w:id="146" w:author="Tomasz  Więckowski" w:date="2026-02-17T16:30:00Z">
        <w:r>
          <w:rPr>
            <w:color w:val="000000" w:themeColor="text1"/>
            <w:sz w:val="21"/>
            <w:szCs w:val="21"/>
            <w14:textFill>
              <w14:solidFill>
                <w14:schemeClr w14:val="tx1"/>
              </w14:solidFill>
            </w14:textFill>
          </w:rPr>
          <w:t>performance holdback by T/T u</w:t>
        </w:r>
      </w:ins>
      <w:ins w:id="147" w:author="Tomasz  Więckowski" w:date="2026-02-17T16:33:00Z">
        <w:r>
          <w:rPr>
            <w:color w:val="000000" w:themeColor="text1"/>
            <w:sz w:val="21"/>
            <w:szCs w:val="21"/>
            <w14:textFill>
              <w14:solidFill>
                <w14:schemeClr w14:val="tx1"/>
              </w14:solidFill>
            </w14:textFill>
          </w:rPr>
          <w:t>p</w:t>
        </w:r>
      </w:ins>
      <w:ins w:id="148" w:author="Tomasz  Więckowski" w:date="2026-02-17T16:30:00Z">
        <w:r>
          <w:rPr>
            <w:color w:val="000000" w:themeColor="text1"/>
            <w:sz w:val="21"/>
            <w:szCs w:val="21"/>
            <w14:textFill>
              <w14:solidFill>
                <w14:schemeClr w14:val="tx1"/>
              </w14:solidFill>
            </w14:textFill>
          </w:rPr>
          <w:t>on successful completion of S</w:t>
        </w:r>
      </w:ins>
      <w:ins w:id="149" w:author="Tomasz  Więckowski" w:date="2026-02-17T16:35:00Z">
        <w:r>
          <w:rPr>
            <w:color w:val="000000" w:themeColor="text1"/>
            <w:sz w:val="21"/>
            <w:szCs w:val="21"/>
            <w14:textFill>
              <w14:solidFill>
                <w14:schemeClr w14:val="tx1"/>
              </w14:solidFill>
            </w14:textFill>
          </w:rPr>
          <w:t xml:space="preserve">ite </w:t>
        </w:r>
      </w:ins>
      <w:ins w:id="150" w:author="Tomasz  Więckowski" w:date="2026-02-17T16:30:00Z">
        <w:r>
          <w:rPr>
            <w:color w:val="000000" w:themeColor="text1"/>
            <w:sz w:val="21"/>
            <w:szCs w:val="21"/>
            <w14:textFill>
              <w14:solidFill>
                <w14:schemeClr w14:val="tx1"/>
              </w14:solidFill>
            </w14:textFill>
          </w:rPr>
          <w:t>A</w:t>
        </w:r>
      </w:ins>
      <w:ins w:id="151" w:author="Tomasz  Więckowski" w:date="2026-02-17T16:35:00Z">
        <w:r>
          <w:rPr>
            <w:color w:val="000000" w:themeColor="text1"/>
            <w:sz w:val="21"/>
            <w:szCs w:val="21"/>
            <w14:textFill>
              <w14:solidFill>
                <w14:schemeClr w14:val="tx1"/>
              </w14:solidFill>
            </w14:textFill>
          </w:rPr>
          <w:t xml:space="preserve">cceptance </w:t>
        </w:r>
      </w:ins>
      <w:ins w:id="152" w:author="Tomasz  Więckowski" w:date="2026-02-17T16:30:00Z">
        <w:r>
          <w:rPr>
            <w:color w:val="000000" w:themeColor="text1"/>
            <w:sz w:val="21"/>
            <w:szCs w:val="21"/>
            <w14:textFill>
              <w14:solidFill>
                <w14:schemeClr w14:val="tx1"/>
              </w14:solidFill>
            </w14:textFill>
          </w:rPr>
          <w:t>T</w:t>
        </w:r>
      </w:ins>
      <w:ins w:id="153" w:author="Tomasz  Więckowski" w:date="2026-02-17T16:35:00Z">
        <w:r>
          <w:rPr>
            <w:color w:val="000000" w:themeColor="text1"/>
            <w:sz w:val="21"/>
            <w:szCs w:val="21"/>
            <w14:textFill>
              <w14:solidFill>
                <w14:schemeClr w14:val="tx1"/>
              </w14:solidFill>
            </w14:textFill>
          </w:rPr>
          <w:t>est</w:t>
        </w:r>
      </w:ins>
      <w:ins w:id="154" w:author="Tomasz  Więckowski" w:date="2026-02-17T16:30:00Z">
        <w:r>
          <w:rPr>
            <w:color w:val="000000" w:themeColor="text1"/>
            <w:sz w:val="21"/>
            <w:szCs w:val="21"/>
            <w14:textFill>
              <w14:solidFill>
                <w14:schemeClr w14:val="tx1"/>
              </w14:solidFill>
            </w14:textFill>
          </w:rPr>
          <w:t xml:space="preserve"> and provisional acceptance on </w:t>
        </w:r>
        <w:commentRangeStart w:id="7"/>
        <w:r>
          <w:rPr>
            <w:color w:val="000000" w:themeColor="text1"/>
            <w:sz w:val="21"/>
            <w:szCs w:val="21"/>
            <w14:textFill>
              <w14:solidFill>
                <w14:schemeClr w14:val="tx1"/>
              </w14:solidFill>
            </w14:textFill>
          </w:rPr>
          <w:t>site</w:t>
        </w:r>
        <w:commentRangeEnd w:id="7"/>
      </w:ins>
      <w:r>
        <w:rPr>
          <w:rStyle w:val="17"/>
          <w:rFonts w:hint="eastAsia"/>
          <w:color w:val="000000" w:themeColor="text1"/>
          <w14:textFill>
            <w14:solidFill>
              <w14:schemeClr w14:val="tx1"/>
            </w14:solidFill>
          </w14:textFill>
        </w:rPr>
        <w:commentReference w:id="7"/>
      </w:r>
      <w:ins w:id="155" w:author="TLL" w:date="2026-03-04T10:43:00Z">
        <w:r>
          <w:rPr>
            <w:rFonts w:hint="eastAsia"/>
            <w:color w:val="000000" w:themeColor="text1"/>
            <w:sz w:val="21"/>
            <w:szCs w:val="21"/>
            <w14:textFill>
              <w14:solidFill>
                <w14:schemeClr w14:val="tx1"/>
              </w14:solidFill>
            </w14:textFill>
          </w:rPr>
          <w:t xml:space="preserve"> </w:t>
        </w:r>
      </w:ins>
    </w:p>
    <w:p w14:paraId="180493D0">
      <w:pPr>
        <w:pStyle w:val="33"/>
        <w:numPr>
          <w:ilvl w:val="0"/>
          <w:numId w:val="0"/>
        </w:numPr>
        <w:spacing w:before="156" w:after="156"/>
        <w:ind w:left="992" w:hanging="567"/>
        <w:rPr>
          <w:color w:val="000000" w:themeColor="text1"/>
          <w:sz w:val="21"/>
          <w:szCs w:val="21"/>
          <w14:textFill>
            <w14:solidFill>
              <w14:schemeClr w14:val="tx1"/>
            </w14:solidFill>
          </w14:textFill>
        </w:rPr>
      </w:pPr>
    </w:p>
    <w:p w14:paraId="02F4D586">
      <w:pPr>
        <w:pStyle w:val="33"/>
        <w:numPr>
          <w:ilvl w:val="0"/>
          <w:numId w:val="0"/>
        </w:numPr>
        <w:spacing w:before="156" w:after="156"/>
        <w:ind w:left="127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In addition to all other remedies available under this Contract or at law</w:t>
      </w:r>
      <w:del w:id="156" w:author="Tomasz  Więckowski" w:date="2026-02-26T09:41:00Z">
        <w:r>
          <w:rPr>
            <w:color w:val="000000" w:themeColor="text1"/>
            <w:sz w:val="21"/>
            <w:szCs w:val="21"/>
            <w14:textFill>
              <w14:solidFill>
                <w14:schemeClr w14:val="tx1"/>
              </w14:solidFill>
            </w14:textFill>
          </w:rPr>
          <w:delText xml:space="preserve"> (which SELLER does not waive by the exercise of any rights hereunder)</w:delText>
        </w:r>
      </w:del>
      <w:r>
        <w:rPr>
          <w:color w:val="000000" w:themeColor="text1"/>
          <w:sz w:val="21"/>
          <w:szCs w:val="21"/>
          <w14:textFill>
            <w14:solidFill>
              <w14:schemeClr w14:val="tx1"/>
            </w14:solidFill>
          </w14:textFill>
        </w:rPr>
        <w:t xml:space="preserve">,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w:t>
      </w:r>
      <w:ins w:id="157" w:author="TLL" w:date="2026-03-04T10:53:00Z">
        <w:r>
          <w:rPr>
            <w:rFonts w:hint="eastAsia"/>
            <w:color w:val="000000" w:themeColor="text1"/>
            <w:sz w:val="21"/>
            <w:szCs w:val="21"/>
            <w14:textFill>
              <w14:solidFill>
                <w14:schemeClr w14:val="tx1"/>
              </w14:solidFill>
            </w14:textFill>
          </w:rPr>
          <w:t>contract</w:t>
        </w:r>
      </w:ins>
      <w:del w:id="158" w:author="Tomasz  Więckowski" w:date="2026-02-26T09:42:00Z">
        <w:r>
          <w:rPr>
            <w:color w:val="000000" w:themeColor="text1"/>
            <w:sz w:val="21"/>
            <w:szCs w:val="21"/>
            <w14:textFill>
              <w14:solidFill>
                <w14:schemeClr w14:val="tx1"/>
              </w14:solidFill>
            </w14:textFill>
          </w:rPr>
          <w:delText>ttachment</w:delText>
        </w:r>
      </w:del>
      <w:r>
        <w:rPr>
          <w:color w:val="000000" w:themeColor="text1"/>
          <w:sz w:val="21"/>
          <w:szCs w:val="21"/>
          <w14:textFill>
            <w14:solidFill>
              <w14:schemeClr w14:val="tx1"/>
            </w14:solidFill>
          </w14:textFill>
        </w:rPr>
        <w:t>.</w:t>
      </w:r>
    </w:p>
    <w:p w14:paraId="05B01EBF">
      <w:pPr>
        <w:pStyle w:val="33"/>
        <w:numPr>
          <w:ilvl w:val="0"/>
          <w:numId w:val="0"/>
        </w:numPr>
        <w:spacing w:before="156" w:after="156"/>
        <w:ind w:left="1247"/>
        <w:rPr>
          <w:del w:id="159" w:author="TLL" w:date="2026-03-04T10:48:00Z"/>
        </w:rPr>
      </w:pPr>
    </w:p>
    <w:p w14:paraId="7029068F">
      <w:pPr>
        <w:pStyle w:val="33"/>
        <w:numPr>
          <w:ilvl w:val="0"/>
          <w:numId w:val="0"/>
        </w:numPr>
        <w:spacing w:before="156" w:after="156"/>
        <w:ind w:left="1247"/>
        <w:rPr>
          <w:ins w:id="160" w:author="TLL" w:date="2026-03-04T10:54:00Z"/>
          <w:color w:val="000000" w:themeColor="text1"/>
          <w:sz w:val="21"/>
          <w:szCs w:val="21"/>
          <w14:textFill>
            <w14:solidFill>
              <w14:schemeClr w14:val="tx1"/>
            </w14:solidFill>
          </w14:textFill>
        </w:rPr>
      </w:pPr>
      <w:del w:id="161" w:author="TLL" w:date="2026-03-04T10:46:00Z">
        <w:r>
          <w:rPr>
            <w:color w:val="000000" w:themeColor="text1"/>
            <w:sz w:val="21"/>
            <w:szCs w:val="21"/>
            <w14:textFill>
              <w14:solidFill>
                <w14:schemeClr w14:val="tx1"/>
              </w14:solidFill>
            </w14:textFill>
          </w:rPr>
          <w:delText>Where Buyer payments are contractually linked to end-customer milestone payments, any delay in end-customer payment shall automatically extend the Buyer's corresponding payment deadline without penalty</w:delText>
        </w:r>
      </w:del>
      <w:ins w:id="162" w:author="Tomasz  Więckowski" w:date="2026-02-18T11:58:00Z">
        <w:del w:id="163" w:author="TLL" w:date="2026-03-04T10:46:00Z">
          <w:r>
            <w:rPr>
              <w:color w:val="000000" w:themeColor="text1"/>
              <w:sz w:val="21"/>
              <w:szCs w:val="21"/>
              <w14:textFill>
                <w14:solidFill>
                  <w14:schemeClr w14:val="tx1"/>
                </w14:solidFill>
              </w14:textFill>
            </w:rPr>
            <w:delText xml:space="preserve"> </w:delText>
          </w:r>
        </w:del>
      </w:ins>
      <w:ins w:id="164" w:author="Tomasz  Więckowski" w:date="2026-02-18T12:00:00Z">
        <w:del w:id="165" w:author="TLL" w:date="2026-03-04T10:46:00Z">
          <w:r>
            <w:rPr>
              <w:color w:val="000000" w:themeColor="text1"/>
              <w:sz w:val="21"/>
              <w:szCs w:val="21"/>
              <w14:textFill>
                <w14:solidFill>
                  <w14:schemeClr w14:val="tx1"/>
                </w14:solidFill>
              </w14:textFill>
            </w:rPr>
            <w:delText>provided that the Buyer does not charge any penalties for delay to the end customer either</w:delText>
          </w:r>
        </w:del>
      </w:ins>
      <w:ins w:id="166" w:author="Tomasz  Więckowski" w:date="2026-02-18T12:00:00Z">
        <w:del w:id="167" w:author="TLL" w:date="2026-03-04T10:48:00Z">
          <w:r>
            <w:rPr>
              <w:color w:val="000000" w:themeColor="text1"/>
              <w:sz w:val="21"/>
              <w:szCs w:val="21"/>
              <w14:textFill>
                <w14:solidFill>
                  <w14:schemeClr w14:val="tx1"/>
                </w14:solidFill>
              </w14:textFill>
            </w:rPr>
            <w:delText>.</w:delText>
          </w:r>
        </w:del>
      </w:ins>
      <w:del w:id="168" w:author="Tomasz  Więckowski" w:date="2026-02-26T09:47:00Z">
        <w:r>
          <w:rPr>
            <w:color w:val="000000" w:themeColor="text1"/>
            <w:sz w:val="21"/>
            <w:szCs w:val="21"/>
            <w14:textFill>
              <w14:solidFill>
                <w14:schemeClr w14:val="tx1"/>
              </w14:solidFill>
            </w14:textFill>
          </w:rPr>
          <w:delText>.</w:delText>
        </w:r>
      </w:del>
      <w:ins w:id="169" w:author="TLL" w:date="2026-03-04T10:48:00Z">
        <w:r>
          <w:rPr/>
          <w:t xml:space="preserve"> </w:t>
        </w:r>
      </w:ins>
    </w:p>
    <w:p w14:paraId="2D6F4AD8">
      <w:pPr>
        <w:pStyle w:val="33"/>
        <w:tabs>
          <w:tab w:val="left" w:pos="0"/>
          <w:tab w:val="clear" w:pos="1560"/>
        </w:tabs>
        <w:spacing w:before="156" w:after="156"/>
        <w:ind w:left="1247" w:hanging="680"/>
        <w:rPr>
          <w:color w:val="000000" w:themeColor="text1"/>
          <w:sz w:val="21"/>
          <w:szCs w:val="21"/>
          <w14:textFill>
            <w14:solidFill>
              <w14:schemeClr w14:val="tx1"/>
            </w14:solidFill>
          </w14:textFill>
        </w:rPr>
      </w:pPr>
      <w:ins w:id="170" w:author="TLL" w:date="2026-03-04T10:48:00Z">
        <w:r>
          <w:rPr>
            <w:color w:val="000000" w:themeColor="text1"/>
            <w:sz w:val="21"/>
            <w:szCs w:val="21"/>
            <w14:textFill>
              <w14:solidFill>
                <w14:schemeClr w14:val="tx1"/>
              </w14:solidFill>
            </w14:textFill>
          </w:rPr>
          <w:t>The Seller shall not be liable for any liquidated damages (LD) arising from delays in delivery that are attributable to the Buyer's failure to make timely payments as stipulated in this Contract</w:t>
        </w:r>
      </w:ins>
      <w:ins w:id="171" w:author="TLL" w:date="2026-03-04T10:55:00Z">
        <w:r>
          <w:rPr>
            <w:rFonts w:hint="eastAsia"/>
            <w:color w:val="000000" w:themeColor="text1"/>
            <w:sz w:val="21"/>
            <w:szCs w:val="21"/>
            <w14:textFill>
              <w14:solidFill>
                <w14:schemeClr w14:val="tx1"/>
              </w14:solidFill>
            </w14:textFill>
          </w:rPr>
          <w:t>.</w:t>
        </w:r>
      </w:ins>
    </w:p>
    <w:p w14:paraId="0A892E23">
      <w:pPr>
        <w:pStyle w:val="33"/>
        <w:tabs>
          <w:tab w:val="left" w:pos="0"/>
          <w:tab w:val="clear" w:pos="1560"/>
        </w:tabs>
        <w:spacing w:before="156" w:after="156"/>
        <w:ind w:left="1247" w:hanging="68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The Buyer shall not be deemed in default, nor shall shipment suspension, interest, penalties, or termination rights arise, due solely to delays in end-customer payment beyond the Buyer's reasonable control.</w:t>
      </w:r>
    </w:p>
    <w:p w14:paraId="424BD85A">
      <w:pPr>
        <w:pStyle w:val="33"/>
        <w:numPr>
          <w:ilvl w:val="0"/>
          <w:numId w:val="0"/>
        </w:numPr>
        <w:spacing w:before="156" w:after="156"/>
        <w:ind w:left="1247"/>
        <w:rPr>
          <w:color w:val="000000" w:themeColor="text1"/>
          <w:szCs w:val="21"/>
          <w14:textFill>
            <w14:solidFill>
              <w14:schemeClr w14:val="tx1"/>
            </w14:solidFill>
          </w14:textFill>
        </w:rPr>
      </w:pPr>
    </w:p>
    <w:p w14:paraId="5098272E">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In the event that the BUYER fails to make payments by the due date, liquidated damage will be payable on any of the amounts due and payable but unpaid, from and including the day following the due date for payment to the date of actual payment. The rate of such interest shall correspond to the maximum statutory interest rate applicable under </w:t>
      </w:r>
      <w:del w:id="172" w:author="Tomasz  Więckowski" w:date="2026-02-26T09:55:00Z">
        <w:r>
          <w:rPr>
            <w:color w:val="000000" w:themeColor="text1"/>
            <w:sz w:val="21"/>
            <w:szCs w:val="21"/>
            <w14:textFill>
              <w14:solidFill>
                <w14:schemeClr w14:val="tx1"/>
              </w14:solidFill>
            </w14:textFill>
          </w:rPr>
          <w:delText>Polish</w:delText>
        </w:r>
      </w:del>
      <w:ins w:id="173" w:author="Tomasz  Więckowski" w:date="2026-02-26T09:55:00Z">
        <w:r>
          <w:rPr>
            <w:color w:val="000000" w:themeColor="text1"/>
            <w:sz w:val="21"/>
            <w:szCs w:val="21"/>
            <w14:textFill>
              <w14:solidFill>
                <w14:schemeClr w14:val="tx1"/>
              </w14:solidFill>
            </w14:textFill>
          </w:rPr>
          <w:t>Cyprus</w:t>
        </w:r>
      </w:ins>
      <w:r>
        <w:rPr>
          <w:color w:val="000000" w:themeColor="text1"/>
          <w:sz w:val="21"/>
          <w:szCs w:val="21"/>
          <w14:textFill>
            <w14:solidFill>
              <w14:schemeClr w14:val="tx1"/>
            </w14:solidFill>
          </w14:textFill>
        </w:rPr>
        <w:t xml:space="preserve"> law. </w:t>
      </w:r>
    </w:p>
    <w:p w14:paraId="7823FD78">
      <w:pPr>
        <w:pStyle w:val="33"/>
        <w:numPr>
          <w:ilvl w:val="0"/>
          <w:numId w:val="0"/>
        </w:numPr>
        <w:spacing w:before="156" w:after="156"/>
        <w:ind w:left="1247"/>
        <w:rPr>
          <w:lang w:val="en-US"/>
        </w:rPr>
      </w:pPr>
    </w:p>
    <w:p w14:paraId="7F512BDC">
      <w:pPr>
        <w:pStyle w:val="33"/>
        <w:tabs>
          <w:tab w:val="left" w:pos="0"/>
          <w:tab w:val="clear" w:pos="1560"/>
        </w:tabs>
        <w:spacing w:before="156" w:after="156"/>
        <w:ind w:left="1247" w:hanging="680"/>
        <w:rPr>
          <w:color w:val="000000" w:themeColor="text1"/>
          <w:sz w:val="21"/>
          <w:szCs w:val="21"/>
          <w14:textFill>
            <w14:solidFill>
              <w14:schemeClr w14:val="tx1"/>
            </w14:solidFill>
          </w14:textFill>
        </w:rPr>
      </w:pPr>
      <w:commentRangeStart w:id="8"/>
      <w:r>
        <w:rPr>
          <w:color w:val="000000" w:themeColor="text1"/>
          <w:sz w:val="21"/>
          <w:szCs w:val="21"/>
          <w14:textFill>
            <w14:solidFill>
              <w14:schemeClr w14:val="tx1"/>
            </w14:solidFill>
          </w14:textFill>
        </w:rPr>
        <w:t>For contracts where the end destination is Cyprus, the interest rate shall be 2% per month, compounded monthly, as per Cyprus commercial practice.</w:t>
      </w:r>
      <w:commentRangeEnd w:id="8"/>
      <w:r>
        <w:rPr>
          <w:rStyle w:val="17"/>
          <w:color w:val="000000" w:themeColor="text1"/>
          <w14:textFill>
            <w14:solidFill>
              <w14:schemeClr w14:val="tx1"/>
            </w14:solidFill>
          </w14:textFill>
        </w:rPr>
        <w:commentReference w:id="8"/>
      </w:r>
    </w:p>
    <w:p w14:paraId="3B3A2111">
      <w:pPr>
        <w:pStyle w:val="33"/>
        <w:numPr>
          <w:ilvl w:val="0"/>
          <w:numId w:val="0"/>
        </w:numPr>
        <w:spacing w:before="156" w:after="156"/>
        <w:ind w:left="1247"/>
        <w:rPr>
          <w:color w:val="000000" w:themeColor="text1"/>
          <w:szCs w:val="21"/>
          <w:lang w:val="pl-PL"/>
          <w14:textFill>
            <w14:solidFill>
              <w14:schemeClr w14:val="tx1"/>
            </w14:solidFill>
          </w14:textFill>
        </w:rPr>
      </w:pPr>
      <w:r>
        <w:rPr>
          <w:color w:val="000000" w:themeColor="text1"/>
          <w:szCs w:val="21"/>
          <w:lang w:val="pl-PL"/>
          <w14:textFill>
            <w14:solidFill>
              <w14:schemeClr w14:val="tx1"/>
            </w14:solidFill>
          </w14:textFill>
        </w:rPr>
        <w:t>.</w:t>
      </w:r>
    </w:p>
    <w:p w14:paraId="4C15578E">
      <w:pPr>
        <w:pStyle w:val="33"/>
        <w:spacing w:before="156" w:after="156"/>
        <w:ind w:left="1247" w:hanging="680"/>
        <w:rPr>
          <w:color w:val="000000" w:themeColor="text1"/>
          <w:szCs w:val="21"/>
          <w:highlight w:val="yellow"/>
          <w14:textFill>
            <w14:solidFill>
              <w14:schemeClr w14:val="tx1"/>
            </w14:solidFill>
          </w14:textFill>
        </w:rPr>
      </w:pPr>
      <w:r>
        <w:rPr>
          <w:color w:val="000000" w:themeColor="text1"/>
          <w:sz w:val="21"/>
          <w:szCs w:val="21"/>
          <w:highlight w:val="yellow"/>
          <w14:textFill>
            <w14:solidFill>
              <w14:schemeClr w14:val="tx1"/>
            </w14:solidFill>
          </w14:textFill>
        </w:rPr>
        <w:t>SELLER’s Bank Info:</w:t>
      </w:r>
    </w:p>
    <w:p w14:paraId="5965C81A">
      <w:pPr>
        <w:pStyle w:val="33"/>
        <w:numPr>
          <w:ilvl w:val="1"/>
          <w:numId w:val="0"/>
        </w:numPr>
        <w:tabs>
          <w:tab w:val="clear" w:pos="1560"/>
        </w:tabs>
        <w:spacing w:before="156" w:beforeLines="50" w:after="156" w:afterLines="50"/>
        <w:ind w:left="1260" w:leftChars="600"/>
        <w:rPr>
          <w:ins w:id="174" w:author="Chris Chen" w:date="2026-03-04T16:38:00Z"/>
          <w:color w:val="000000" w:themeColor="text1"/>
          <w:szCs w:val="21"/>
          <w14:textFill>
            <w14:solidFill>
              <w14:schemeClr w14:val="tx1"/>
            </w14:solidFill>
          </w14:textFill>
        </w:rPr>
      </w:pPr>
      <w:r>
        <w:rPr>
          <w:color w:val="000000" w:themeColor="text1"/>
          <w:sz w:val="21"/>
          <w:szCs w:val="21"/>
          <w:highlight w:val="yellow"/>
          <w14:textFill>
            <w14:solidFill>
              <w14:schemeClr w14:val="tx1"/>
            </w14:solidFill>
          </w14:textFill>
        </w:rPr>
        <w:t xml:space="preserve">Beneficiary: </w:t>
      </w:r>
      <w:ins w:id="175" w:author="Chris Chen" w:date="2026-03-04T16:38:00Z">
        <w:r>
          <w:rPr>
            <w:color w:val="000000" w:themeColor="text1"/>
            <w:sz w:val="21"/>
            <w:szCs w:val="21"/>
            <w14:textFill>
              <w14:solidFill>
                <w14:schemeClr w14:val="tx1"/>
              </w14:solidFill>
            </w14:textFill>
          </w:rPr>
          <w:t>JIANGSU LINYANG ENERGY STORAGE TECHNOLOGY CO.,LTD</w:t>
        </w:r>
      </w:ins>
    </w:p>
    <w:p w14:paraId="69CCC4F7">
      <w:pPr>
        <w:pStyle w:val="33"/>
        <w:numPr>
          <w:ilvl w:val="0"/>
          <w:numId w:val="0"/>
        </w:numPr>
        <w:spacing w:before="156" w:after="156"/>
        <w:ind w:left="1247"/>
        <w:rPr>
          <w:del w:id="176" w:author="Chris Chen" w:date="2026-03-04T16:38:00Z"/>
          <w:color w:val="000000" w:themeColor="text1"/>
          <w:szCs w:val="21"/>
          <w:highlight w:val="yellow"/>
          <w:lang w:val="pl-PL"/>
          <w14:textFill>
            <w14:solidFill>
              <w14:schemeClr w14:val="tx1"/>
            </w14:solidFill>
          </w14:textFill>
        </w:rPr>
      </w:pPr>
      <w:del w:id="177" w:author="Chris Chen" w:date="2026-03-04T16:38:00Z">
        <w:r>
          <w:rPr>
            <w:rFonts w:ascii="Times New Roman Bold" w:hAnsi="Times New Roman Bold" w:eastAsia="Calibri Light" w:cs="Times New Roman Bold"/>
            <w:b/>
            <w:bCs/>
            <w:color w:val="000000"/>
            <w:kern w:val="0"/>
            <w:highlight w:val="yellow"/>
            <w:lang w:val="en-US"/>
          </w:rPr>
          <w:delText xml:space="preserve">SOLARFUN RENEWABLE ENERGY POLAND Sp. </w:delText>
        </w:r>
      </w:del>
      <w:del w:id="178" w:author="Chris Chen" w:date="2026-03-04T16:38:00Z">
        <w:r>
          <w:rPr>
            <w:rFonts w:ascii="Times New Roman Bold" w:hAnsi="Times New Roman Bold" w:eastAsia="Calibri Light" w:cs="Times New Roman Bold"/>
            <w:b/>
            <w:bCs/>
            <w:color w:val="000000"/>
            <w:kern w:val="0"/>
            <w:highlight w:val="yellow"/>
            <w:lang w:val="pl-PL"/>
          </w:rPr>
          <w:delText>Z o.o.</w:delText>
        </w:r>
      </w:del>
    </w:p>
    <w:p w14:paraId="5965C81B">
      <w:pPr>
        <w:pStyle w:val="33"/>
        <w:numPr>
          <w:ilvl w:val="1"/>
          <w:numId w:val="0"/>
        </w:numPr>
        <w:tabs>
          <w:tab w:val="clear" w:pos="1560"/>
        </w:tabs>
        <w:spacing w:before="156" w:beforeLines="50" w:after="156" w:afterLines="50"/>
        <w:ind w:firstLine="1260" w:firstLineChars="600"/>
        <w:rPr>
          <w:color w:val="000000" w:themeColor="text1"/>
          <w:szCs w:val="21"/>
          <w:highlight w:val="yellow"/>
          <w:lang w:val="en-US"/>
          <w:rPrChange w:id="179" w:author="Wilson Deng" w:date="2026-03-06T14:34:00Z">
            <w:rPr>
              <w:color w:val="000000" w:themeColor="text1"/>
              <w:szCs w:val="21"/>
              <w:highlight w:val="yellow"/>
              <w:lang w:val="pl-PL"/>
              <w14:textFill>
                <w14:solidFill>
                  <w14:schemeClr w14:val="tx1"/>
                </w14:solidFill>
              </w14:textFill>
            </w:rPr>
          </w:rPrChange>
          <w14:textFill>
            <w14:solidFill>
              <w14:schemeClr w14:val="tx1"/>
            </w14:solidFill>
          </w14:textFill>
        </w:rPr>
      </w:pPr>
      <w:r>
        <w:rPr>
          <w:color w:val="000000" w:themeColor="text1"/>
          <w:sz w:val="21"/>
          <w:szCs w:val="21"/>
          <w:highlight w:val="yellow"/>
          <w:lang w:val="en-US"/>
          <w:rPrChange w:id="180" w:author="Wilson Deng" w:date="2026-03-06T14:34:00Z">
            <w:rPr>
              <w:color w:val="000000" w:themeColor="text1"/>
              <w:sz w:val="21"/>
              <w:szCs w:val="21"/>
              <w:highlight w:val="yellow"/>
              <w:lang w:val="pl-PL"/>
              <w14:textFill>
                <w14:solidFill>
                  <w14:schemeClr w14:val="tx1"/>
                </w14:solidFill>
              </w14:textFill>
            </w:rPr>
          </w:rPrChange>
          <w14:textFill>
            <w14:solidFill>
              <w14:schemeClr w14:val="tx1"/>
            </w14:solidFill>
          </w14:textFill>
        </w:rPr>
        <w:t>Bank Name</w:t>
      </w:r>
      <w:r>
        <w:rPr>
          <w:rFonts w:hint="eastAsia"/>
          <w:color w:val="000000" w:themeColor="text1"/>
          <w:sz w:val="21"/>
          <w:szCs w:val="21"/>
          <w:highlight w:val="yellow"/>
          <w:lang w:val="en-US"/>
          <w:rPrChange w:id="181" w:author="Wilson Deng" w:date="2026-03-06T14:34:00Z">
            <w:rPr>
              <w:rFonts w:hint="eastAsia"/>
              <w:color w:val="000000" w:themeColor="text1"/>
              <w:sz w:val="21"/>
              <w:szCs w:val="21"/>
              <w:highlight w:val="yellow"/>
              <w:lang w:val="pl-PL"/>
              <w14:textFill>
                <w14:solidFill>
                  <w14:schemeClr w14:val="tx1"/>
                </w14:solidFill>
              </w14:textFill>
            </w:rPr>
          </w:rPrChange>
          <w14:textFill>
            <w14:solidFill>
              <w14:schemeClr w14:val="tx1"/>
            </w14:solidFill>
          </w14:textFill>
        </w:rPr>
        <w:t>：</w:t>
      </w:r>
      <w:ins w:id="182" w:author="Chris Chen" w:date="2026-03-04T16:38:00Z">
        <w:r>
          <w:rPr>
            <w:rFonts w:hint="eastAsia"/>
            <w:color w:val="000000" w:themeColor="text1"/>
            <w:sz w:val="21"/>
            <w:szCs w:val="21"/>
            <w:lang w:val="en-US"/>
            <w14:textFill>
              <w14:solidFill>
                <w14:schemeClr w14:val="tx1"/>
              </w14:solidFill>
            </w14:textFill>
          </w:rPr>
          <w:t>PING AN BANK CO., LTD</w:t>
        </w:r>
      </w:ins>
      <w:del w:id="183" w:author="Chris Chen" w:date="2026-03-04T16:38:00Z">
        <w:r>
          <w:rPr>
            <w:szCs w:val="24"/>
            <w:highlight w:val="yellow"/>
            <w:lang w:val="en-US"/>
            <w:rPrChange w:id="184" w:author="Wilson Deng" w:date="2026-03-06T14:34:00Z">
              <w:rPr>
                <w:szCs w:val="24"/>
                <w:highlight w:val="yellow"/>
                <w:lang w:val="pl-PL"/>
              </w:rPr>
            </w:rPrChange>
          </w:rPr>
          <w:delText>mBank S.A.</w:delText>
        </w:r>
      </w:del>
    </w:p>
    <w:p w14:paraId="5965C81C">
      <w:pPr>
        <w:pStyle w:val="33"/>
        <w:numPr>
          <w:ilvl w:val="0"/>
          <w:numId w:val="0"/>
        </w:numPr>
        <w:tabs>
          <w:tab w:val="clear" w:pos="1560"/>
        </w:tabs>
        <w:spacing w:before="156" w:beforeLines="50" w:after="156" w:afterLines="50"/>
        <w:ind w:left="1247"/>
        <w:rPr>
          <w:ins w:id="185" w:author="Chris Chen" w:date="2026-03-04T16:38:00Z"/>
          <w:color w:val="000000" w:themeColor="text1"/>
          <w:szCs w:val="21"/>
          <w14:textFill>
            <w14:solidFill>
              <w14:schemeClr w14:val="tx1"/>
            </w14:solidFill>
          </w14:textFill>
        </w:rPr>
      </w:pPr>
      <w:r>
        <w:rPr>
          <w:color w:val="000000" w:themeColor="text1"/>
          <w:sz w:val="21"/>
          <w:szCs w:val="21"/>
          <w:highlight w:val="yellow"/>
          <w:lang w:val="en-US"/>
          <w:rPrChange w:id="186" w:author="Wilson Deng" w:date="2026-03-06T14:34:00Z">
            <w:rPr>
              <w:color w:val="000000" w:themeColor="text1"/>
              <w:sz w:val="21"/>
              <w:szCs w:val="21"/>
              <w:highlight w:val="yellow"/>
              <w:lang w:val="pl-PL"/>
              <w14:textFill>
                <w14:solidFill>
                  <w14:schemeClr w14:val="tx1"/>
                </w14:solidFill>
              </w14:textFill>
            </w:rPr>
          </w:rPrChange>
          <w14:textFill>
            <w14:solidFill>
              <w14:schemeClr w14:val="tx1"/>
            </w14:solidFill>
          </w14:textFill>
        </w:rPr>
        <w:t>Bank Address</w:t>
      </w:r>
      <w:r>
        <w:rPr>
          <w:rFonts w:hint="eastAsia"/>
          <w:color w:val="000000" w:themeColor="text1"/>
          <w:sz w:val="21"/>
          <w:szCs w:val="21"/>
          <w:highlight w:val="yellow"/>
          <w:lang w:val="en-US"/>
          <w:rPrChange w:id="187" w:author="Wilson Deng" w:date="2026-03-06T14:34:00Z">
            <w:rPr>
              <w:rFonts w:hint="eastAsia"/>
              <w:color w:val="000000" w:themeColor="text1"/>
              <w:sz w:val="21"/>
              <w:szCs w:val="21"/>
              <w:highlight w:val="yellow"/>
              <w:lang w:val="pl-PL"/>
              <w14:textFill>
                <w14:solidFill>
                  <w14:schemeClr w14:val="tx1"/>
                </w14:solidFill>
              </w14:textFill>
            </w:rPr>
          </w:rPrChange>
          <w14:textFill>
            <w14:solidFill>
              <w14:schemeClr w14:val="tx1"/>
            </w14:solidFill>
          </w14:textFill>
        </w:rPr>
        <w:t>：</w:t>
      </w:r>
      <w:ins w:id="188" w:author="Chris Chen" w:date="2026-03-04T16:38:00Z">
        <w:r>
          <w:rPr>
            <w:color w:val="000000" w:themeColor="text1"/>
            <w:sz w:val="21"/>
            <w:szCs w:val="21"/>
            <w14:textFill>
              <w14:solidFill>
                <w14:schemeClr w14:val="tx1"/>
              </w14:solidFill>
            </w14:textFill>
          </w:rPr>
          <w:t>NO.2 YE CHENG ROAD，OFFICE BUILLDING J,</w:t>
        </w:r>
      </w:ins>
      <w:ins w:id="189" w:author="Chris Chen" w:date="2026-03-04T16:38:00Z">
        <w:r>
          <w:rPr>
            <w:rFonts w:hint="eastAsia"/>
            <w:color w:val="000000" w:themeColor="text1"/>
            <w:sz w:val="21"/>
            <w:szCs w:val="21"/>
            <w:lang w:val="en-US"/>
            <w14:textFill>
              <w14:solidFill>
                <w14:schemeClr w14:val="tx1"/>
              </w14:solidFill>
            </w14:textFill>
          </w:rPr>
          <w:t xml:space="preserve"> </w:t>
        </w:r>
      </w:ins>
      <w:ins w:id="190" w:author="Chris Chen" w:date="2026-03-04T16:38:00Z">
        <w:r>
          <w:rPr>
            <w:color w:val="000000" w:themeColor="text1"/>
            <w:sz w:val="21"/>
            <w:szCs w:val="21"/>
            <w14:textFill>
              <w14:solidFill>
                <w14:schemeClr w14:val="tx1"/>
              </w14:solidFill>
            </w14:textFill>
          </w:rPr>
          <w:t>NANJING INTERNATIONAL YOUTH CULTRUE CENTR，210019，NANJING，CHINA</w:t>
        </w:r>
      </w:ins>
    </w:p>
    <w:p w14:paraId="3E8470A3">
      <w:pPr>
        <w:pStyle w:val="33"/>
        <w:numPr>
          <w:ilvl w:val="255"/>
          <w:numId w:val="0"/>
        </w:numPr>
        <w:tabs>
          <w:tab w:val="left" w:pos="-426"/>
        </w:tabs>
        <w:spacing w:before="156" w:after="156"/>
        <w:ind w:firstLine="1320" w:firstLineChars="600"/>
        <w:rPr>
          <w:del w:id="191" w:author="Chris Chen" w:date="2026-03-04T16:38:00Z"/>
          <w:highlight w:val="yellow"/>
          <w:lang w:val="pl-PL"/>
        </w:rPr>
      </w:pPr>
      <w:del w:id="192" w:author="Chris Chen" w:date="2026-03-04T16:38:00Z">
        <w:r>
          <w:rPr>
            <w:highlight w:val="yellow"/>
            <w:lang w:val="pl-PL"/>
          </w:rPr>
          <w:delText xml:space="preserve">ul. Prosta 18, </w:delText>
        </w:r>
      </w:del>
      <w:del w:id="193" w:author="Chris Chen" w:date="2026-03-04T16:38:00Z">
        <w:r>
          <w:rPr>
            <w:szCs w:val="24"/>
            <w:highlight w:val="yellow"/>
            <w:lang w:val="pl-PL"/>
          </w:rPr>
          <w:delText>00-850 Warszawa</w:delText>
        </w:r>
      </w:del>
    </w:p>
    <w:p w14:paraId="5965C81D">
      <w:pPr>
        <w:pStyle w:val="33"/>
        <w:numPr>
          <w:ilvl w:val="1"/>
          <w:numId w:val="0"/>
        </w:numPr>
        <w:tabs>
          <w:tab w:val="clear" w:pos="1560"/>
        </w:tabs>
        <w:spacing w:before="156" w:beforeLines="50" w:after="156" w:afterLines="50"/>
        <w:ind w:firstLine="1320" w:firstLineChars="600"/>
        <w:rPr>
          <w:ins w:id="194" w:author="Chris Chen" w:date="2026-03-04T16:38:00Z"/>
          <w:color w:val="000000" w:themeColor="text1"/>
          <w:szCs w:val="21"/>
          <w14:textFill>
            <w14:solidFill>
              <w14:schemeClr w14:val="tx1"/>
            </w14:solidFill>
          </w14:textFill>
        </w:rPr>
      </w:pPr>
      <w:del w:id="195" w:author="Chris Chen" w:date="2026-03-04T16:38:00Z">
        <w:r>
          <w:rPr>
            <w:color w:val="000000" w:themeColor="text1"/>
            <w:szCs w:val="21"/>
            <w:highlight w:val="yellow"/>
            <w:lang w:val="en-US"/>
            <w:rPrChange w:id="196" w:author="Wilson Deng" w:date="2026-03-06T14:34:00Z">
              <w:rPr>
                <w:color w:val="000000" w:themeColor="text1"/>
                <w:szCs w:val="21"/>
                <w:highlight w:val="yellow"/>
                <w:lang w:val="pl-PL"/>
                <w14:textFill>
                  <w14:solidFill>
                    <w14:schemeClr w14:val="tx1"/>
                  </w14:solidFill>
                </w14:textFill>
              </w:rPr>
            </w:rPrChange>
            <w14:textFill>
              <w14:solidFill>
                <w14:schemeClr w14:val="tx1"/>
              </w14:solidFill>
            </w14:textFill>
          </w:rPr>
          <w:tab/>
        </w:r>
      </w:del>
      <w:del w:id="197" w:author="Chris Chen" w:date="2026-03-04T16:38:00Z">
        <w:r>
          <w:rPr>
            <w:color w:val="000000" w:themeColor="text1"/>
            <w:szCs w:val="21"/>
            <w:highlight w:val="yellow"/>
            <w:lang w:val="en-US"/>
            <w:rPrChange w:id="198" w:author="Wilson Deng" w:date="2026-03-06T14:34:00Z">
              <w:rPr>
                <w:color w:val="000000" w:themeColor="text1"/>
                <w:szCs w:val="21"/>
                <w:highlight w:val="yellow"/>
                <w:lang w:val="pl-PL"/>
                <w14:textFill>
                  <w14:solidFill>
                    <w14:schemeClr w14:val="tx1"/>
                  </w14:solidFill>
                </w14:textFill>
              </w:rPr>
            </w:rPrChange>
            <w14:textFill>
              <w14:solidFill>
                <w14:schemeClr w14:val="tx1"/>
              </w14:solidFill>
            </w14:textFill>
          </w:rPr>
          <w:tab/>
        </w:r>
      </w:del>
      <w:r>
        <w:rPr>
          <w:color w:val="000000" w:themeColor="text1"/>
          <w:sz w:val="21"/>
          <w:szCs w:val="21"/>
          <w:highlight w:val="yellow"/>
          <w14:textFill>
            <w14:solidFill>
              <w14:schemeClr w14:val="tx1"/>
            </w14:solidFill>
          </w14:textFill>
        </w:rPr>
        <w:t xml:space="preserve">Swift Code:  </w:t>
      </w:r>
      <w:ins w:id="199" w:author="Chris Chen" w:date="2026-03-04T16:38:00Z">
        <w:r>
          <w:rPr>
            <w:color w:val="000000" w:themeColor="text1"/>
            <w:sz w:val="21"/>
            <w:szCs w:val="21"/>
            <w14:textFill>
              <w14:solidFill>
                <w14:schemeClr w14:val="tx1"/>
              </w14:solidFill>
            </w14:textFill>
          </w:rPr>
          <w:t xml:space="preserve"> </w:t>
        </w:r>
      </w:ins>
      <w:ins w:id="200" w:author="Chris Chen" w:date="2026-03-04T16:38:00Z">
        <w:r>
          <w:rPr>
            <w:sz w:val="21"/>
            <w:szCs w:val="21"/>
          </w:rPr>
          <w:t>SZDBCNBSNJB</w:t>
        </w:r>
      </w:ins>
    </w:p>
    <w:p w14:paraId="5965C81E">
      <w:pPr>
        <w:pStyle w:val="33"/>
        <w:numPr>
          <w:ilvl w:val="0"/>
          <w:numId w:val="0"/>
        </w:numPr>
        <w:tabs>
          <w:tab w:val="clear" w:pos="1560"/>
        </w:tabs>
        <w:spacing w:before="156" w:beforeLines="50" w:after="156" w:afterLines="50"/>
        <w:ind w:left="1247"/>
        <w:rPr>
          <w:ins w:id="201" w:author="Chris Chen" w:date="2026-03-04T16:39:00Z"/>
          <w:color w:val="000000" w:themeColor="text1"/>
          <w:szCs w:val="21"/>
          <w14:textFill>
            <w14:solidFill>
              <w14:schemeClr w14:val="tx1"/>
            </w14:solidFill>
          </w14:textFill>
        </w:rPr>
      </w:pPr>
      <w:ins w:id="202" w:author="Chris Chen" w:date="2026-03-04T16:39:00Z">
        <w:r>
          <w:rPr>
            <w:color w:val="000000" w:themeColor="text1"/>
            <w:sz w:val="21"/>
            <w:szCs w:val="21"/>
            <w14:textFill>
              <w14:solidFill>
                <w14:schemeClr w14:val="tx1"/>
              </w14:solidFill>
            </w14:textFill>
          </w:rPr>
          <w:t>EUR Account No</w:t>
        </w:r>
      </w:ins>
      <w:ins w:id="203" w:author="Chris Chen" w:date="2026-03-04T16:39:00Z">
        <w:r>
          <w:rPr>
            <w:rFonts w:hint="eastAsia"/>
            <w:color w:val="000000" w:themeColor="text1"/>
            <w:sz w:val="21"/>
            <w:szCs w:val="21"/>
            <w14:textFill>
              <w14:solidFill>
                <w14:schemeClr w14:val="tx1"/>
              </w14:solidFill>
            </w14:textFill>
          </w:rPr>
          <w:t>：</w:t>
        </w:r>
      </w:ins>
      <w:ins w:id="204" w:author="Chris Chen" w:date="2026-03-04T16:39:00Z">
        <w:r>
          <w:rPr>
            <w:sz w:val="21"/>
            <w:szCs w:val="21"/>
          </w:rPr>
          <w:t>15413338888887</w:t>
        </w:r>
      </w:ins>
    </w:p>
    <w:p w14:paraId="737FFE38">
      <w:pPr>
        <w:pStyle w:val="33"/>
        <w:numPr>
          <w:ilvl w:val="255"/>
          <w:numId w:val="0"/>
        </w:numPr>
        <w:tabs>
          <w:tab w:val="left" w:pos="-426"/>
        </w:tabs>
        <w:spacing w:before="156" w:after="156"/>
        <w:ind w:left="1247"/>
        <w:rPr>
          <w:del w:id="205" w:author="Chris Chen" w:date="2026-03-04T16:39:00Z"/>
          <w:color w:val="000000" w:themeColor="text1"/>
          <w:szCs w:val="21"/>
          <w:highlight w:val="yellow"/>
          <w14:textFill>
            <w14:solidFill>
              <w14:schemeClr w14:val="tx1"/>
            </w14:solidFill>
          </w14:textFill>
        </w:rPr>
      </w:pPr>
      <w:del w:id="206" w:author="Chris Chen" w:date="2026-03-04T16:39:00Z">
        <w:r>
          <w:rPr>
            <w:szCs w:val="24"/>
            <w:highlight w:val="yellow"/>
            <w:lang w:val="en-US"/>
          </w:rPr>
          <w:delText>BREXPLPWXXX</w:delText>
        </w:r>
      </w:del>
    </w:p>
    <w:p w14:paraId="39FED573">
      <w:pPr>
        <w:pStyle w:val="33"/>
        <w:numPr>
          <w:ilvl w:val="255"/>
          <w:numId w:val="0"/>
        </w:numPr>
        <w:tabs>
          <w:tab w:val="left" w:pos="-426"/>
        </w:tabs>
        <w:spacing w:before="156" w:after="156"/>
        <w:ind w:left="1247"/>
        <w:rPr>
          <w:del w:id="207" w:author="Chris Chen" w:date="2026-03-04T16:39:00Z"/>
          <w:color w:val="000000" w:themeColor="text1"/>
          <w:szCs w:val="21"/>
          <w14:textFill>
            <w14:solidFill>
              <w14:schemeClr w14:val="tx1"/>
            </w14:solidFill>
          </w14:textFill>
        </w:rPr>
      </w:pPr>
      <w:del w:id="208" w:author="Chris Chen" w:date="2026-03-04T16:39:00Z">
        <w:r>
          <w:rPr>
            <w:color w:val="000000" w:themeColor="text1"/>
            <w:sz w:val="21"/>
            <w:szCs w:val="21"/>
            <w:highlight w:val="yellow"/>
            <w14:textFill>
              <w14:solidFill>
                <w14:schemeClr w14:val="tx1"/>
              </w14:solidFill>
            </w14:textFill>
          </w:rPr>
          <w:tab/>
        </w:r>
      </w:del>
      <w:del w:id="209" w:author="Chris Chen" w:date="2026-03-04T16:39:00Z">
        <w:r>
          <w:rPr>
            <w:color w:val="000000" w:themeColor="text1"/>
            <w:sz w:val="21"/>
            <w:szCs w:val="21"/>
            <w:highlight w:val="yellow"/>
            <w14:textFill>
              <w14:solidFill>
                <w14:schemeClr w14:val="tx1"/>
              </w14:solidFill>
            </w14:textFill>
          </w:rPr>
          <w:tab/>
        </w:r>
      </w:del>
      <w:del w:id="210" w:author="Chris Chen" w:date="2026-03-04T16:39:00Z">
        <w:r>
          <w:rPr>
            <w:color w:val="000000" w:themeColor="text1"/>
            <w:sz w:val="21"/>
            <w:szCs w:val="21"/>
            <w:highlight w:val="yellow"/>
            <w14:textFill>
              <w14:solidFill>
                <w14:schemeClr w14:val="tx1"/>
              </w14:solidFill>
            </w14:textFill>
          </w:rPr>
          <w:delText>USD Account No</w:delText>
        </w:r>
      </w:del>
      <w:del w:id="211" w:author="Chris Chen" w:date="2026-03-04T16:39:00Z">
        <w:r>
          <w:rPr>
            <w:rFonts w:hint="eastAsia"/>
            <w:color w:val="000000" w:themeColor="text1"/>
            <w:sz w:val="21"/>
            <w:szCs w:val="21"/>
            <w:highlight w:val="yellow"/>
            <w14:textFill>
              <w14:solidFill>
                <w14:schemeClr w14:val="tx1"/>
              </w14:solidFill>
            </w14:textFill>
          </w:rPr>
          <w:delText>：</w:delText>
        </w:r>
      </w:del>
      <w:del w:id="212" w:author="Chris Chen" w:date="2026-03-04T16:39:00Z">
        <w:r>
          <w:rPr>
            <w:szCs w:val="24"/>
            <w:highlight w:val="yellow"/>
            <w:lang w:val="en-US"/>
          </w:rPr>
          <w:delText>IBAN PL07 1140 1010 0000 7549 2800 1003</w:delText>
        </w:r>
      </w:del>
      <w:del w:id="213" w:author="Chris Chen" w:date="2026-03-04T16:39:00Z">
        <w:r>
          <w:rPr>
            <w:szCs w:val="24"/>
          </w:rPr>
          <w:delText xml:space="preserve"> </w:delText>
        </w:r>
      </w:del>
    </w:p>
    <w:p w14:paraId="4354E991">
      <w:pPr>
        <w:pStyle w:val="33"/>
        <w:numPr>
          <w:ilvl w:val="0"/>
          <w:numId w:val="0"/>
        </w:numPr>
        <w:spacing w:before="156" w:after="156"/>
        <w:ind w:left="1247"/>
        <w:rPr>
          <w:del w:id="214" w:author="Tomasz  Więckowski" w:date="2026-02-26T10:12:00Z"/>
          <w:color w:val="000000" w:themeColor="text1"/>
          <w:sz w:val="21"/>
          <w:szCs w:val="21"/>
          <w:lang w:val="en-US"/>
          <w14:textFill>
            <w14:solidFill>
              <w14:schemeClr w14:val="tx1"/>
            </w14:solidFill>
          </w14:textFill>
        </w:rPr>
      </w:pPr>
      <w:del w:id="215" w:author="Tomasz  Więckowski" w:date="2026-02-26T10:12:00Z">
        <w:commentRangeStart w:id="9"/>
        <w:r>
          <w:rPr>
            <w:color w:val="000000" w:themeColor="text1"/>
            <w:sz w:val="21"/>
            <w:szCs w:val="21"/>
            <w14:textFill>
              <w14:solidFill>
                <w14:schemeClr w14:val="tx1"/>
              </w14:solidFill>
            </w14:textFill>
          </w:rPr>
          <w:delText>Unless</w:delText>
        </w:r>
        <w:commentRangeEnd w:id="9"/>
      </w:del>
      <w:r>
        <w:rPr>
          <w:rStyle w:val="17"/>
          <w:color w:val="000000" w:themeColor="text1"/>
          <w14:textFill>
            <w14:solidFill>
              <w14:schemeClr w14:val="tx1"/>
            </w14:solidFill>
          </w14:textFill>
        </w:rPr>
        <w:commentReference w:id="9"/>
      </w:r>
      <w:del w:id="216" w:author="Tomasz  Więckowski" w:date="2026-02-26T10:12:00Z">
        <w:r>
          <w:rPr>
            <w:color w:val="000000" w:themeColor="text1"/>
            <w:sz w:val="21"/>
            <w:szCs w:val="21"/>
            <w14:textFill>
              <w14:solidFill>
                <w14:schemeClr w14:val="tx1"/>
              </w14:solidFill>
            </w14:textFill>
          </w:rPr>
          <w:delText xml:space="preserve"> expressed otherwise hereof, the Parties acknowledge and agree that in the event of any unpaid overdue amount (including principal, liquidated damages, costs, and interest) arising from other sales contract, agreements, orders and binding documents concluded between the SELLER and the BUYER (the “Debt”), all the amount paid by the BUYER after the effective date </w:delText>
        </w:r>
      </w:del>
      <w:del w:id="217" w:author="Tomasz  Więckowski" w:date="2026-02-26T10:12:00Z">
        <w:r>
          <w:rPr>
            <w:color w:val="000000" w:themeColor="text1"/>
            <w:sz w:val="21"/>
            <w:szCs w:val="21"/>
            <w:lang w:val="en-US"/>
            <w14:textFill>
              <w14:solidFill>
                <w14:schemeClr w14:val="tx1"/>
              </w14:solidFill>
            </w14:textFill>
          </w:rPr>
          <w:delText xml:space="preserve">may be allocated by the Seller towards existing and due receivables, unless the Buyer indicates otherwise at the time of payment. Such allocation shall be promptly confirmed to the Buyer in documentary form, sent to the email address specified in the Agreement. </w:delText>
        </w:r>
      </w:del>
    </w:p>
    <w:p w14:paraId="54FD1DF3">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All amounts due under this Contract shall be paid in full without any set-off, counterclaim, deduction or withholding (other than any deduction or withholding of tax as required by law).</w:t>
      </w:r>
    </w:p>
    <w:p w14:paraId="095EBC20">
      <w:pPr>
        <w:pStyle w:val="33"/>
        <w:spacing w:before="156" w:after="156"/>
        <w:ind w:left="1247" w:hanging="680"/>
        <w:rPr>
          <w:del w:id="218" w:author="Tomasz  Więckowski" w:date="2026-02-26T10:14:00Z"/>
          <w:color w:val="000000" w:themeColor="text1"/>
          <w:szCs w:val="21"/>
          <w14:textFill>
            <w14:solidFill>
              <w14:schemeClr w14:val="tx1"/>
            </w14:solidFill>
          </w14:textFill>
        </w:rPr>
      </w:pPr>
      <w:del w:id="219" w:author="Tomasz  Więckowski" w:date="2026-02-26T10:14:00Z">
        <w:r>
          <w:rPr>
            <w:color w:val="000000" w:themeColor="text1"/>
            <w:sz w:val="21"/>
            <w:szCs w:val="21"/>
            <w14:textFill>
              <w14:solidFill>
                <w14:schemeClr w14:val="tx1"/>
              </w14:solidFill>
            </w14:textFill>
          </w:rPr>
          <w:delText>The BUYER shall reimburse the SELLER for all reasonable costs (including legal fees and collection agency fees) incurred in recovering overdue amounts.</w:delText>
        </w:r>
      </w:del>
    </w:p>
    <w:p w14:paraId="18654247">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Titles</w:t>
      </w:r>
    </w:p>
    <w:p w14:paraId="7FAC5490">
      <w:pPr>
        <w:pStyle w:val="33"/>
        <w:spacing w:before="156" w:after="156"/>
        <w:ind w:left="1247" w:hanging="68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Legal and equitable title to any of the Commodities shall only pass to the BUYER upon the later of the following: (1) the receipt of payment in full (without set off, counterclaim or any deduction) by the SELLER; (2) the delivery of the Commodities. However, </w:t>
      </w:r>
      <w:r>
        <w:rPr>
          <w:color w:val="000000" w:themeColor="text1"/>
          <w:sz w:val="21"/>
          <w:szCs w:val="21"/>
          <w14:textFill>
            <w14:solidFill>
              <w14:schemeClr w14:val="tx1"/>
            </w14:solidFill>
          </w14:textFill>
        </w:rPr>
        <w:t xml:space="preserve">Risk in Commodities shall pass to the BUYER on </w:t>
      </w:r>
      <w:r>
        <w:rPr>
          <w:color w:val="000000" w:themeColor="text1"/>
          <w:szCs w:val="21"/>
          <w14:textFill>
            <w14:solidFill>
              <w14:schemeClr w14:val="tx1"/>
            </w14:solidFill>
          </w14:textFill>
        </w:rPr>
        <w:t>d</w:t>
      </w:r>
      <w:r>
        <w:rPr>
          <w:color w:val="000000" w:themeColor="text1"/>
          <w:sz w:val="21"/>
          <w:szCs w:val="21"/>
          <w14:textFill>
            <w14:solidFill>
              <w14:schemeClr w14:val="tx1"/>
            </w14:solidFill>
          </w14:textFill>
        </w:rPr>
        <w:t xml:space="preserve">elivery. </w:t>
      </w:r>
    </w:p>
    <w:p w14:paraId="1135100D">
      <w:pPr>
        <w:pStyle w:val="33"/>
        <w:numPr>
          <w:ilvl w:val="0"/>
          <w:numId w:val="0"/>
        </w:numPr>
        <w:spacing w:before="156" w:after="156"/>
        <w:ind w:left="1247"/>
        <w:rPr>
          <w:color w:val="000000" w:themeColor="text1"/>
          <w:szCs w:val="21"/>
          <w:lang w:val="en-US"/>
          <w14:textFill>
            <w14:solidFill>
              <w14:schemeClr w14:val="tx1"/>
            </w14:solidFill>
          </w14:textFill>
        </w:rPr>
      </w:pPr>
    </w:p>
    <w:p w14:paraId="3BB58064">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14:paraId="3D0B429D">
      <w:pPr>
        <w:pStyle w:val="33"/>
        <w:numPr>
          <w:ilvl w:val="0"/>
          <w:numId w:val="0"/>
        </w:numPr>
        <w:spacing w:before="156" w:after="156"/>
        <w:ind w:left="1247"/>
        <w:rPr>
          <w:strike/>
          <w:color w:val="000000" w:themeColor="text1"/>
          <w:szCs w:val="21"/>
          <w:lang w:val="en-US"/>
          <w14:textFill>
            <w14:solidFill>
              <w14:schemeClr w14:val="tx1"/>
            </w14:solidFill>
          </w14:textFill>
        </w:rPr>
      </w:pPr>
    </w:p>
    <w:p w14:paraId="7407430B">
      <w:pPr>
        <w:pStyle w:val="33"/>
        <w:spacing w:before="156" w:after="156"/>
        <w:ind w:left="1247" w:hanging="680"/>
        <w:rPr>
          <w:del w:id="220" w:author="Tomasz  Więckowski" w:date="2026-02-26T10:15:00Z"/>
          <w:color w:val="000000" w:themeColor="text1"/>
          <w:szCs w:val="21"/>
          <w14:textFill>
            <w14:solidFill>
              <w14:schemeClr w14:val="tx1"/>
            </w14:solidFill>
          </w14:textFill>
        </w:rPr>
      </w:pPr>
      <w:del w:id="221" w:author="Tomasz  Więckowski" w:date="2026-02-26T10:15:00Z">
        <w:r>
          <w:rPr>
            <w:color w:val="000000" w:themeColor="text1"/>
            <w:sz w:val="21"/>
            <w:szCs w:val="21"/>
            <w14:textFill>
              <w14:solidFill>
                <w14:schemeClr w14:val="tx1"/>
              </w14:solidFill>
            </w14:textFill>
          </w:rPr>
          <w:delText>Receipt by the SELLER of any cheque, other bill of exchange or electronic funds transfer shall not be deemed to be payment until the same has been honoured or cleared.</w:delText>
        </w:r>
      </w:del>
    </w:p>
    <w:p w14:paraId="0F5ABD85">
      <w:pPr>
        <w:pStyle w:val="27"/>
        <w:spacing w:before="156" w:after="156"/>
        <w:rPr>
          <w:color w:val="000000" w:themeColor="text1"/>
          <w14:textFill>
            <w14:solidFill>
              <w14:schemeClr w14:val="tx1"/>
            </w14:solidFill>
          </w14:textFill>
        </w:rPr>
      </w:pPr>
      <w:commentRangeStart w:id="10"/>
      <w:commentRangeStart w:id="11"/>
      <w:r>
        <w:rPr>
          <w:color w:val="000000" w:themeColor="text1"/>
          <w:sz w:val="21"/>
          <w14:textFill>
            <w14:solidFill>
              <w14:schemeClr w14:val="tx1"/>
            </w14:solidFill>
          </w14:textFill>
        </w:rPr>
        <w:t>Warranty</w:t>
      </w:r>
      <w:commentRangeEnd w:id="10"/>
      <w:r>
        <w:rPr>
          <w:rStyle w:val="17"/>
          <w:color w:val="000000" w:themeColor="text1"/>
          <w:sz w:val="22"/>
          <w14:textFill>
            <w14:solidFill>
              <w14:schemeClr w14:val="tx1"/>
            </w14:solidFill>
          </w14:textFill>
        </w:rPr>
        <w:commentReference w:id="10"/>
      </w:r>
      <w:commentRangeEnd w:id="11"/>
      <w:r>
        <w:rPr>
          <w:rStyle w:val="17"/>
          <w:color w:val="000000" w:themeColor="text1"/>
          <w:sz w:val="22"/>
          <w14:textFill>
            <w14:solidFill>
              <w14:schemeClr w14:val="tx1"/>
            </w14:solidFill>
          </w14:textFill>
        </w:rPr>
        <w:commentReference w:id="11"/>
      </w:r>
    </w:p>
    <w:p w14:paraId="2725617F">
      <w:pPr>
        <w:pStyle w:val="33"/>
        <w:spacing w:before="156" w:after="156"/>
        <w:ind w:left="1247" w:hanging="680"/>
        <w:rPr>
          <w:del w:id="222" w:author="Tomasz  Więckowski" w:date="2026-02-26T10:18:00Z"/>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w:t>
      </w:r>
      <w:r>
        <w:rPr>
          <w:color w:val="000000" w:themeColor="text1"/>
          <w:szCs w:val="21"/>
          <w14:textFill>
            <w14:solidFill>
              <w14:schemeClr w14:val="tx1"/>
            </w14:solidFill>
          </w14:textFill>
        </w:rPr>
        <w:t xml:space="preserve">(attached as an appendix to this </w:t>
      </w:r>
      <w:del w:id="223" w:author="TLL" w:date="2026-03-04T10:56:00Z">
        <w:r>
          <w:rPr>
            <w:color w:val="000000" w:themeColor="text1"/>
            <w:szCs w:val="21"/>
            <w14:textFill>
              <w14:solidFill>
                <w14:schemeClr w14:val="tx1"/>
              </w14:solidFill>
            </w14:textFill>
          </w:rPr>
          <w:delText>Agreement</w:delText>
        </w:r>
      </w:del>
      <w:ins w:id="224" w:author="TLL" w:date="2026-03-04T10:56:00Z">
        <w:r>
          <w:rPr>
            <w:rFonts w:hint="eastAsia"/>
            <w:color w:val="000000" w:themeColor="text1"/>
            <w:szCs w:val="21"/>
            <w14:textFill>
              <w14:solidFill>
                <w14:schemeClr w14:val="tx1"/>
              </w14:solidFill>
            </w14:textFill>
          </w:rPr>
          <w:t>contract</w:t>
        </w:r>
      </w:ins>
      <w:r>
        <w:rPr>
          <w:color w:val="000000" w:themeColor="text1"/>
          <w:szCs w:val="21"/>
          <w14:textFill>
            <w14:solidFill>
              <w14:schemeClr w14:val="tx1"/>
            </w14:solidFill>
          </w14:textFill>
        </w:rPr>
        <w:t>)</w:t>
      </w:r>
      <w:r>
        <w:rPr>
          <w:color w:val="000000" w:themeColor="text1"/>
          <w:sz w:val="21"/>
          <w:szCs w:val="21"/>
          <w14:textFill>
            <w14:solidFill>
              <w14:schemeClr w14:val="tx1"/>
            </w14:solidFill>
          </w14:textFill>
        </w:rPr>
        <w:t>, SELLER makes no warranty whatsoever with respect to the Commodities, including any (i) warranty of merchantability;  (ii) warranty of fitness for a particular purpose; or (iv) warranty against infringement of intellectual property rights of a third party</w:t>
      </w:r>
      <w:ins w:id="225" w:author="Tomasz  Więckowski" w:date="2026-02-26T15:43:00Z">
        <w:r>
          <w:rPr>
            <w:color w:val="000000" w:themeColor="text1"/>
            <w:sz w:val="21"/>
            <w:szCs w:val="21"/>
            <w14:textFill>
              <w14:solidFill>
                <w14:schemeClr w14:val="tx1"/>
              </w14:solidFill>
            </w14:textFill>
          </w:rPr>
          <w:t xml:space="preserve">. </w:t>
        </w:r>
      </w:ins>
      <w:del w:id="226" w:author="Tomasz  Więckowski" w:date="2026-02-26T10:18:00Z">
        <w:commentRangeStart w:id="12"/>
        <w:r>
          <w:rPr>
            <w:color w:val="000000" w:themeColor="text1"/>
            <w:sz w:val="21"/>
            <w:szCs w:val="21"/>
            <w14:textFill>
              <w14:solidFill>
                <w14:schemeClr w14:val="tx1"/>
              </w14:solidFill>
            </w14:textFill>
          </w:rPr>
          <w:delText xml:space="preserve">; whether express or implied by law, course of dealing, course of </w:delText>
        </w:r>
        <w:commentRangeStart w:id="13"/>
        <w:r>
          <w:rPr>
            <w:color w:val="000000" w:themeColor="text1"/>
            <w:sz w:val="21"/>
            <w:szCs w:val="21"/>
            <w14:textFill>
              <w14:solidFill>
                <w14:schemeClr w14:val="tx1"/>
              </w14:solidFill>
            </w14:textFill>
          </w:rPr>
          <w:delText>performance</w:delText>
        </w:r>
        <w:commentRangeEnd w:id="13"/>
      </w:del>
      <w:r>
        <w:rPr>
          <w:rStyle w:val="17"/>
          <w:color w:val="000000" w:themeColor="text1"/>
          <w14:textFill>
            <w14:solidFill>
              <w14:schemeClr w14:val="tx1"/>
            </w14:solidFill>
          </w14:textFill>
        </w:rPr>
        <w:commentReference w:id="13"/>
      </w:r>
      <w:del w:id="227" w:author="Tomasz  Więckowski" w:date="2026-02-26T10:18:00Z">
        <w:r>
          <w:rPr>
            <w:color w:val="000000" w:themeColor="text1"/>
            <w:sz w:val="21"/>
            <w:szCs w:val="21"/>
            <w14:textFill>
              <w14:solidFill>
                <w14:schemeClr w14:val="tx1"/>
              </w14:solidFill>
            </w14:textFill>
          </w:rPr>
          <w:delText xml:space="preserve">, usage of trade or otherwise. </w:delText>
        </w:r>
      </w:del>
    </w:p>
    <w:p w14:paraId="06F53B18">
      <w:pPr>
        <w:pStyle w:val="33"/>
        <w:spacing w:before="156" w:after="156"/>
        <w:ind w:left="1247" w:hanging="680"/>
        <w:rPr>
          <w:color w:val="000000" w:themeColor="text1"/>
          <w:sz w:val="21"/>
          <w:szCs w:val="21"/>
          <w14:textFill>
            <w14:solidFill>
              <w14:schemeClr w14:val="tx1"/>
            </w14:solidFill>
          </w14:textFill>
        </w:rPr>
      </w:pPr>
      <w:commentRangeStart w:id="14"/>
      <w:r>
        <w:rPr>
          <w:color w:val="000000" w:themeColor="text1"/>
          <w:sz w:val="21"/>
          <w:szCs w:val="21"/>
          <w14:textFill>
            <w14:solidFill>
              <w14:schemeClr w14:val="tx1"/>
            </w14:solidFill>
          </w14:textFill>
        </w:rPr>
        <w:t>The warranty period shall commence on the earlier of:</w:t>
      </w:r>
    </w:p>
    <w:p w14:paraId="08E8C4DD">
      <w:pPr>
        <w:pStyle w:val="33"/>
        <w:numPr>
          <w:ilvl w:val="0"/>
          <w:numId w:val="0"/>
        </w:numPr>
        <w:ind w:left="992"/>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 the date of commissioning (PAC); or</w:t>
      </w:r>
    </w:p>
    <w:p w14:paraId="64D50E27">
      <w:pPr>
        <w:pStyle w:val="33"/>
        <w:numPr>
          <w:ilvl w:val="0"/>
          <w:numId w:val="0"/>
        </w:numPr>
        <w:ind w:left="992"/>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(b) six (6) months after the shipment date of the Commodities from the Seller's factory.</w:t>
      </w:r>
      <w:commentRangeEnd w:id="14"/>
      <w:r>
        <w:rPr>
          <w:rStyle w:val="17"/>
          <w:color w:val="000000" w:themeColor="text1"/>
          <w14:textFill>
            <w14:solidFill>
              <w14:schemeClr w14:val="tx1"/>
            </w14:solidFill>
          </w14:textFill>
        </w:rPr>
        <w:commentReference w:id="14"/>
      </w:r>
      <w:commentRangeEnd w:id="12"/>
      <w:r>
        <w:rPr>
          <w:rStyle w:val="17"/>
          <w:color w:val="000000" w:themeColor="text1"/>
          <w14:textFill>
            <w14:solidFill>
              <w14:schemeClr w14:val="tx1"/>
            </w14:solidFill>
          </w14:textFill>
        </w:rPr>
        <w:commentReference w:id="12"/>
      </w:r>
    </w:p>
    <w:p w14:paraId="59A106E7">
      <w:pPr>
        <w:pStyle w:val="33"/>
        <w:numPr>
          <w:ilvl w:val="0"/>
          <w:numId w:val="0"/>
        </w:numPr>
        <w:ind w:left="992"/>
        <w:rPr>
          <w:color w:val="000000" w:themeColor="text1"/>
          <w:szCs w:val="21"/>
          <w:lang w:val="en-US"/>
          <w14:textFill>
            <w14:solidFill>
              <w14:schemeClr w14:val="tx1"/>
            </w14:solidFill>
          </w14:textFill>
        </w:rPr>
      </w:pPr>
    </w:p>
    <w:p w14:paraId="1842B4DF">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The Warranty shall only apply: (a) to Commodities which have been manufactured by the SELLER; and (b) to Commodities which have been installed, maintained, used and protected in accordance with specifications issued by the SELLER</w:t>
      </w:r>
      <w:ins w:id="228" w:author="TLL" w:date="2026-03-04T11:06:00Z">
        <w:r>
          <w:rPr>
            <w:rFonts w:hint="eastAsia"/>
            <w:color w:val="000000" w:themeColor="text1"/>
            <w:sz w:val="21"/>
            <w:szCs w:val="21"/>
            <w14:textFill>
              <w14:solidFill>
                <w14:schemeClr w14:val="tx1"/>
              </w14:solidFill>
            </w14:textFill>
          </w:rPr>
          <w:t>.</w:t>
        </w:r>
      </w:ins>
      <w:ins w:id="229" w:author="Tomasz  Więckowski" w:date="2026-02-26T10:47:00Z">
        <w:del w:id="230" w:author="TLL" w:date="2026-03-04T11:06:00Z">
          <w:r>
            <w:rPr>
              <w:color w:val="000000" w:themeColor="text1"/>
              <w:sz w:val="21"/>
              <w:szCs w:val="21"/>
              <w14:textFill>
                <w14:solidFill>
                  <w14:schemeClr w14:val="tx1"/>
                </w14:solidFill>
              </w14:textFill>
            </w:rPr>
            <w:delText xml:space="preserve"> </w:delText>
          </w:r>
          <w:commentRangeStart w:id="15"/>
          <w:r>
            <w:rPr>
              <w:color w:val="000000" w:themeColor="text1"/>
              <w:sz w:val="21"/>
              <w:szCs w:val="21"/>
              <w14:textFill>
                <w14:solidFill>
                  <w14:schemeClr w14:val="tx1"/>
                </w14:solidFill>
              </w14:textFill>
            </w:rPr>
            <w:delText xml:space="preserve">or its </w:delText>
          </w:r>
          <w:commentRangeEnd w:id="15"/>
        </w:del>
      </w:ins>
      <w:r>
        <w:rPr>
          <w:rStyle w:val="17"/>
          <w:color w:val="000000" w:themeColor="text1"/>
          <w14:textFill>
            <w14:solidFill>
              <w14:schemeClr w14:val="tx1"/>
            </w14:solidFill>
          </w14:textFill>
        </w:rPr>
        <w:commentReference w:id="15"/>
      </w:r>
      <w:ins w:id="231" w:author="Tomasz  Więckowski" w:date="2026-02-26T10:47:00Z">
        <w:del w:id="232" w:author="TLL" w:date="2026-03-04T11:06:00Z">
          <w:r>
            <w:rPr>
              <w:color w:val="000000" w:themeColor="text1"/>
              <w:sz w:val="21"/>
              <w:szCs w:val="21"/>
              <w14:textFill>
                <w14:solidFill>
                  <w14:schemeClr w14:val="tx1"/>
                </w14:solidFill>
              </w14:textFill>
            </w:rPr>
            <w:delText>authorised subcontractors (</w:delText>
          </w:r>
        </w:del>
      </w:ins>
      <w:ins w:id="233" w:author="Tomasz  Więckowski" w:date="2026-02-26T10:53:00Z">
        <w:del w:id="234" w:author="TLL" w:date="2026-03-04T11:06:00Z">
          <w:r>
            <w:rPr>
              <w:color w:val="000000" w:themeColor="text1"/>
              <w:sz w:val="21"/>
              <w:szCs w:val="21"/>
              <w14:textFill>
                <w14:solidFill>
                  <w14:schemeClr w14:val="tx1"/>
                </w14:solidFill>
              </w14:textFill>
            </w:rPr>
            <w:delText>according to</w:delText>
          </w:r>
        </w:del>
      </w:ins>
      <w:ins w:id="235" w:author="Tomasz  Więckowski" w:date="2026-02-26T10:47:00Z">
        <w:del w:id="236" w:author="TLL" w:date="2026-03-04T11:06:00Z">
          <w:r>
            <w:rPr>
              <w:color w:val="000000" w:themeColor="text1"/>
              <w:sz w:val="21"/>
              <w:szCs w:val="21"/>
              <w14:textFill>
                <w14:solidFill>
                  <w14:schemeClr w14:val="tx1"/>
                </w14:solidFill>
              </w14:textFill>
            </w:rPr>
            <w:delText xml:space="preserve"> Section 5</w:delText>
          </w:r>
        </w:del>
      </w:ins>
      <w:ins w:id="237" w:author="Tomasz  Więckowski" w:date="2026-02-26T10:48:00Z">
        <w:del w:id="238" w:author="TLL" w:date="2026-03-04T11:06:00Z">
          <w:r>
            <w:rPr>
              <w:color w:val="000000" w:themeColor="text1"/>
              <w:sz w:val="21"/>
              <w:szCs w:val="21"/>
              <w14:textFill>
                <w14:solidFill>
                  <w14:schemeClr w14:val="tx1"/>
                </w14:solidFill>
              </w14:textFill>
            </w:rPr>
            <w:delText>.1.A)</w:delText>
          </w:r>
        </w:del>
      </w:ins>
      <w:del w:id="239" w:author="TLL" w:date="2026-03-04T11:06:00Z">
        <w:r>
          <w:rPr>
            <w:color w:val="000000" w:themeColor="text1"/>
            <w:sz w:val="21"/>
            <w:szCs w:val="21"/>
            <w14:textFill>
              <w14:solidFill>
                <w14:schemeClr w14:val="tx1"/>
              </w14:solidFill>
            </w14:textFill>
          </w:rPr>
          <w:delText xml:space="preserve"> from time to time for the Commodities.</w:delText>
        </w:r>
      </w:del>
      <w:ins w:id="240" w:author="Tomasz  Więckowski" w:date="2026-02-26T10:55:00Z">
        <w:del w:id="241" w:author="TLL" w:date="2026-03-04T11:06:00Z">
          <w:r>
            <w:rPr>
              <w:color w:val="000000" w:themeColor="text1"/>
              <w:sz w:val="21"/>
              <w:szCs w:val="21"/>
              <w14:textFill>
                <w14:solidFill>
                  <w14:schemeClr w14:val="tx1"/>
                </w14:solidFill>
              </w14:textFill>
            </w:rPr>
            <w:delText xml:space="preserve"> </w:delText>
          </w:r>
        </w:del>
      </w:ins>
      <w:ins w:id="242" w:author="Tomasz  Więckowski" w:date="2026-02-26T10:55:00Z">
        <w:del w:id="243" w:author="TLL" w:date="2026-03-04T11:06:00Z">
          <w:r>
            <w:rPr>
              <w:color w:val="000000" w:themeColor="text1"/>
              <w:sz w:val="21"/>
              <w:szCs w:val="21"/>
              <w:lang w:val="en-US"/>
              <w14:textFill>
                <w14:solidFill>
                  <w14:schemeClr w14:val="tx1"/>
                </w14:solidFill>
              </w14:textFill>
            </w:rPr>
            <w:delText>Improper installation by the SELLER's personnel shall NOT void the warranty</w:delText>
          </w:r>
        </w:del>
      </w:ins>
    </w:p>
    <w:p w14:paraId="5221A0C2">
      <w:pPr>
        <w:pStyle w:val="33"/>
        <w:numPr>
          <w:ilvl w:val="0"/>
          <w:numId w:val="0"/>
        </w:numPr>
        <w:spacing w:before="156" w:after="156"/>
        <w:ind w:left="1247"/>
        <w:rPr>
          <w:color w:val="000000" w:themeColor="text1"/>
          <w:szCs w:val="21"/>
          <w:lang w:val="en-US"/>
          <w14:textFill>
            <w14:solidFill>
              <w14:schemeClr w14:val="tx1"/>
            </w14:solidFill>
          </w14:textFill>
        </w:rPr>
      </w:pPr>
    </w:p>
    <w:p w14:paraId="6F2112D5">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14:paraId="62DC65D8">
      <w:pPr>
        <w:pStyle w:val="33"/>
        <w:numPr>
          <w:ilvl w:val="0"/>
          <w:numId w:val="0"/>
        </w:numPr>
        <w:spacing w:before="156" w:after="156"/>
        <w:ind w:left="1247"/>
        <w:rPr>
          <w:color w:val="000000" w:themeColor="text1"/>
          <w:szCs w:val="21"/>
          <w:lang w:val="en-US"/>
          <w14:textFill>
            <w14:solidFill>
              <w14:schemeClr w14:val="tx1"/>
            </w14:solidFill>
          </w14:textFill>
        </w:rPr>
      </w:pPr>
    </w:p>
    <w:p w14:paraId="75E48128">
      <w:pPr>
        <w:pStyle w:val="33"/>
        <w:spacing w:before="156" w:after="156"/>
        <w:ind w:left="1247" w:hanging="680"/>
        <w:rPr>
          <w:ins w:id="244" w:author="Tomasz  Więckowski" w:date="2026-02-26T11:47:00Z"/>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The warranty will not apply: (i) where the defect </w:t>
      </w:r>
      <w:del w:id="245" w:author="Tomasz  Więckowski" w:date="2026-02-26T11:16:00Z">
        <w:r>
          <w:rPr>
            <w:color w:val="000000" w:themeColor="text1"/>
            <w:sz w:val="21"/>
            <w:szCs w:val="21"/>
            <w14:textFill>
              <w14:solidFill>
                <w14:schemeClr w14:val="tx1"/>
              </w14:solidFill>
            </w14:textFill>
          </w:rPr>
          <w:delText xml:space="preserve">in the Commodities </w:delText>
        </w:r>
      </w:del>
      <w:r>
        <w:rPr>
          <w:color w:val="000000" w:themeColor="text1"/>
          <w:sz w:val="21"/>
          <w:szCs w:val="21"/>
          <w14:textFill>
            <w14:solidFill>
              <w14:schemeClr w14:val="tx1"/>
            </w14:solidFill>
          </w14:textFill>
        </w:rPr>
        <w:t xml:space="preserve">was caused </w:t>
      </w:r>
      <w:del w:id="246" w:author="Tomasz  Więckowski" w:date="2026-02-26T11:17:00Z">
        <w:r>
          <w:rPr>
            <w:color w:val="000000" w:themeColor="text1"/>
            <w:sz w:val="21"/>
            <w:szCs w:val="21"/>
            <w14:textFill>
              <w14:solidFill>
                <w14:schemeClr w14:val="tx1"/>
              </w14:solidFill>
            </w14:textFill>
          </w:rPr>
          <w:delText xml:space="preserve">or contributed to </w:delText>
        </w:r>
      </w:del>
      <w:r>
        <w:rPr>
          <w:color w:val="000000" w:themeColor="text1"/>
          <w:sz w:val="21"/>
          <w:szCs w:val="21"/>
          <w14:textFill>
            <w14:solidFill>
              <w14:schemeClr w14:val="tx1"/>
            </w14:solidFill>
          </w14:textFill>
        </w:rPr>
        <w:t xml:space="preserve">by the failure of the BUYER to follow the instructions </w:t>
      </w:r>
      <w:del w:id="247" w:author="Tomasz  Więckowski" w:date="2026-02-26T11:29:00Z">
        <w:r>
          <w:rPr>
            <w:color w:val="000000" w:themeColor="text1"/>
            <w:sz w:val="21"/>
            <w:szCs w:val="21"/>
            <w14:textFill>
              <w14:solidFill>
                <w14:schemeClr w14:val="tx1"/>
              </w14:solidFill>
            </w14:textFill>
          </w:rPr>
          <w:delText xml:space="preserve">or good trade practice </w:delText>
        </w:r>
      </w:del>
      <w:r>
        <w:rPr>
          <w:color w:val="000000" w:themeColor="text1"/>
          <w:sz w:val="21"/>
          <w:szCs w:val="21"/>
          <w14:textFill>
            <w14:solidFill>
              <w14:schemeClr w14:val="tx1"/>
            </w14:solidFill>
          </w14:textFill>
        </w:rPr>
        <w:t xml:space="preserve">of the SELLER </w:t>
      </w:r>
      <w:del w:id="248" w:author="Tomasz  Więckowski" w:date="2026-02-26T11:29:00Z">
        <w:r>
          <w:rPr>
            <w:color w:val="000000" w:themeColor="text1"/>
            <w:sz w:val="21"/>
            <w:szCs w:val="21"/>
            <w14:textFill>
              <w14:solidFill>
                <w14:schemeClr w14:val="tx1"/>
              </w14:solidFill>
            </w14:textFill>
          </w:rPr>
          <w:delText xml:space="preserve">(including any related software); </w:delText>
        </w:r>
      </w:del>
      <w:commentRangeStart w:id="16"/>
      <w:r>
        <w:rPr>
          <w:color w:val="000000" w:themeColor="text1"/>
          <w:sz w:val="21"/>
          <w:szCs w:val="21"/>
          <w14:textFill>
            <w14:solidFill>
              <w14:schemeClr w14:val="tx1"/>
            </w14:solidFill>
          </w14:textFill>
        </w:rPr>
        <w:t xml:space="preserve">(ii) </w:t>
      </w:r>
      <w:commentRangeEnd w:id="16"/>
      <w:r>
        <w:rPr>
          <w:rStyle w:val="17"/>
          <w:color w:val="000000" w:themeColor="text1"/>
          <w14:textFill>
            <w14:solidFill>
              <w14:schemeClr w14:val="tx1"/>
            </w14:solidFill>
          </w14:textFill>
        </w:rPr>
        <w:commentReference w:id="16"/>
      </w:r>
      <w:r>
        <w:rPr>
          <w:color w:val="000000" w:themeColor="text1"/>
          <w:sz w:val="21"/>
          <w:szCs w:val="21"/>
          <w14:textFill>
            <w14:solidFill>
              <w14:schemeClr w14:val="tx1"/>
            </w14:solidFill>
          </w14:textFill>
        </w:rPr>
        <w:t xml:space="preserve">where the defect </w:t>
      </w:r>
      <w:del w:id="249" w:author="Tomasz  Więckowski" w:date="2026-02-26T11:31:00Z">
        <w:r>
          <w:rPr>
            <w:color w:val="000000" w:themeColor="text1"/>
            <w:sz w:val="21"/>
            <w:szCs w:val="21"/>
            <w14:textFill>
              <w14:solidFill>
                <w14:schemeClr w14:val="tx1"/>
              </w14:solidFill>
            </w14:textFill>
          </w:rPr>
          <w:delText xml:space="preserve">in the Commodities </w:delText>
        </w:r>
      </w:del>
      <w:r>
        <w:rPr>
          <w:color w:val="000000" w:themeColor="text1"/>
          <w:sz w:val="21"/>
          <w:szCs w:val="21"/>
          <w14:textFill>
            <w14:solidFill>
              <w14:schemeClr w14:val="tx1"/>
            </w14:solidFill>
          </w14:textFill>
        </w:rPr>
        <w:t xml:space="preserve">was caused </w:t>
      </w:r>
      <w:del w:id="250" w:author="Tomasz  Więckowski" w:date="2026-02-26T11:17:00Z">
        <w:r>
          <w:rPr>
            <w:color w:val="000000" w:themeColor="text1"/>
            <w:sz w:val="21"/>
            <w:szCs w:val="21"/>
            <w14:textFill>
              <w14:solidFill>
                <w14:schemeClr w14:val="tx1"/>
              </w14:solidFill>
            </w14:textFill>
          </w:rPr>
          <w:delText xml:space="preserve">or contributed to </w:delText>
        </w:r>
      </w:del>
      <w:r>
        <w:rPr>
          <w:color w:val="000000" w:themeColor="text1"/>
          <w:sz w:val="21"/>
          <w:szCs w:val="21"/>
          <w14:textFill>
            <w14:solidFill>
              <w14:schemeClr w14:val="tx1"/>
            </w14:solidFill>
          </w14:textFill>
        </w:rPr>
        <w:t xml:space="preserve">by </w:t>
      </w:r>
      <w:del w:id="251" w:author="Tomasz  Więckowski" w:date="2026-02-26T11:17:00Z">
        <w:r>
          <w:rPr>
            <w:color w:val="000000" w:themeColor="text1"/>
            <w:sz w:val="21"/>
            <w:szCs w:val="21"/>
            <w14:textFill>
              <w14:solidFill>
                <w14:schemeClr w14:val="tx1"/>
              </w14:solidFill>
            </w14:textFill>
          </w:rPr>
          <w:delText xml:space="preserve">any </w:delText>
        </w:r>
      </w:del>
      <w:r>
        <w:rPr>
          <w:color w:val="000000" w:themeColor="text1"/>
          <w:sz w:val="21"/>
          <w:szCs w:val="21"/>
          <w14:textFill>
            <w14:solidFill>
              <w14:schemeClr w14:val="tx1"/>
            </w14:solidFill>
          </w14:textFill>
        </w:rPr>
        <w:t xml:space="preserve">handling or installation </w:t>
      </w:r>
      <w:del w:id="252" w:author="Tomasz  Więckowski" w:date="2026-02-26T11:47:00Z">
        <w:r>
          <w:rPr>
            <w:color w:val="000000" w:themeColor="text1"/>
            <w:sz w:val="21"/>
            <w:szCs w:val="21"/>
            <w14:textFill>
              <w14:solidFill>
                <w14:schemeClr w14:val="tx1"/>
              </w14:solidFill>
            </w14:textFill>
          </w:rPr>
          <w:delText xml:space="preserve">of the Commodities (including any related software) </w:delText>
        </w:r>
      </w:del>
    </w:p>
    <w:p w14:paraId="3C3C0209">
      <w:pPr>
        <w:pStyle w:val="33"/>
        <w:numPr>
          <w:ilvl w:val="0"/>
          <w:numId w:val="0"/>
        </w:numPr>
        <w:spacing w:before="156" w:after="156"/>
        <w:ind w:left="1247"/>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or otherwise by a person other than the SELLER; (iii) where the defect has been disclosed as a feature or limitation </w:t>
      </w:r>
      <w:del w:id="253" w:author="Tomasz  Więckowski" w:date="2026-02-26T11:23:00Z">
        <w:r>
          <w:rPr>
            <w:color w:val="000000" w:themeColor="text1"/>
            <w:sz w:val="21"/>
            <w:szCs w:val="21"/>
            <w14:textFill>
              <w14:solidFill>
                <w14:schemeClr w14:val="tx1"/>
              </w14:solidFill>
            </w14:textFill>
          </w:rPr>
          <w:delText xml:space="preserve">of the Commodities by the SELLER, </w:delText>
        </w:r>
      </w:del>
      <w:r>
        <w:rPr>
          <w:color w:val="000000" w:themeColor="text1"/>
          <w:sz w:val="21"/>
          <w:szCs w:val="21"/>
          <w14:textFill>
            <w14:solidFill>
              <w14:schemeClr w14:val="tx1"/>
            </w14:solidFill>
          </w14:textFill>
        </w:rPr>
        <w:t>(</w:t>
      </w:r>
      <w:del w:id="254" w:author="Tomasz  Więckowski" w:date="2026-02-26T11:24:00Z">
        <w:r>
          <w:rPr>
            <w:color w:val="000000" w:themeColor="text1"/>
            <w:sz w:val="21"/>
            <w:szCs w:val="21"/>
            <w14:textFill>
              <w14:solidFill>
                <w14:schemeClr w14:val="tx1"/>
              </w14:solidFill>
            </w14:textFill>
          </w:rPr>
          <w:delText>iv) the BUYER makes any further use of those Commodities after giving notice of a claimed defect,</w:delText>
        </w:r>
      </w:del>
      <w:r>
        <w:rPr>
          <w:color w:val="000000" w:themeColor="text1"/>
          <w:sz w:val="21"/>
          <w:szCs w:val="21"/>
          <w14:textFill>
            <w14:solidFill>
              <w14:schemeClr w14:val="tx1"/>
            </w14:solidFill>
          </w14:textFill>
        </w:rPr>
        <w:t xml:space="preserve"> (</w:t>
      </w:r>
      <w:ins w:id="255" w:author="Tomasz  Więckowski" w:date="2026-02-26T11:24:00Z">
        <w:r>
          <w:rPr>
            <w:color w:val="000000" w:themeColor="text1"/>
            <w:sz w:val="21"/>
            <w:szCs w:val="21"/>
            <w14:textFill>
              <w14:solidFill>
                <w14:schemeClr w14:val="tx1"/>
              </w14:solidFill>
            </w14:textFill>
          </w:rPr>
          <w:t>i</w:t>
        </w:r>
      </w:ins>
      <w:r>
        <w:rPr>
          <w:color w:val="000000" w:themeColor="text1"/>
          <w:sz w:val="21"/>
          <w:szCs w:val="21"/>
          <w14:textFill>
            <w14:solidFill>
              <w14:schemeClr w14:val="tx1"/>
            </w14:solidFill>
          </w14:textFill>
        </w:rPr>
        <w:t xml:space="preserve">v) the BUYER alters or repairs those Commodities without the written consent of the SELLER, (vi) the defect arises as a result of fair wear and tear, wilful damage, negligence, or abnormal </w:t>
      </w:r>
      <w:del w:id="256" w:author="Tomasz  Więckowski" w:date="2026-02-26T11:25:00Z">
        <w:r>
          <w:rPr>
            <w:color w:val="000000" w:themeColor="text1"/>
            <w:sz w:val="21"/>
            <w:szCs w:val="21"/>
            <w14:textFill>
              <w14:solidFill>
                <w14:schemeClr w14:val="tx1"/>
              </w14:solidFill>
            </w14:textFill>
          </w:rPr>
          <w:delText xml:space="preserve">storage or working </w:delText>
        </w:r>
      </w:del>
      <w:r>
        <w:rPr>
          <w:color w:val="000000" w:themeColor="text1"/>
          <w:sz w:val="21"/>
          <w:szCs w:val="21"/>
          <w14:textFill>
            <w14:solidFill>
              <w14:schemeClr w14:val="tx1"/>
            </w14:solidFill>
          </w14:textFill>
        </w:rPr>
        <w:t>conditions.</w:t>
      </w:r>
    </w:p>
    <w:p w14:paraId="6526E2B1">
      <w:pPr>
        <w:pStyle w:val="33"/>
        <w:numPr>
          <w:ilvl w:val="0"/>
          <w:numId w:val="0"/>
        </w:numPr>
        <w:spacing w:before="156" w:after="156"/>
        <w:ind w:left="1247"/>
        <w:rPr>
          <w:color w:val="000000" w:themeColor="text1"/>
          <w:szCs w:val="21"/>
          <w:lang w:val="en-US"/>
          <w14:textFill>
            <w14:solidFill>
              <w14:schemeClr w14:val="tx1"/>
            </w14:solidFill>
          </w14:textFill>
        </w:rPr>
      </w:pPr>
    </w:p>
    <w:p w14:paraId="1FD38ED3">
      <w:pPr>
        <w:pStyle w:val="33"/>
        <w:spacing w:before="156" w:after="156"/>
        <w:ind w:left="1247" w:hanging="68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In order to claim the Warranty,</w:t>
      </w:r>
      <w:bookmarkStart w:id="3" w:name="OLE_LINK1"/>
      <w:r>
        <w:rPr>
          <w:color w:val="000000" w:themeColor="text1"/>
          <w:sz w:val="21"/>
          <w:szCs w:val="21"/>
          <w14:textFill>
            <w14:solidFill>
              <w14:schemeClr w14:val="tx1"/>
            </w14:solidFill>
          </w14:textFill>
        </w:rPr>
        <w:t xml:space="preserve"> the BUYER must (i) notify SELLER in documentary form, to the e-mail address indicated in the </w:t>
      </w:r>
      <w:ins w:id="257" w:author="TLL" w:date="2026-03-04T10:57:00Z">
        <w:r>
          <w:rPr>
            <w:rFonts w:hint="eastAsia"/>
            <w:color w:val="000000" w:themeColor="text1"/>
            <w:szCs w:val="21"/>
            <w14:textFill>
              <w14:solidFill>
                <w14:schemeClr w14:val="tx1"/>
              </w14:solidFill>
            </w14:textFill>
          </w:rPr>
          <w:t>contract</w:t>
        </w:r>
      </w:ins>
      <w:del w:id="258" w:author="TLL" w:date="2026-03-04T10:57:00Z">
        <w:r>
          <w:rPr>
            <w:color w:val="000000" w:themeColor="text1"/>
            <w:sz w:val="21"/>
            <w:szCs w:val="21"/>
            <w14:textFill>
              <w14:solidFill>
                <w14:schemeClr w14:val="tx1"/>
              </w14:solidFill>
            </w14:textFill>
          </w:rPr>
          <w:delText>Agreement</w:delText>
        </w:r>
      </w:del>
      <w:r>
        <w:rPr>
          <w:color w:val="000000" w:themeColor="text1"/>
          <w:sz w:val="21"/>
          <w:szCs w:val="21"/>
          <w14:textFill>
            <w14:solidFill>
              <w14:schemeClr w14:val="tx1"/>
            </w14:solidFill>
          </w14:textFill>
        </w:rPr>
        <w:t xml:space="preserve"> of the defect in the Commodities within seven (7) days of the first person to become aware of the defect becoming so aware;</w:t>
      </w:r>
      <w:bookmarkEnd w:id="3"/>
      <w:r>
        <w:rPr>
          <w:color w:val="000000" w:themeColor="text1"/>
          <w:sz w:val="21"/>
          <w:szCs w:val="21"/>
          <w14:textFill>
            <w14:solidFill>
              <w14:schemeClr w14:val="tx1"/>
            </w14:solidFill>
          </w14:textFill>
        </w:rPr>
        <w:t xml:space="preserv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14:paraId="121AE50F">
      <w:pPr>
        <w:pStyle w:val="33"/>
        <w:numPr>
          <w:ilvl w:val="0"/>
          <w:numId w:val="0"/>
        </w:numPr>
        <w:spacing w:before="156" w:after="156"/>
        <w:ind w:left="1247"/>
        <w:rPr>
          <w:color w:val="000000" w:themeColor="text1"/>
          <w:sz w:val="21"/>
          <w:szCs w:val="21"/>
          <w:lang w:val="en-US"/>
          <w14:textFill>
            <w14:solidFill>
              <w14:schemeClr w14:val="tx1"/>
            </w14:solidFill>
          </w14:textFill>
        </w:rPr>
      </w:pPr>
    </w:p>
    <w:p w14:paraId="2CD230F7">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14:paraId="0E07B3EF">
      <w:pPr>
        <w:pStyle w:val="33"/>
        <w:numPr>
          <w:ilvl w:val="0"/>
          <w:numId w:val="0"/>
        </w:numPr>
        <w:spacing w:before="156" w:after="156"/>
        <w:ind w:left="1247"/>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 documentation or services, and shall provide the warranty certificate together with the delivery of the Commodities covered by the contract. </w:t>
      </w:r>
    </w:p>
    <w:p w14:paraId="71CA6063">
      <w:pPr>
        <w:pStyle w:val="33"/>
        <w:numPr>
          <w:ilvl w:val="0"/>
          <w:numId w:val="0"/>
        </w:numPr>
        <w:spacing w:before="156" w:after="156"/>
        <w:ind w:left="1247"/>
        <w:rPr>
          <w:rStyle w:val="17"/>
          <w:rFonts w:hint="eastAsia" w:asciiTheme="minorHAnsi" w:hAnsiTheme="minorHAnsi" w:eastAsiaTheme="minorEastAsia" w:cstheme="minorBidi"/>
          <w:lang w:val="en-US"/>
        </w:rPr>
      </w:pPr>
    </w:p>
    <w:p w14:paraId="506ACB8B">
      <w:pPr>
        <w:pStyle w:val="33"/>
        <w:numPr>
          <w:ilvl w:val="0"/>
          <w:numId w:val="0"/>
        </w:numPr>
        <w:spacing w:before="156" w:after="156"/>
        <w:ind w:left="1247"/>
        <w:rPr>
          <w:rStyle w:val="17"/>
          <w:rFonts w:hint="eastAsia" w:asciiTheme="minorHAnsi" w:hAnsiTheme="minorHAnsi" w:eastAsiaTheme="minorEastAsia" w:cstheme="minorBidi"/>
          <w:lang w:val="en-US"/>
        </w:rPr>
      </w:pPr>
    </w:p>
    <w:p w14:paraId="0195B863">
      <w:pPr>
        <w:pStyle w:val="33"/>
        <w:spacing w:before="156" w:after="156"/>
        <w:ind w:left="1247" w:hanging="680"/>
        <w:rPr>
          <w:color w:val="000000" w:themeColor="text1"/>
          <w:szCs w:val="21"/>
          <w14:textFill>
            <w14:solidFill>
              <w14:schemeClr w14:val="tx1"/>
            </w14:solidFill>
          </w14:textFill>
        </w:rPr>
      </w:pPr>
      <w:r>
        <w:rPr>
          <w:color w:val="000000" w:themeColor="text1"/>
          <w:szCs w:val="21"/>
          <w:lang w:val="en-US"/>
          <w14:textFill>
            <w14:solidFill>
              <w14:schemeClr w14:val="tx1"/>
            </w14:solidFill>
          </w14:textFill>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14:paraId="173F1BBB">
      <w:pPr>
        <w:pStyle w:val="33"/>
        <w:numPr>
          <w:ilvl w:val="0"/>
          <w:numId w:val="0"/>
        </w:numPr>
        <w:spacing w:before="156" w:after="156"/>
        <w:ind w:left="1247"/>
        <w:rPr>
          <w:color w:val="000000" w:themeColor="text1"/>
          <w:szCs w:val="21"/>
          <w:lang w:val="en-US"/>
          <w14:textFill>
            <w14:solidFill>
              <w14:schemeClr w14:val="tx1"/>
            </w14:solidFill>
          </w14:textFill>
        </w:rPr>
      </w:pPr>
    </w:p>
    <w:p w14:paraId="5FD5F46F">
      <w:pPr>
        <w:pStyle w:val="27"/>
        <w:numPr>
          <w:ilvl w:val="0"/>
          <w:numId w:val="0"/>
        </w:numPr>
        <w:spacing w:before="156" w:after="156"/>
        <w:ind w:left="1247"/>
        <w:rPr>
          <w:color w:val="000000" w:themeColor="text1"/>
          <w:sz w:val="21"/>
          <w:highlight w:val="lightGray"/>
          <w:lang w:val="en-US"/>
          <w:rPrChange w:id="259" w:author="Wilson Deng" w:date="2026-03-06T14:34:00Z">
            <w:rPr>
              <w:color w:val="000000" w:themeColor="text1"/>
              <w:sz w:val="21"/>
              <w:highlight w:val="lightGray"/>
              <w:lang w:val="pl-PL"/>
              <w14:textFill>
                <w14:solidFill>
                  <w14:schemeClr w14:val="tx1"/>
                </w14:solidFill>
              </w14:textFill>
            </w:rPr>
          </w:rPrChange>
          <w14:textFill>
            <w14:solidFill>
              <w14:schemeClr w14:val="tx1"/>
            </w14:solidFill>
          </w14:textFill>
        </w:rPr>
      </w:pPr>
      <w:ins w:id="260" w:author="Tomasz  Więckowski" w:date="2026-02-26T12:32:00Z">
        <w:r>
          <w:rPr>
            <w:color w:val="000000" w:themeColor="text1"/>
            <w:sz w:val="21"/>
            <w:highlight w:val="lightGray"/>
            <w:lang w:val="en-US"/>
            <w:rPrChange w:id="261" w:author="Wilson Deng" w:date="2026-03-06T14:34:00Z">
              <w:rPr>
                <w:color w:val="000000" w:themeColor="text1"/>
                <w:sz w:val="21"/>
                <w:highlight w:val="lightGray"/>
                <w:lang w:val="pl-PL"/>
                <w14:textFill>
                  <w14:solidFill>
                    <w14:schemeClr w14:val="tx1"/>
                  </w14:solidFill>
                </w14:textFill>
              </w:rPr>
            </w:rPrChange>
            <w14:textFill>
              <w14:solidFill>
                <w14:schemeClr w14:val="tx1"/>
              </w14:solidFill>
            </w14:textFill>
          </w:rPr>
          <w:t xml:space="preserve">8A. </w:t>
        </w:r>
      </w:ins>
      <w:r>
        <w:rPr>
          <w:color w:val="000000" w:themeColor="text1"/>
          <w:sz w:val="21"/>
          <w:highlight w:val="lightGray"/>
          <w:lang w:val="en-US"/>
          <w:rPrChange w:id="262" w:author="Wilson Deng" w:date="2026-03-06T14:34:00Z">
            <w:rPr>
              <w:color w:val="000000" w:themeColor="text1"/>
              <w:sz w:val="21"/>
              <w:highlight w:val="lightGray"/>
              <w:lang w:val="pl-PL"/>
              <w14:textFill>
                <w14:solidFill>
                  <w14:schemeClr w14:val="tx1"/>
                </w14:solidFill>
              </w14:textFill>
            </w:rPr>
          </w:rPrChange>
          <w14:textFill>
            <w14:solidFill>
              <w14:schemeClr w14:val="tx1"/>
            </w14:solidFill>
          </w14:textFill>
        </w:rPr>
        <w:t>COASTAL INSTALLATION RESTRICTIONS</w:t>
      </w:r>
    </w:p>
    <w:p w14:paraId="2E0F26FC">
      <w:pPr>
        <w:pStyle w:val="33"/>
        <w:numPr>
          <w:ilvl w:val="0"/>
          <w:numId w:val="0"/>
        </w:numPr>
        <w:spacing w:before="156" w:after="156"/>
        <w:ind w:left="992" w:hanging="567"/>
        <w:rPr>
          <w:color w:val="000000" w:themeColor="text1"/>
          <w:szCs w:val="21"/>
          <w:highlight w:val="lightGray"/>
          <w:lang w:val="en-US"/>
          <w14:textFill>
            <w14:solidFill>
              <w14:schemeClr w14:val="tx1"/>
            </w14:solidFill>
          </w14:textFill>
        </w:rPr>
      </w:pPr>
      <w:ins w:id="263" w:author="Tomasz  Więckowski" w:date="2026-02-26T12:33:00Z">
        <w:r>
          <w:rPr>
            <w:color w:val="000000" w:themeColor="text1"/>
            <w:szCs w:val="21"/>
            <w:highlight w:val="lightGray"/>
            <w:lang w:val="en-US"/>
            <w14:textFill>
              <w14:solidFill>
                <w14:schemeClr w14:val="tx1"/>
              </w14:solidFill>
            </w14:textFill>
          </w:rPr>
          <w:t>8A. 1</w:t>
        </w:r>
      </w:ins>
      <w:del w:id="264" w:author="Tomasz  Więckowski" w:date="2026-02-26T12:33:00Z">
        <w:r>
          <w:rPr>
            <w:color w:val="000000" w:themeColor="text1"/>
            <w:szCs w:val="21"/>
            <w:highlight w:val="lightGray"/>
            <w:lang w:val="en-US"/>
            <w14:textFill>
              <w14:solidFill>
                <w14:schemeClr w14:val="tx1"/>
              </w14:solidFill>
            </w14:textFill>
          </w:rPr>
          <w:tab/>
        </w:r>
      </w:del>
      <w:r>
        <w:rPr>
          <w:color w:val="000000" w:themeColor="text1"/>
          <w:szCs w:val="21"/>
          <w:highlight w:val="lightGray"/>
          <w:lang w:val="en-US"/>
          <w14:textFill>
            <w14:solidFill>
              <w14:schemeClr w14:val="tx1"/>
            </w14:solidFill>
          </w14:textFill>
        </w:rPr>
        <w:tab/>
      </w:r>
      <w:r>
        <w:rPr>
          <w:color w:val="000000" w:themeColor="text1"/>
          <w:szCs w:val="21"/>
          <w:highlight w:val="lightGray"/>
          <w:lang w:val="en-US"/>
          <w14:textFill>
            <w14:solidFill>
              <w14:schemeClr w14:val="tx1"/>
            </w14:solidFill>
          </w14:textFill>
        </w:rPr>
        <w:t xml:space="preserve">For all installations in the Republic of Cyprus, C5-rated corrosion-protected enclosures shall be specified as standard. </w:t>
      </w:r>
    </w:p>
    <w:p w14:paraId="0B403818">
      <w:pPr>
        <w:pStyle w:val="33"/>
        <w:numPr>
          <w:ilvl w:val="0"/>
          <w:numId w:val="0"/>
        </w:numPr>
        <w:spacing w:before="156" w:after="156"/>
        <w:ind w:left="992" w:hanging="567"/>
        <w:rPr>
          <w:del w:id="265" w:author="Tomasz  Więckowski" w:date="2026-02-26T15:45:00Z"/>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ab/>
      </w:r>
      <w:r>
        <w:rPr>
          <w:color w:val="000000" w:themeColor="text1"/>
          <w:szCs w:val="21"/>
          <w:highlight w:val="lightGray"/>
          <w:lang w:val="en-US"/>
          <w14:textFill>
            <w14:solidFill>
              <w14:schemeClr w14:val="tx1"/>
            </w14:solidFill>
          </w14:textFill>
        </w:rPr>
        <w:tab/>
      </w:r>
    </w:p>
    <w:p w14:paraId="1657512A">
      <w:pPr>
        <w:pStyle w:val="33"/>
        <w:numPr>
          <w:ilvl w:val="0"/>
          <w:numId w:val="0"/>
        </w:numPr>
        <w:spacing w:before="156" w:after="156"/>
        <w:ind w:left="992" w:hanging="567"/>
        <w:rPr>
          <w:color w:val="000000" w:themeColor="text1"/>
          <w:szCs w:val="21"/>
          <w:highlight w:val="lightGray"/>
          <w:lang w:val="en-US"/>
          <w14:textFill>
            <w14:solidFill>
              <w14:schemeClr w14:val="tx1"/>
            </w14:solidFill>
          </w14:textFill>
        </w:rPr>
      </w:pPr>
    </w:p>
    <w:p w14:paraId="2ED173E7">
      <w:pPr>
        <w:pStyle w:val="33"/>
        <w:numPr>
          <w:ilvl w:val="0"/>
          <w:numId w:val="0"/>
        </w:numPr>
        <w:tabs>
          <w:tab w:val="left" w:pos="1276"/>
          <w:tab w:val="clear" w:pos="1247"/>
        </w:tabs>
        <w:spacing w:before="156" w:after="156"/>
        <w:ind w:left="1276" w:hanging="850"/>
        <w:rPr>
          <w:color w:val="000000" w:themeColor="text1"/>
          <w:szCs w:val="21"/>
          <w:highlight w:val="lightGray"/>
          <w:lang w:val="en-US"/>
          <w14:textFill>
            <w14:solidFill>
              <w14:schemeClr w14:val="tx1"/>
            </w14:solidFill>
          </w14:textFill>
        </w:rPr>
      </w:pPr>
      <w:ins w:id="266" w:author="Tomasz  Więckowski" w:date="2026-02-26T12:33:00Z">
        <w:r>
          <w:rPr>
            <w:color w:val="000000" w:themeColor="text1"/>
            <w:szCs w:val="21"/>
            <w:highlight w:val="lightGray"/>
            <w:lang w:val="en-US"/>
            <w14:textFill>
              <w14:solidFill>
                <w14:schemeClr w14:val="tx1"/>
              </w14:solidFill>
            </w14:textFill>
          </w:rPr>
          <w:t xml:space="preserve">8A. 2 </w:t>
        </w:r>
      </w:ins>
      <w:ins w:id="267" w:author="Tomasz  Więckowski" w:date="2026-02-26T12:34:00Z">
        <w:r>
          <w:rPr>
            <w:color w:val="000000" w:themeColor="text1"/>
            <w:szCs w:val="21"/>
            <w:highlight w:val="lightGray"/>
            <w:lang w:val="en-US"/>
            <w14:textFill>
              <w14:solidFill>
                <w14:schemeClr w14:val="tx1"/>
              </w14:solidFill>
            </w14:textFill>
          </w:rPr>
          <w:tab/>
        </w:r>
      </w:ins>
      <w:r>
        <w:rPr>
          <w:color w:val="000000" w:themeColor="text1"/>
          <w:szCs w:val="21"/>
          <w:highlight w:val="lightGray"/>
          <w:lang w:val="en-US"/>
          <w14:textFill>
            <w14:solidFill>
              <w14:schemeClr w14:val="tx1"/>
            </w14:solidFill>
          </w14:textFill>
        </w:rPr>
        <w:t>For systems WITH C5-rated enclosure (Cyprus standard):</w:t>
      </w:r>
    </w:p>
    <w:p w14:paraId="34582EE0">
      <w:pPr>
        <w:pStyle w:val="33"/>
        <w:numPr>
          <w:ilvl w:val="0"/>
          <w:numId w:val="0"/>
        </w:numPr>
        <w:spacing w:before="156" w:after="156"/>
        <w:ind w:left="1247"/>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(a) Installations more than 500 metres from the sea: full 5-year warranty applies;</w:t>
      </w:r>
    </w:p>
    <w:p w14:paraId="360B0591">
      <w:pPr>
        <w:pStyle w:val="33"/>
        <w:numPr>
          <w:ilvl w:val="0"/>
          <w:numId w:val="0"/>
        </w:numPr>
        <w:spacing w:before="156" w:after="156"/>
        <w:ind w:left="1247"/>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(b) Installations within 500 metres from the sea: warranty for PCS, transformer, and switchgear reduced to 2 years.</w:t>
      </w:r>
    </w:p>
    <w:p w14:paraId="5FE15C5F">
      <w:pPr>
        <w:pStyle w:val="33"/>
        <w:numPr>
          <w:ilvl w:val="0"/>
          <w:numId w:val="0"/>
        </w:numPr>
        <w:spacing w:before="156" w:after="156"/>
        <w:ind w:left="1247"/>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The Buyer shall confirm the installation site distance from the sea in each Quotation request. For Cyprus, C5 enclosure is presumed unless expressly stated otherwise.</w:t>
      </w:r>
    </w:p>
    <w:p w14:paraId="2FE27ABE">
      <w:pPr>
        <w:pStyle w:val="33"/>
        <w:numPr>
          <w:ilvl w:val="0"/>
          <w:numId w:val="0"/>
        </w:numPr>
        <w:spacing w:before="156" w:after="156"/>
        <w:ind w:left="1247"/>
        <w:rPr>
          <w:color w:val="000000" w:themeColor="text1"/>
          <w:szCs w:val="21"/>
          <w:highlight w:val="lightGray"/>
          <w:lang w:val="en-US"/>
          <w14:textFill>
            <w14:solidFill>
              <w14:schemeClr w14:val="tx1"/>
            </w14:solidFill>
          </w14:textFill>
        </w:rPr>
      </w:pPr>
    </w:p>
    <w:p w14:paraId="63A19A67">
      <w:pPr>
        <w:pStyle w:val="27"/>
        <w:numPr>
          <w:ilvl w:val="0"/>
          <w:numId w:val="0"/>
        </w:numPr>
        <w:spacing w:before="156" w:after="156"/>
        <w:ind w:left="1247"/>
        <w:rPr>
          <w:color w:val="000000" w:themeColor="text1"/>
          <w:sz w:val="21"/>
          <w:highlight w:val="lightGray"/>
          <w:lang w:val="pl-PL"/>
          <w14:textFill>
            <w14:solidFill>
              <w14:schemeClr w14:val="tx1"/>
            </w14:solidFill>
          </w14:textFill>
        </w:rPr>
      </w:pPr>
      <w:ins w:id="268" w:author="Tomasz  Więckowski" w:date="2026-02-26T12:34:00Z">
        <w:r>
          <w:rPr>
            <w:color w:val="000000" w:themeColor="text1"/>
            <w:sz w:val="21"/>
            <w:highlight w:val="lightGray"/>
            <w:lang w:val="pl-PL"/>
            <w14:textFill>
              <w14:solidFill>
                <w14:schemeClr w14:val="tx1"/>
              </w14:solidFill>
            </w14:textFill>
          </w:rPr>
          <w:t xml:space="preserve">8.B. </w:t>
        </w:r>
      </w:ins>
      <w:r>
        <w:rPr>
          <w:color w:val="000000" w:themeColor="text1"/>
          <w:sz w:val="21"/>
          <w:highlight w:val="lightGray"/>
          <w:lang w:val="pl-PL"/>
          <w14:textFill>
            <w14:solidFill>
              <w14:schemeClr w14:val="tx1"/>
            </w14:solidFill>
          </w14:textFill>
        </w:rPr>
        <w:t>WARRANTY LIABILITY CAP</w:t>
      </w:r>
    </w:p>
    <w:p w14:paraId="49AD3EDA">
      <w:pPr>
        <w:pStyle w:val="33"/>
        <w:numPr>
          <w:ilvl w:val="0"/>
          <w:numId w:val="0"/>
        </w:numPr>
        <w:spacing w:before="156" w:after="156"/>
        <w:ind w:left="1247"/>
        <w:rPr>
          <w:del w:id="269" w:author="Tomasz  Więckowski" w:date="2026-02-26T15:47:00Z"/>
          <w:color w:val="000000" w:themeColor="text1"/>
          <w:szCs w:val="21"/>
          <w:highlight w:val="lightGray"/>
          <w:lang w:val="en-US"/>
          <w14:textFill>
            <w14:solidFill>
              <w14:schemeClr w14:val="tx1"/>
            </w14:solidFill>
          </w14:textFill>
        </w:rPr>
      </w:pPr>
    </w:p>
    <w:p w14:paraId="16511E72">
      <w:pPr>
        <w:pStyle w:val="33"/>
        <w:numPr>
          <w:ilvl w:val="0"/>
          <w:numId w:val="0"/>
        </w:numPr>
        <w:tabs>
          <w:tab w:val="clear" w:pos="1247"/>
        </w:tabs>
        <w:spacing w:before="156" w:after="156"/>
        <w:ind w:left="426"/>
        <w:rPr>
          <w:color w:val="000000" w:themeColor="text1"/>
          <w:szCs w:val="21"/>
          <w:highlight w:val="lightGray"/>
          <w:lang w:val="en-US"/>
          <w14:textFill>
            <w14:solidFill>
              <w14:schemeClr w14:val="tx1"/>
            </w14:solidFill>
          </w14:textFill>
        </w:rPr>
      </w:pPr>
      <w:ins w:id="270" w:author="Tomasz  Więckowski" w:date="2026-02-26T12:34:00Z">
        <w:r>
          <w:rPr>
            <w:color w:val="000000" w:themeColor="text1"/>
            <w:szCs w:val="21"/>
            <w:highlight w:val="lightGray"/>
            <w:lang w:val="en-US"/>
            <w14:textFill>
              <w14:solidFill>
                <w14:schemeClr w14:val="tx1"/>
              </w14:solidFill>
            </w14:textFill>
          </w:rPr>
          <w:t xml:space="preserve">8B.1. </w:t>
        </w:r>
      </w:ins>
      <w:r>
        <w:rPr>
          <w:color w:val="000000" w:themeColor="text1"/>
          <w:szCs w:val="21"/>
          <w:highlight w:val="lightGray"/>
          <w:lang w:val="en-US"/>
          <w14:textFill>
            <w14:solidFill>
              <w14:schemeClr w14:val="tx1"/>
            </w14:solidFill>
          </w14:textFill>
        </w:rPr>
        <w:t xml:space="preserve">Subject to Section </w:t>
      </w:r>
      <w:r>
        <w:rPr>
          <w:color w:val="000000" w:themeColor="text1"/>
          <w:szCs w:val="21"/>
          <w:highlight w:val="yellow"/>
          <w:lang w:val="en-US"/>
          <w14:textFill>
            <w14:solidFill>
              <w14:schemeClr w14:val="tx1"/>
            </w14:solidFill>
          </w14:textFill>
        </w:rPr>
        <w:t>8B.2</w:t>
      </w:r>
      <w:r>
        <w:rPr>
          <w:color w:val="000000" w:themeColor="text1"/>
          <w:szCs w:val="21"/>
          <w:highlight w:val="lightGray"/>
          <w:lang w:val="en-US"/>
          <w14:textFill>
            <w14:solidFill>
              <w14:schemeClr w14:val="tx1"/>
            </w14:solidFill>
          </w14:textFill>
        </w:rPr>
        <w:t>, the Seller's aggregate liability for warranty services and related costs shall not exceed ten percent (10%) of the total payment received for the defective Commodities.</w:t>
      </w:r>
    </w:p>
    <w:p w14:paraId="4109A872">
      <w:pPr>
        <w:pStyle w:val="33"/>
        <w:numPr>
          <w:ilvl w:val="0"/>
          <w:numId w:val="0"/>
        </w:numPr>
        <w:spacing w:before="156" w:after="156"/>
        <w:ind w:left="1247"/>
        <w:rPr>
          <w:del w:id="271" w:author="Tomasz  Więckowski" w:date="2026-02-26T15:47:00Z"/>
          <w:color w:val="000000" w:themeColor="text1"/>
          <w:szCs w:val="21"/>
          <w:highlight w:val="lightGray"/>
          <w:lang w:val="pl-PL"/>
          <w14:textFill>
            <w14:solidFill>
              <w14:schemeClr w14:val="tx1"/>
            </w14:solidFill>
          </w14:textFill>
        </w:rPr>
      </w:pPr>
    </w:p>
    <w:p w14:paraId="213D83D9">
      <w:pPr>
        <w:pStyle w:val="33"/>
        <w:numPr>
          <w:ilvl w:val="0"/>
          <w:numId w:val="0"/>
        </w:numPr>
        <w:spacing w:before="156" w:after="156"/>
        <w:ind w:left="425"/>
        <w:rPr>
          <w:ins w:id="272" w:author="Tomasz  Więckowski" w:date="2026-02-26T12:37:00Z"/>
          <w:color w:val="000000" w:themeColor="text1"/>
          <w:szCs w:val="21"/>
          <w:highlight w:val="lightGray"/>
          <w:lang w:val="en-US"/>
          <w14:textFill>
            <w14:solidFill>
              <w14:schemeClr w14:val="tx1"/>
            </w14:solidFill>
          </w14:textFill>
        </w:rPr>
      </w:pPr>
      <w:ins w:id="273" w:author="Tomasz  Więckowski" w:date="2026-02-26T12:37:00Z">
        <w:r>
          <w:rPr>
            <w:color w:val="000000" w:themeColor="text1"/>
            <w:szCs w:val="21"/>
            <w:highlight w:val="lightGray"/>
            <w:lang w:val="en-US"/>
            <w14:textFill>
              <w14:solidFill>
                <w14:schemeClr w14:val="tx1"/>
              </w14:solidFill>
            </w14:textFill>
          </w:rPr>
          <w:t xml:space="preserve">8B.2. </w:t>
        </w:r>
      </w:ins>
      <w:r>
        <w:rPr>
          <w:color w:val="000000" w:themeColor="text1"/>
          <w:szCs w:val="21"/>
          <w:highlight w:val="lightGray"/>
          <w:lang w:val="en-US"/>
          <w14:textFill>
            <w14:solidFill>
              <w14:schemeClr w14:val="tx1"/>
            </w14:solidFill>
          </w14:textFill>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w:t>
      </w:r>
      <w:ins w:id="274" w:author="Tomasz  Więckowski" w:date="2026-02-26T12:37:00Z">
        <w:r>
          <w:rPr>
            <w:color w:val="000000" w:themeColor="text1"/>
            <w:szCs w:val="21"/>
            <w:highlight w:val="lightGray"/>
            <w:lang w:val="en-US"/>
            <w14:textFill>
              <w14:solidFill>
                <w14:schemeClr w14:val="tx1"/>
              </w14:solidFill>
            </w14:textFill>
          </w:rPr>
          <w:t xml:space="preserve"> The 10% liability cap shall NOT apply to claims arising from confirmed manufacturing defects. For manufacturing defects, the Seller shall bear the full cost of repair or replacement, including shipping</w:t>
        </w:r>
      </w:ins>
    </w:p>
    <w:p w14:paraId="7BD78DE9">
      <w:pPr>
        <w:pStyle w:val="33"/>
        <w:numPr>
          <w:ilvl w:val="0"/>
          <w:numId w:val="0"/>
        </w:numPr>
        <w:spacing w:before="156" w:after="156"/>
        <w:ind w:left="425"/>
        <w:rPr>
          <w:color w:val="000000" w:themeColor="text1"/>
          <w:szCs w:val="21"/>
          <w:highlight w:val="lightGray"/>
          <w:lang w:val="en-US"/>
          <w14:textFill>
            <w14:solidFill>
              <w14:schemeClr w14:val="tx1"/>
            </w14:solidFill>
          </w14:textFill>
        </w:rPr>
      </w:pPr>
    </w:p>
    <w:p w14:paraId="6648D49D">
      <w:pPr>
        <w:pStyle w:val="33"/>
        <w:numPr>
          <w:ilvl w:val="0"/>
          <w:numId w:val="0"/>
        </w:numPr>
        <w:spacing w:before="156" w:after="156"/>
        <w:ind w:left="2978"/>
        <w:rPr>
          <w:color w:val="000000" w:themeColor="text1"/>
          <w:szCs w:val="21"/>
          <w:highlight w:val="lightGray"/>
          <w:lang w:val="en-US"/>
          <w14:textFill>
            <w14:solidFill>
              <w14:schemeClr w14:val="tx1"/>
            </w14:solidFill>
          </w14:textFill>
        </w:rPr>
      </w:pPr>
      <w:ins w:id="275" w:author="Tomasz  Więckowski" w:date="2026-02-26T12:38:00Z">
        <w:r>
          <w:rPr>
            <w:b/>
            <w:bCs/>
            <w:color w:val="000000" w:themeColor="text1"/>
            <w:szCs w:val="21"/>
            <w:highlight w:val="lightGray"/>
            <w:lang w:val="en-US"/>
            <w14:textFill>
              <w14:solidFill>
                <w14:schemeClr w14:val="tx1"/>
              </w14:solidFill>
            </w14:textFill>
          </w:rPr>
          <w:t xml:space="preserve">8.C.1 </w:t>
        </w:r>
      </w:ins>
      <w:r>
        <w:rPr>
          <w:b/>
          <w:bCs/>
          <w:color w:val="000000" w:themeColor="text1"/>
          <w:szCs w:val="21"/>
          <w:highlight w:val="lightGray"/>
          <w:lang w:val="en-US"/>
          <w14:textFill>
            <w14:solidFill>
              <w14:schemeClr w14:val="tx1"/>
            </w14:solidFill>
          </w14:textFill>
        </w:rPr>
        <w:t>L</w:t>
      </w:r>
      <w:ins w:id="276" w:author="Tomasz  Więckowski" w:date="2026-02-26T15:48:00Z">
        <w:r>
          <w:rPr>
            <w:b/>
            <w:bCs/>
            <w:color w:val="000000" w:themeColor="text1"/>
            <w:szCs w:val="21"/>
            <w:highlight w:val="lightGray"/>
            <w:lang w:val="en-US"/>
            <w14:textFill>
              <w14:solidFill>
                <w14:schemeClr w14:val="tx1"/>
              </w14:solidFill>
            </w14:textFill>
          </w:rPr>
          <w:t>ong</w:t>
        </w:r>
      </w:ins>
      <w:r>
        <w:rPr>
          <w:b/>
          <w:bCs/>
          <w:color w:val="000000" w:themeColor="text1"/>
          <w:szCs w:val="21"/>
          <w:highlight w:val="lightGray"/>
          <w:lang w:val="en-US"/>
          <w14:textFill>
            <w14:solidFill>
              <w14:schemeClr w14:val="tx1"/>
            </w14:solidFill>
          </w14:textFill>
        </w:rPr>
        <w:t>T</w:t>
      </w:r>
      <w:ins w:id="277" w:author="Tomasz  Więckowski" w:date="2026-02-26T15:48:00Z">
        <w:r>
          <w:rPr>
            <w:b/>
            <w:bCs/>
            <w:color w:val="000000" w:themeColor="text1"/>
            <w:szCs w:val="21"/>
            <w:highlight w:val="lightGray"/>
            <w:lang w:val="en-US"/>
            <w14:textFill>
              <w14:solidFill>
                <w14:schemeClr w14:val="tx1"/>
              </w14:solidFill>
            </w14:textFill>
          </w:rPr>
          <w:t>erm</w:t>
        </w:r>
      </w:ins>
      <w:r>
        <w:rPr>
          <w:b/>
          <w:bCs/>
          <w:color w:val="000000" w:themeColor="text1"/>
          <w:szCs w:val="21"/>
          <w:highlight w:val="lightGray"/>
          <w:lang w:val="en-US"/>
          <w14:textFill>
            <w14:solidFill>
              <w14:schemeClr w14:val="tx1"/>
            </w14:solidFill>
          </w14:textFill>
        </w:rPr>
        <w:t>S</w:t>
      </w:r>
      <w:ins w:id="278" w:author="Tomasz  Więckowski" w:date="2026-02-26T15:48:00Z">
        <w:r>
          <w:rPr>
            <w:b/>
            <w:bCs/>
            <w:color w:val="000000" w:themeColor="text1"/>
            <w:szCs w:val="21"/>
            <w:highlight w:val="lightGray"/>
            <w:lang w:val="en-US"/>
            <w14:textFill>
              <w14:solidFill>
                <w14:schemeClr w14:val="tx1"/>
              </w14:solidFill>
            </w14:textFill>
          </w:rPr>
          <w:t>ervise</w:t>
        </w:r>
      </w:ins>
      <w:r>
        <w:rPr>
          <w:b/>
          <w:bCs/>
          <w:color w:val="000000" w:themeColor="text1"/>
          <w:szCs w:val="21"/>
          <w:highlight w:val="lightGray"/>
          <w:lang w:val="en-US"/>
          <w14:textFill>
            <w14:solidFill>
              <w14:schemeClr w14:val="tx1"/>
            </w14:solidFill>
          </w14:textFill>
        </w:rPr>
        <w:t>A</w:t>
      </w:r>
      <w:ins w:id="279" w:author="Tomasz  Więckowski" w:date="2026-02-26T15:48:00Z">
        <w:r>
          <w:rPr>
            <w:b/>
            <w:bCs/>
            <w:color w:val="000000" w:themeColor="text1"/>
            <w:szCs w:val="21"/>
            <w:highlight w:val="lightGray"/>
            <w:lang w:val="en-US"/>
            <w14:textFill>
              <w14:solidFill>
                <w14:schemeClr w14:val="tx1"/>
              </w14:solidFill>
            </w14:textFill>
          </w:rPr>
          <w:t>agreement</w:t>
        </w:r>
      </w:ins>
      <w:r>
        <w:rPr>
          <w:b/>
          <w:bCs/>
          <w:color w:val="000000" w:themeColor="text1"/>
          <w:szCs w:val="21"/>
          <w:highlight w:val="lightGray"/>
          <w:lang w:val="en-US"/>
          <w14:textFill>
            <w14:solidFill>
              <w14:schemeClr w14:val="tx1"/>
            </w14:solidFill>
          </w14:textFill>
        </w:rPr>
        <w:t xml:space="preserve"> SEPARATION</w:t>
      </w:r>
    </w:p>
    <w:p w14:paraId="535E3070">
      <w:pPr>
        <w:pStyle w:val="33"/>
        <w:numPr>
          <w:ilvl w:val="0"/>
          <w:numId w:val="0"/>
        </w:numPr>
        <w:spacing w:before="156" w:after="156"/>
        <w:ind w:left="426"/>
        <w:rPr>
          <w:color w:val="000000" w:themeColor="text1"/>
          <w:szCs w:val="21"/>
          <w:lang w:val="pl-PL"/>
          <w14:textFill>
            <w14:solidFill>
              <w14:schemeClr w14:val="tx1"/>
            </w14:solidFill>
          </w14:textFill>
        </w:rPr>
      </w:pPr>
      <w:ins w:id="280" w:author="Tomasz  Więckowski" w:date="2026-02-26T12:38:00Z">
        <w:r>
          <w:rPr>
            <w:color w:val="000000" w:themeColor="text1"/>
            <w:szCs w:val="21"/>
            <w:highlight w:val="lightGray"/>
            <w:lang w:val="en-US"/>
            <w14:textFill>
              <w14:solidFill>
                <w14:schemeClr w14:val="tx1"/>
              </w14:solidFill>
            </w14:textFill>
          </w:rPr>
          <w:t>8C</w:t>
        </w:r>
      </w:ins>
      <w:ins w:id="281" w:author="Tomasz  Więckowski" w:date="2026-02-26T12:39:00Z">
        <w:r>
          <w:rPr>
            <w:color w:val="000000" w:themeColor="text1"/>
            <w:szCs w:val="21"/>
            <w:highlight w:val="lightGray"/>
            <w:lang w:val="en-US"/>
            <w14:textFill>
              <w14:solidFill>
                <w14:schemeClr w14:val="tx1"/>
              </w14:solidFill>
            </w14:textFill>
          </w:rPr>
          <w:t xml:space="preserve">.1 </w:t>
        </w:r>
      </w:ins>
      <w:del w:id="282" w:author="Tomasz  Więckowski" w:date="2026-02-26T12:38:00Z">
        <w:r>
          <w:rPr>
            <w:color w:val="000000" w:themeColor="text1"/>
            <w:szCs w:val="21"/>
            <w:highlight w:val="lightGray"/>
            <w:lang w:val="en-US"/>
            <w14:textFill>
              <w14:solidFill>
                <w14:schemeClr w14:val="tx1"/>
              </w14:solidFill>
            </w14:textFill>
          </w:rPr>
          <w:tab/>
        </w:r>
      </w:del>
      <w:del w:id="283" w:author="Tomasz  Więckowski" w:date="2026-02-26T12:38:00Z">
        <w:r>
          <w:rPr>
            <w:color w:val="000000" w:themeColor="text1"/>
            <w:szCs w:val="21"/>
            <w:highlight w:val="lightGray"/>
            <w:lang w:val="en-US"/>
            <w14:textFill>
              <w14:solidFill>
                <w14:schemeClr w14:val="tx1"/>
              </w14:solidFill>
            </w14:textFill>
          </w:rPr>
          <w:tab/>
        </w:r>
      </w:del>
      <w:r>
        <w:rPr>
          <w:color w:val="000000" w:themeColor="text1"/>
          <w:szCs w:val="21"/>
          <w:highlight w:val="lightGray"/>
          <w:lang w:val="en-US"/>
          <w14:textFill>
            <w14:solidFill>
              <w14:schemeClr w14:val="tx1"/>
            </w14:solidFill>
          </w14:textFill>
        </w:rPr>
        <w:t xml:space="preserve">Availability guarantees, performance guarantees, state-of-health guarantees, liquidated damages, or service-level commitments shall apply only if an LTSA is executed with the end customer and shall be governed exclusively by the LTSA. </w:t>
      </w:r>
      <w:r>
        <w:rPr>
          <w:color w:val="000000" w:themeColor="text1"/>
          <w:szCs w:val="21"/>
          <w:highlight w:val="lightGray"/>
          <w:lang w:val="pl-PL"/>
          <w14:textFill>
            <w14:solidFill>
              <w14:schemeClr w14:val="tx1"/>
            </w14:solidFill>
          </w14:textFill>
        </w:rPr>
        <w:t>No such guarantees are implied under this Contract.</w:t>
      </w:r>
    </w:p>
    <w:p w14:paraId="6C51CCDF">
      <w:pPr>
        <w:pStyle w:val="33"/>
        <w:numPr>
          <w:ilvl w:val="0"/>
          <w:numId w:val="0"/>
        </w:numPr>
        <w:spacing w:before="156" w:after="156"/>
        <w:ind w:left="425"/>
        <w:rPr>
          <w:color w:val="000000" w:themeColor="text1"/>
          <w:szCs w:val="21"/>
          <w:lang w:val="pl-PL"/>
          <w14:textFill>
            <w14:solidFill>
              <w14:schemeClr w14:val="tx1"/>
            </w14:solidFill>
          </w14:textFill>
        </w:rPr>
      </w:pPr>
    </w:p>
    <w:p w14:paraId="6B17906D">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Limitation of Liability</w:t>
      </w:r>
    </w:p>
    <w:p w14:paraId="020C87FC">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References to liability in this section include every kind of liability arising under or in connection with this Contract including, but not limited to, for negligence. </w:t>
      </w:r>
    </w:p>
    <w:p w14:paraId="35C96EB1">
      <w:pPr>
        <w:pStyle w:val="33"/>
        <w:numPr>
          <w:ilvl w:val="0"/>
          <w:numId w:val="0"/>
        </w:numPr>
        <w:spacing w:before="156" w:after="156"/>
        <w:ind w:left="1247"/>
        <w:rPr>
          <w:color w:val="000000" w:themeColor="text1"/>
          <w:szCs w:val="21"/>
          <w:lang w:val="en-US"/>
          <w14:textFill>
            <w14:solidFill>
              <w14:schemeClr w14:val="tx1"/>
            </w14:solidFill>
          </w14:textFill>
        </w:rPr>
      </w:pPr>
    </w:p>
    <w:p w14:paraId="0BA85339">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Nothing in this section shall limit the BUYER’s payment obligations under this Contract. Nothing in this Contract limits any liability for:</w:t>
      </w:r>
    </w:p>
    <w:p w14:paraId="538D70CC">
      <w:pPr>
        <w:pStyle w:val="31"/>
        <w:numPr>
          <w:ilvl w:val="0"/>
          <w:numId w:val="6"/>
        </w:numPr>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death or personal injury caused by gross negligence;</w:t>
      </w:r>
    </w:p>
    <w:p w14:paraId="742D19B3">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fraud or fraudulent misrepresentation; or</w:t>
      </w:r>
    </w:p>
    <w:p w14:paraId="013FCED5">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any liability that cannot legally be limited.</w:t>
      </w:r>
    </w:p>
    <w:p w14:paraId="438CADF6">
      <w:pPr>
        <w:pStyle w:val="31"/>
        <w:numPr>
          <w:ilvl w:val="0"/>
          <w:numId w:val="0"/>
        </w:numPr>
        <w:spacing w:before="156" w:after="156"/>
        <w:ind w:left="1247"/>
        <w:rPr>
          <w:color w:val="000000" w:themeColor="text1"/>
          <w:szCs w:val="21"/>
          <w:lang w:val="en-US"/>
          <w14:textFill>
            <w14:solidFill>
              <w14:schemeClr w14:val="tx1"/>
            </w14:solidFill>
          </w14:textFill>
        </w:rPr>
      </w:pPr>
    </w:p>
    <w:p w14:paraId="06FA9C80">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Subject to other clauses in this section, the total liability of the SELLER of all breaches of duty under this Contract shall not in any event or under any circumstances, exceed ten percent of total charges. For the sake of clarity, the total charges means all sums paid by the BUYER under this Contract in respect of goods and services actually supplied by the SELLER, whether or not invoiced to the BUYER. </w:t>
      </w:r>
    </w:p>
    <w:p w14:paraId="7F7E7F32">
      <w:pPr>
        <w:pStyle w:val="33"/>
        <w:numPr>
          <w:ilvl w:val="0"/>
          <w:numId w:val="0"/>
        </w:numPr>
        <w:spacing w:before="156" w:after="156"/>
        <w:ind w:left="425"/>
        <w:rPr>
          <w:del w:id="284" w:author="Tomasz  Więckowski" w:date="2026-02-26T12:37:00Z"/>
          <w:color w:val="000000" w:themeColor="text1"/>
          <w:szCs w:val="21"/>
          <w:highlight w:val="lightGray"/>
          <w:lang w:val="en-US"/>
          <w14:textFill>
            <w14:solidFill>
              <w14:schemeClr w14:val="tx1"/>
            </w14:solidFill>
          </w14:textFill>
        </w:rPr>
      </w:pPr>
      <w:del w:id="285" w:author="Tomasz  Więckowski" w:date="2026-02-26T12:37:00Z">
        <w:r>
          <w:rPr>
            <w:color w:val="000000" w:themeColor="text1"/>
            <w:szCs w:val="21"/>
            <w:highlight w:val="lightGray"/>
            <w:lang w:val="en-US"/>
            <w14:textFill>
              <w14:solidFill>
                <w14:schemeClr w14:val="tx1"/>
              </w14:solidFill>
            </w14:textFill>
          </w:rPr>
          <w:delText>The 10% liability cap shall NOT apply to claims arising from confirmed manufacturing defects. For manufacturing defects, the Seller shall bear the full cost of repair or replacement, including shipping</w:delText>
        </w:r>
      </w:del>
    </w:p>
    <w:p w14:paraId="12ADBD8F">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The caps on the parties’ liabilities shall be reduced by:</w:t>
      </w:r>
    </w:p>
    <w:p w14:paraId="2E4DD5E4">
      <w:pPr>
        <w:pStyle w:val="31"/>
        <w:numPr>
          <w:ilvl w:val="0"/>
          <w:numId w:val="0"/>
        </w:numPr>
        <w:spacing w:before="156" w:after="156"/>
        <w:ind w:left="1247"/>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amounts awarded by a court or arbitrator, using their procedural or statutory powers in respect of costs of proceedings or interest for late payment.</w:t>
      </w:r>
    </w:p>
    <w:p w14:paraId="2FC33EBB">
      <w:pPr>
        <w:pStyle w:val="31"/>
        <w:numPr>
          <w:ilvl w:val="0"/>
          <w:numId w:val="0"/>
        </w:numPr>
        <w:spacing w:before="156" w:after="156"/>
        <w:ind w:left="1247"/>
        <w:rPr>
          <w:lang w:val="en-US"/>
        </w:rPr>
      </w:pPr>
    </w:p>
    <w:p w14:paraId="7B470B1B">
      <w:pPr>
        <w:pStyle w:val="33"/>
        <w:spacing w:before="156" w:after="156"/>
        <w:ind w:left="1247" w:hanging="680"/>
        <w:rPr>
          <w:ins w:id="286" w:author="Tomasz  Więckowski" w:date="2026-02-26T12:41:00Z"/>
          <w:color w:val="000000" w:themeColor="text1"/>
          <w:sz w:val="21"/>
          <w:szCs w:val="21"/>
          <w14:textFill>
            <w14:solidFill>
              <w14:schemeClr w14:val="tx1"/>
            </w14:solidFill>
          </w14:textFill>
        </w:rPr>
      </w:pPr>
      <w:ins w:id="287" w:author="Tomasz  Więckowski" w:date="2026-02-26T12:40:00Z">
        <w:commentRangeStart w:id="17"/>
        <w:r>
          <w:rPr>
            <w:color w:val="000000" w:themeColor="text1"/>
            <w:sz w:val="21"/>
            <w:szCs w:val="21"/>
            <w14:textFill>
              <w14:solidFill>
                <w14:schemeClr w14:val="tx1"/>
              </w14:solidFill>
            </w14:textFill>
          </w:rPr>
          <w:t>Manufacturing Defect Carve-Out: The 10% liability cap shall NOT apply to claims arising from confirmed manufacturing defects. For manufacturing defects, the Seller shall bear the full cost of repair or replacement, including shipping.</w:t>
        </w:r>
      </w:ins>
      <w:ins w:id="288" w:author="Wilson Deng" w:date="2026-03-06T14:37:00Z">
        <w:r>
          <w:rPr>
            <w:rFonts w:hint="eastAsia"/>
            <w:color w:val="000000" w:themeColor="text1"/>
            <w:sz w:val="21"/>
            <w:szCs w:val="21"/>
            <w14:textFill>
              <w14:solidFill>
                <w14:schemeClr w14:val="tx1"/>
              </w14:solidFill>
            </w14:textFill>
          </w:rPr>
          <w:t xml:space="preserve"> </w:t>
        </w:r>
      </w:ins>
      <w:ins w:id="289" w:author="Wilson Deng" w:date="2026-03-06T14:38:00Z">
        <w:r>
          <w:rPr>
            <w:rFonts w:hint="eastAsia"/>
            <w:color w:val="000000" w:themeColor="text1"/>
            <w:sz w:val="21"/>
            <w:szCs w:val="21"/>
            <w14:textFill>
              <w14:solidFill>
                <w14:schemeClr w14:val="tx1"/>
              </w14:solidFill>
            </w14:textFill>
          </w:rPr>
          <w:t>Warranty coverage is provided for product defects attributable to manufacturing or processing deficiencies. The SELLER shall not be liable for expenses incurred from non-conforming use or maintenance of the product, including abnormal handling and after-sales services resulting from failure to adhere to specified technical protocols.</w:t>
        </w:r>
      </w:ins>
    </w:p>
    <w:commentRangeEnd w:id="17"/>
    <w:p w14:paraId="5A3FE1DE">
      <w:pPr>
        <w:pStyle w:val="33"/>
        <w:numPr>
          <w:ilvl w:val="0"/>
          <w:numId w:val="0"/>
        </w:numPr>
        <w:spacing w:before="156" w:after="156"/>
        <w:ind w:left="1247"/>
        <w:rPr>
          <w:color w:val="000000" w:themeColor="text1"/>
          <w:sz w:val="21"/>
          <w:szCs w:val="21"/>
          <w:lang w:val="en-US"/>
          <w14:textFill>
            <w14:solidFill>
              <w14:schemeClr w14:val="tx1"/>
            </w14:solidFill>
          </w14:textFill>
        </w:rPr>
      </w:pPr>
      <w:del w:id="290" w:author="Tomasz  Więckowski" w:date="2026-02-26T15:49:00Z">
        <w:r>
          <w:rPr>
            <w:rStyle w:val="17"/>
            <w:color w:val="000000" w:themeColor="text1"/>
            <w:lang w:val="en-US"/>
            <w14:textFill>
              <w14:solidFill>
                <w14:schemeClr w14:val="tx1"/>
              </w14:solidFill>
            </w14:textFill>
          </w:rPr>
          <w:commentReference w:id="17"/>
        </w:r>
      </w:del>
    </w:p>
    <w:p w14:paraId="704A46E6">
      <w:pPr>
        <w:pStyle w:val="33"/>
        <w:spacing w:before="156" w:after="156"/>
        <w:ind w:left="1247" w:hanging="680"/>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Subject to other clauses in this section, loss excluded in this Contract includes:</w:t>
      </w:r>
    </w:p>
    <w:p w14:paraId="6C8EE3E2">
      <w:pPr>
        <w:pStyle w:val="31"/>
        <w:numPr>
          <w:ilvl w:val="0"/>
          <w:numId w:val="7"/>
        </w:numPr>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Loss of profits.</w:t>
      </w:r>
    </w:p>
    <w:p w14:paraId="40C93888">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Loss of sales or business.</w:t>
      </w:r>
    </w:p>
    <w:p w14:paraId="028A94BF">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Loss of agreements or contracts.</w:t>
      </w:r>
    </w:p>
    <w:p w14:paraId="197926FA">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Loss of anticipated savings.</w:t>
      </w:r>
    </w:p>
    <w:p w14:paraId="57D8F227">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Loss of or damage to goodwill.</w:t>
      </w:r>
    </w:p>
    <w:p w14:paraId="38CEAEE4">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Indirect or consequential loss.</w:t>
      </w:r>
    </w:p>
    <w:p w14:paraId="0562F7D8">
      <w:pPr>
        <w:pStyle w:val="31"/>
        <w:numPr>
          <w:ilvl w:val="0"/>
          <w:numId w:val="0"/>
        </w:numPr>
        <w:spacing w:before="156" w:after="156"/>
        <w:ind w:left="1247"/>
        <w:rPr>
          <w:lang w:val="pl-PL"/>
        </w:rPr>
      </w:pPr>
    </w:p>
    <w:p w14:paraId="3472F41E">
      <w:pPr>
        <w:pStyle w:val="31"/>
        <w:numPr>
          <w:ilvl w:val="0"/>
          <w:numId w:val="0"/>
        </w:numPr>
        <w:spacing w:before="156" w:after="156"/>
        <w:rPr>
          <w:b/>
          <w:bCs/>
          <w:color w:val="000000" w:themeColor="text1"/>
          <w:szCs w:val="21"/>
          <w:highlight w:val="lightGray"/>
          <w:lang w:val="en-US"/>
          <w14:textFill>
            <w14:solidFill>
              <w14:schemeClr w14:val="tx1"/>
            </w14:solidFill>
          </w14:textFill>
        </w:rPr>
      </w:pPr>
      <w:commentRangeStart w:id="18"/>
      <w:r>
        <w:rPr>
          <w:b/>
          <w:bCs/>
          <w:color w:val="000000" w:themeColor="text1"/>
          <w:szCs w:val="21"/>
          <w:highlight w:val="lightGray"/>
          <w:lang w:val="en-US"/>
          <w14:textFill>
            <w14:solidFill>
              <w14:schemeClr w14:val="tx1"/>
            </w14:solidFill>
          </w14:textFill>
        </w:rPr>
        <w:t>SECTION 9A – INDEMNITIES</w:t>
      </w:r>
      <w:commentRangeEnd w:id="18"/>
      <w:r>
        <w:rPr>
          <w:rStyle w:val="17"/>
          <w:b/>
          <w:bCs/>
          <w:color w:val="000000" w:themeColor="text1"/>
          <w:sz w:val="22"/>
          <w:highlight w:val="lightGray"/>
          <w:lang w:val="en-US"/>
          <w14:textFill>
            <w14:solidFill>
              <w14:schemeClr w14:val="tx1"/>
            </w14:solidFill>
          </w14:textFill>
        </w:rPr>
        <w:commentReference w:id="18"/>
      </w:r>
    </w:p>
    <w:p w14:paraId="19EC075B">
      <w:pPr>
        <w:pStyle w:val="31"/>
        <w:numPr>
          <w:ilvl w:val="0"/>
          <w:numId w:val="0"/>
        </w:numPr>
        <w:spacing w:before="156" w:after="156"/>
        <w:ind w:left="1247"/>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failures within the Seller's product stack. </w:t>
      </w:r>
    </w:p>
    <w:p w14:paraId="6CA89E1A">
      <w:pPr>
        <w:pStyle w:val="31"/>
        <w:numPr>
          <w:ilvl w:val="0"/>
          <w:numId w:val="0"/>
        </w:numPr>
        <w:spacing w:before="156" w:after="156"/>
        <w:ind w:left="1247"/>
        <w:rPr>
          <w:color w:val="000000" w:themeColor="text1"/>
          <w:szCs w:val="21"/>
          <w:highlight w:val="lightGray"/>
          <w:lang w:val="en-US"/>
          <w14:textFill>
            <w14:solidFill>
              <w14:schemeClr w14:val="tx1"/>
            </w14:solidFill>
          </w14:textFill>
        </w:rPr>
      </w:pPr>
    </w:p>
    <w:p w14:paraId="0EE2E5BC">
      <w:pPr>
        <w:pStyle w:val="31"/>
        <w:numPr>
          <w:ilvl w:val="0"/>
          <w:numId w:val="0"/>
        </w:numPr>
        <w:spacing w:before="156" w:after="156"/>
        <w:ind w:left="1247"/>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9A.2 The Buyer shall indemnify the Seller against claims arising from:</w:t>
      </w:r>
    </w:p>
    <w:p w14:paraId="31940F33">
      <w:pPr>
        <w:pStyle w:val="31"/>
        <w:numPr>
          <w:ilvl w:val="0"/>
          <w:numId w:val="0"/>
        </w:numPr>
        <w:spacing w:before="156" w:after="156"/>
        <w:ind w:left="1607" w:hanging="360"/>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(a) EPC works performed by or on behalf of the Buyer;</w:t>
      </w:r>
    </w:p>
    <w:p w14:paraId="1817F052">
      <w:pPr>
        <w:pStyle w:val="31"/>
        <w:numPr>
          <w:ilvl w:val="0"/>
          <w:numId w:val="0"/>
        </w:numPr>
        <w:spacing w:before="156" w:after="156"/>
        <w:ind w:left="1607" w:hanging="360"/>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(b) Site conditions not meeting Seller's technical requirements;</w:t>
      </w:r>
    </w:p>
    <w:p w14:paraId="433D9AB1">
      <w:pPr>
        <w:pStyle w:val="31"/>
        <w:numPr>
          <w:ilvl w:val="0"/>
          <w:numId w:val="0"/>
        </w:numPr>
        <w:spacing w:before="156" w:after="156"/>
        <w:ind w:left="1607" w:hanging="360"/>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(c) Operation of the Commodities in breach of Seller instructions; or</w:t>
      </w:r>
    </w:p>
    <w:p w14:paraId="35CF5ABE">
      <w:pPr>
        <w:pStyle w:val="31"/>
        <w:numPr>
          <w:ilvl w:val="0"/>
          <w:numId w:val="0"/>
        </w:numPr>
        <w:spacing w:before="156" w:after="156"/>
        <w:ind w:left="1607" w:hanging="360"/>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(d) Third-party systems not supplied by the Seller.</w:t>
      </w:r>
    </w:p>
    <w:p w14:paraId="40CAC0E2">
      <w:pPr>
        <w:pStyle w:val="31"/>
        <w:numPr>
          <w:ilvl w:val="0"/>
          <w:numId w:val="0"/>
        </w:numPr>
        <w:spacing w:before="156" w:after="156"/>
        <w:ind w:left="992"/>
        <w:rPr>
          <w:ins w:id="291" w:author="Tomasz  Więckowski" w:date="2026-02-18T12:39:00Z"/>
          <w:b/>
          <w:bCs/>
          <w:color w:val="000000" w:themeColor="text1"/>
          <w:szCs w:val="21"/>
          <w:highlight w:val="lightGray"/>
          <w:lang w:val="en-US"/>
          <w14:textFill>
            <w14:solidFill>
              <w14:schemeClr w14:val="tx1"/>
            </w14:solidFill>
          </w14:textFill>
        </w:rPr>
      </w:pPr>
      <w:ins w:id="292" w:author="Tomasz  Więckowski" w:date="2026-02-18T12:38:00Z">
        <w:r>
          <w:rPr>
            <w:b/>
            <w:bCs/>
            <w:color w:val="000000" w:themeColor="text1"/>
            <w:szCs w:val="21"/>
            <w:highlight w:val="lightGray"/>
            <w:lang w:val="en-US"/>
            <w14:textFill>
              <w14:solidFill>
                <w14:schemeClr w14:val="tx1"/>
              </w14:solidFill>
            </w14:textFill>
          </w:rPr>
          <w:t xml:space="preserve">9B </w:t>
        </w:r>
      </w:ins>
      <w:ins w:id="293" w:author="Tomasz  Więckowski" w:date="2026-02-18T12:39:00Z">
        <w:r>
          <w:rPr>
            <w:b/>
            <w:bCs/>
            <w:color w:val="000000" w:themeColor="text1"/>
            <w:szCs w:val="21"/>
            <w:highlight w:val="lightGray"/>
            <w:lang w:val="en-US"/>
            <w14:textFill>
              <w14:solidFill>
                <w14:schemeClr w14:val="tx1"/>
              </w14:solidFill>
            </w14:textFill>
          </w:rPr>
          <w:t>F</w:t>
        </w:r>
      </w:ins>
      <w:ins w:id="294" w:author="Tomasz  Więckowski" w:date="2026-02-26T15:51:00Z">
        <w:r>
          <w:rPr>
            <w:b/>
            <w:bCs/>
            <w:color w:val="000000" w:themeColor="text1"/>
            <w:szCs w:val="21"/>
            <w:highlight w:val="lightGray"/>
            <w:lang w:val="en-US"/>
            <w14:textFill>
              <w14:solidFill>
                <w14:schemeClr w14:val="tx1"/>
              </w14:solidFill>
            </w14:textFill>
          </w:rPr>
          <w:t>inancial</w:t>
        </w:r>
      </w:ins>
      <w:ins w:id="295" w:author="Tomasz  Więckowski" w:date="2026-02-18T12:39:00Z">
        <w:r>
          <w:rPr>
            <w:b/>
            <w:bCs/>
            <w:color w:val="000000" w:themeColor="text1"/>
            <w:szCs w:val="21"/>
            <w:highlight w:val="lightGray"/>
            <w:lang w:val="en-US"/>
            <w14:textFill>
              <w14:solidFill>
                <w14:schemeClr w14:val="tx1"/>
              </w14:solidFill>
            </w14:textFill>
          </w:rPr>
          <w:t xml:space="preserve"> G</w:t>
        </w:r>
      </w:ins>
      <w:ins w:id="296" w:author="Tomasz  Więckowski" w:date="2026-02-26T15:51:00Z">
        <w:r>
          <w:rPr>
            <w:b/>
            <w:bCs/>
            <w:color w:val="000000" w:themeColor="text1"/>
            <w:szCs w:val="21"/>
            <w:highlight w:val="lightGray"/>
            <w:lang w:val="en-US"/>
            <w14:textFill>
              <w14:solidFill>
                <w14:schemeClr w14:val="tx1"/>
              </w14:solidFill>
            </w14:textFill>
          </w:rPr>
          <w:t>uarantess</w:t>
        </w:r>
      </w:ins>
    </w:p>
    <w:p w14:paraId="5759C94B">
      <w:pPr>
        <w:pStyle w:val="33"/>
        <w:tabs>
          <w:tab w:val="left" w:pos="993"/>
        </w:tabs>
        <w:spacing w:before="156" w:after="156"/>
        <w:ind w:left="992" w:hanging="992"/>
        <w:jc w:val="left"/>
        <w:rPr>
          <w:ins w:id="297" w:author="Tomasz  Więckowski" w:date="2026-02-27T10:07:00Z"/>
          <w:color w:val="000000" w:themeColor="text1"/>
          <w:szCs w:val="21"/>
          <w14:textFill>
            <w14:solidFill>
              <w14:schemeClr w14:val="tx1"/>
            </w14:solidFill>
          </w14:textFill>
        </w:rPr>
      </w:pPr>
      <w:ins w:id="298" w:author="Tomasz  Więckowski" w:date="2026-02-18T12:49:00Z">
        <w:r>
          <w:rPr>
            <w:b/>
            <w:bCs/>
            <w:color w:val="000000" w:themeColor="text1"/>
            <w:szCs w:val="21"/>
            <w:lang w:val="en-US"/>
            <w14:textFill>
              <w14:solidFill>
                <w14:schemeClr w14:val="tx1"/>
              </w14:solidFill>
            </w14:textFill>
          </w:rPr>
          <w:t>9B.1</w:t>
        </w:r>
      </w:ins>
      <w:ins w:id="299" w:author="Tomasz  Więckowski" w:date="2026-02-18T12:49:00Z">
        <w:r>
          <w:rPr>
            <w:color w:val="000000" w:themeColor="text1"/>
            <w:szCs w:val="21"/>
            <w:lang w:val="en-US"/>
            <w14:textFill>
              <w14:solidFill>
                <w14:schemeClr w14:val="tx1"/>
              </w14:solidFill>
            </w14:textFill>
          </w:rPr>
          <w:t xml:space="preserve"> </w:t>
        </w:r>
      </w:ins>
      <w:ins w:id="300" w:author="Tomasz  Więckowski" w:date="2026-02-27T10:04:00Z">
        <w:r>
          <w:rPr>
            <w:color w:val="000000" w:themeColor="text1"/>
            <w:szCs w:val="21"/>
            <w:lang w:val="en-US"/>
            <w14:textFill>
              <w14:solidFill>
                <w14:schemeClr w14:val="tx1"/>
              </w14:solidFill>
            </w14:textFill>
          </w:rPr>
          <w:tab/>
        </w:r>
      </w:ins>
      <w:ins w:id="301" w:author="Tomasz  Więckowski" w:date="2026-02-18T12:49:00Z">
        <w:r>
          <w:rPr>
            <w:b/>
            <w:bCs/>
            <w:color w:val="000000" w:themeColor="text1"/>
            <w:szCs w:val="21"/>
            <w:lang w:val="en-US"/>
            <w14:textFill>
              <w14:solidFill>
                <w14:schemeClr w14:val="tx1"/>
              </w14:solidFill>
            </w14:textFill>
          </w:rPr>
          <w:t>Advance Payment Guarantee</w:t>
        </w:r>
      </w:ins>
      <w:ins w:id="302" w:author="Tomasz  Więckowski" w:date="2026-02-26T12:55:00Z">
        <w:r>
          <w:rPr>
            <w:b/>
            <w:bCs/>
            <w:color w:val="000000" w:themeColor="text1"/>
            <w:szCs w:val="21"/>
            <w:lang w:val="en-US"/>
            <w14:textFill>
              <w14:solidFill>
                <w14:schemeClr w14:val="tx1"/>
              </w14:solidFill>
            </w14:textFill>
          </w:rPr>
          <w:br w:type="textWrapping"/>
        </w:r>
      </w:ins>
      <w:ins w:id="303" w:author="Tomasz  Więckowski" w:date="2026-02-27T10:07:00Z">
        <w:r>
          <w:rPr>
            <w:color w:val="000000" w:themeColor="text1"/>
            <w:szCs w:val="21"/>
            <w14:textFill>
              <w14:solidFill>
                <w14:schemeClr w14:val="tx1"/>
              </w14:solidFill>
            </w14:textFill>
          </w:rPr>
          <w:t xml:space="preserve">As security for the repayment of the advance payments made under this </w:t>
        </w:r>
      </w:ins>
      <w:ins w:id="304" w:author="TLL" w:date="2026-03-04T10:59:00Z">
        <w:r>
          <w:rPr>
            <w:rFonts w:hint="eastAsia"/>
            <w:color w:val="000000" w:themeColor="text1"/>
            <w:szCs w:val="21"/>
            <w14:textFill>
              <w14:solidFill>
                <w14:schemeClr w14:val="tx1"/>
              </w14:solidFill>
            </w14:textFill>
          </w:rPr>
          <w:t>contract</w:t>
        </w:r>
      </w:ins>
      <w:ins w:id="305" w:author="Tomasz  Więckowski" w:date="2026-02-27T10:07:00Z">
        <w:del w:id="306" w:author="TLL" w:date="2026-03-04T10:59:00Z">
          <w:r>
            <w:rPr>
              <w:color w:val="000000" w:themeColor="text1"/>
              <w:szCs w:val="21"/>
              <w14:textFill>
                <w14:solidFill>
                  <w14:schemeClr w14:val="tx1"/>
                </w14:solidFill>
              </w14:textFill>
            </w:rPr>
            <w:delText>Agreement</w:delText>
          </w:r>
        </w:del>
      </w:ins>
      <w:ins w:id="307" w:author="Tomasz  Więckowski" w:date="2026-02-27T10:07:00Z">
        <w:r>
          <w:rPr>
            <w:color w:val="000000" w:themeColor="text1"/>
            <w:szCs w:val="21"/>
            <w14:textFill>
              <w14:solidFill>
                <w14:schemeClr w14:val="tx1"/>
              </w14:solidFill>
            </w14:textFill>
          </w:rPr>
          <w:t>, the Seller shall provide the Buyer with an advance payment bank guarantee (the “Advance Payment Guarantee”).</w:t>
        </w:r>
      </w:ins>
    </w:p>
    <w:p w14:paraId="2A8C2C32">
      <w:pPr>
        <w:pStyle w:val="33"/>
        <w:numPr>
          <w:ilvl w:val="0"/>
          <w:numId w:val="0"/>
        </w:numPr>
        <w:tabs>
          <w:tab w:val="left" w:pos="993"/>
        </w:tabs>
        <w:spacing w:before="156" w:after="156"/>
        <w:ind w:left="992"/>
        <w:rPr>
          <w:ins w:id="308" w:author="Tomasz  Więckowski" w:date="2026-02-27T10:07:00Z"/>
          <w:color w:val="000000" w:themeColor="text1"/>
          <w:szCs w:val="21"/>
          <w14:textFill>
            <w14:solidFill>
              <w14:schemeClr w14:val="tx1"/>
            </w14:solidFill>
          </w14:textFill>
        </w:rPr>
      </w:pPr>
      <w:ins w:id="309" w:author="Tomasz  Więckowski" w:date="2026-02-27T10:07:00Z">
        <w:r>
          <w:rPr>
            <w:color w:val="000000" w:themeColor="text1"/>
            <w:szCs w:val="21"/>
            <w14:textFill>
              <w14:solidFill>
                <w14:schemeClr w14:val="tx1"/>
              </w14:solidFill>
            </w14:textFill>
          </w:rPr>
          <w:t>The Advance Payment Guarantee shall:</w:t>
        </w:r>
      </w:ins>
    </w:p>
    <w:p w14:paraId="5E884DDC">
      <w:pPr>
        <w:pStyle w:val="33"/>
        <w:numPr>
          <w:ilvl w:val="0"/>
          <w:numId w:val="0"/>
        </w:numPr>
        <w:tabs>
          <w:tab w:val="left" w:pos="993"/>
        </w:tabs>
        <w:spacing w:before="156" w:after="156"/>
        <w:ind w:left="1134"/>
        <w:rPr>
          <w:ins w:id="310" w:author="Tomasz  Więckowski" w:date="2026-02-27T10:07:00Z"/>
          <w:color w:val="000000" w:themeColor="text1"/>
          <w:szCs w:val="21"/>
          <w14:textFill>
            <w14:solidFill>
              <w14:schemeClr w14:val="tx1"/>
            </w14:solidFill>
          </w14:textFill>
        </w:rPr>
      </w:pPr>
      <w:ins w:id="311" w:author="Tomasz  Więckowski" w:date="2026-02-27T10:07:00Z">
        <w:r>
          <w:rPr>
            <w:color w:val="000000" w:themeColor="text1"/>
            <w:szCs w:val="21"/>
            <w14:textFill>
              <w14:solidFill>
                <w14:schemeClr w14:val="tx1"/>
              </w14:solidFill>
            </w14:textFill>
          </w:rPr>
          <w:t>a) be issued by a reputable international bank acceptable to the Buyer;</w:t>
        </w:r>
      </w:ins>
      <w:ins w:id="312" w:author="Tomasz  Więckowski" w:date="2026-02-27T10:07:00Z">
        <w:r>
          <w:rPr>
            <w:color w:val="000000" w:themeColor="text1"/>
            <w:szCs w:val="21"/>
            <w14:textFill>
              <w14:solidFill>
                <w14:schemeClr w14:val="tx1"/>
              </w14:solidFill>
            </w14:textFill>
          </w:rPr>
          <w:br w:type="textWrapping"/>
        </w:r>
      </w:ins>
      <w:ins w:id="313" w:author="Tomasz  Więckowski" w:date="2026-02-27T10:07:00Z">
        <w:r>
          <w:rPr>
            <w:color w:val="000000" w:themeColor="text1"/>
            <w:szCs w:val="21"/>
            <w14:textFill>
              <w14:solidFill>
                <w14:schemeClr w14:val="tx1"/>
              </w14:solidFill>
            </w14:textFill>
          </w:rPr>
          <w:t>b) be in a form and substance acceptable to the Buyer;</w:t>
        </w:r>
      </w:ins>
      <w:ins w:id="314" w:author="Tomasz  Więckowski" w:date="2026-02-27T10:07:00Z">
        <w:r>
          <w:rPr>
            <w:color w:val="000000" w:themeColor="text1"/>
            <w:szCs w:val="21"/>
            <w14:textFill>
              <w14:solidFill>
                <w14:schemeClr w14:val="tx1"/>
              </w14:solidFill>
            </w14:textFill>
          </w:rPr>
          <w:br w:type="textWrapping"/>
        </w:r>
      </w:ins>
      <w:ins w:id="315" w:author="Tomasz  Więckowski" w:date="2026-02-27T10:07:00Z">
        <w:r>
          <w:rPr>
            <w:color w:val="000000" w:themeColor="text1"/>
            <w:szCs w:val="21"/>
            <w14:textFill>
              <w14:solidFill>
                <w14:schemeClr w14:val="tx1"/>
              </w14:solidFill>
            </w14:textFill>
          </w:rPr>
          <w:t>c) be payable on first demand without conditions or set-off; and</w:t>
        </w:r>
      </w:ins>
      <w:ins w:id="316" w:author="Tomasz  Więckowski" w:date="2026-02-27T10:07:00Z">
        <w:r>
          <w:rPr>
            <w:color w:val="000000" w:themeColor="text1"/>
            <w:szCs w:val="21"/>
            <w14:textFill>
              <w14:solidFill>
                <w14:schemeClr w14:val="tx1"/>
              </w14:solidFill>
            </w14:textFill>
          </w:rPr>
          <w:br w:type="textWrapping"/>
        </w:r>
      </w:ins>
      <w:ins w:id="317" w:author="Tomasz  Więckowski" w:date="2026-02-27T10:07:00Z">
        <w:r>
          <w:rPr>
            <w:color w:val="000000" w:themeColor="text1"/>
            <w:szCs w:val="21"/>
            <w14:textFill>
              <w14:solidFill>
                <w14:schemeClr w14:val="tx1"/>
              </w14:solidFill>
            </w14:textFill>
          </w:rPr>
          <w:t xml:space="preserve">d) remain valid </w:t>
        </w:r>
      </w:ins>
      <w:ins w:id="318" w:author="Chris Chen" w:date="2026-03-05T13:14:00Z">
        <w:commentRangeStart w:id="19"/>
        <w:r>
          <w:rPr>
            <w:color w:val="000000" w:themeColor="text1"/>
            <w:szCs w:val="21"/>
            <w14:textFill>
              <w14:solidFill>
                <w14:schemeClr w14:val="tx1"/>
              </w14:solidFill>
            </w14:textFill>
          </w:rPr>
          <w:t>from the date of issuance until thirty (30) days after the date of delivery of the Commodities.</w:t>
        </w:r>
        <w:commentRangeEnd w:id="19"/>
      </w:ins>
      <w:ins w:id="319" w:author="Chris Chen" w:date="2026-03-05T13:14:00Z">
        <w:r>
          <w:rPr>
            <w:rStyle w:val="17"/>
            <w:color w:val="000000" w:themeColor="text1"/>
            <w:sz w:val="22"/>
            <w14:textFill>
              <w14:solidFill>
                <w14:schemeClr w14:val="tx1"/>
              </w14:solidFill>
            </w14:textFill>
          </w:rPr>
          <w:commentReference w:id="19"/>
        </w:r>
      </w:ins>
      <w:ins w:id="320" w:author="Tomasz  Więckowski" w:date="2026-02-27T10:07:00Z">
        <w:del w:id="321" w:author="Chris Chen" w:date="2026-03-05T13:14:00Z">
          <w:r>
            <w:rPr>
              <w:color w:val="000000" w:themeColor="text1"/>
              <w:szCs w:val="21"/>
              <w14:textFill>
                <w14:solidFill>
                  <w14:schemeClr w14:val="tx1"/>
                </w14:solidFill>
              </w14:textFill>
            </w:rPr>
            <w:delText>from the date of issuance until thirty (30) days after the date of delivery of the Commodities.</w:delText>
          </w:r>
        </w:del>
      </w:ins>
    </w:p>
    <w:p w14:paraId="5D0D6B19">
      <w:pPr>
        <w:pStyle w:val="33"/>
        <w:numPr>
          <w:ilvl w:val="0"/>
          <w:numId w:val="0"/>
        </w:numPr>
        <w:spacing w:before="156" w:after="156"/>
        <w:ind w:left="992"/>
        <w:rPr>
          <w:ins w:id="322" w:author="Tomasz  Więckowski" w:date="2026-02-27T10:08:00Z"/>
          <w:color w:val="000000" w:themeColor="text1"/>
          <w:szCs w:val="21"/>
          <w14:textFill>
            <w14:solidFill>
              <w14:schemeClr w14:val="tx1"/>
            </w14:solidFill>
          </w14:textFill>
        </w:rPr>
      </w:pPr>
      <w:ins w:id="323" w:author="Tomasz  Więckowski" w:date="2026-02-27T10:08:00Z">
        <w:r>
          <w:rPr>
            <w:color w:val="000000" w:themeColor="text1"/>
            <w:szCs w:val="21"/>
            <w14:textFill>
              <w14:solidFill>
                <w14:schemeClr w14:val="tx1"/>
              </w14:solidFill>
            </w14:textFill>
          </w:rPr>
          <w:t xml:space="preserve">The amount of the Advance Payment Guarantee shall be equal to one hundred percent (100%) of the advance payments received by the Seller under this </w:t>
        </w:r>
      </w:ins>
      <w:ins w:id="324" w:author="TLL" w:date="2026-03-04T10:59:00Z">
        <w:r>
          <w:rPr>
            <w:rFonts w:hint="eastAsia"/>
            <w:color w:val="000000" w:themeColor="text1"/>
            <w:szCs w:val="21"/>
            <w14:textFill>
              <w14:solidFill>
                <w14:schemeClr w14:val="tx1"/>
              </w14:solidFill>
            </w14:textFill>
          </w:rPr>
          <w:t>contract</w:t>
        </w:r>
      </w:ins>
      <w:ins w:id="325" w:author="Tomasz  Więckowski" w:date="2026-02-27T10:08:00Z">
        <w:del w:id="326" w:author="TLL" w:date="2026-03-04T10:59:00Z">
          <w:r>
            <w:rPr>
              <w:color w:val="000000" w:themeColor="text1"/>
              <w:szCs w:val="21"/>
              <w14:textFill>
                <w14:solidFill>
                  <w14:schemeClr w14:val="tx1"/>
                </w14:solidFill>
              </w14:textFill>
            </w:rPr>
            <w:delText>Agreement</w:delText>
          </w:r>
        </w:del>
      </w:ins>
      <w:ins w:id="327" w:author="Tomasz  Więckowski" w:date="2026-02-27T10:08:00Z">
        <w:r>
          <w:rPr>
            <w:color w:val="000000" w:themeColor="text1"/>
            <w:szCs w:val="21"/>
            <w14:textFill>
              <w14:solidFill>
                <w14:schemeClr w14:val="tx1"/>
              </w14:solidFill>
            </w14:textFill>
          </w:rPr>
          <w:t>.</w:t>
        </w:r>
      </w:ins>
    </w:p>
    <w:p w14:paraId="65DE5465">
      <w:pPr>
        <w:pStyle w:val="33"/>
        <w:numPr>
          <w:ilvl w:val="0"/>
          <w:numId w:val="0"/>
        </w:numPr>
        <w:spacing w:before="156" w:after="156"/>
        <w:ind w:left="992"/>
        <w:rPr>
          <w:ins w:id="328" w:author="Tomasz  Więckowski" w:date="2026-02-27T10:13:00Z"/>
          <w:color w:val="000000" w:themeColor="text1"/>
          <w:szCs w:val="21"/>
          <w:lang w:val="en-US"/>
          <w14:textFill>
            <w14:solidFill>
              <w14:schemeClr w14:val="tx1"/>
            </w14:solidFill>
          </w14:textFill>
        </w:rPr>
      </w:pPr>
      <w:ins w:id="329" w:author="Tomasz  Więckowski" w:date="2026-02-27T10:13:00Z">
        <w:r>
          <w:rPr>
            <w:color w:val="000000" w:themeColor="text1"/>
            <w:szCs w:val="21"/>
            <w:lang w:val="en-US"/>
            <w14:textFill>
              <w14:solidFill>
                <w14:schemeClr w14:val="tx1"/>
              </w14:solidFill>
            </w14:textFill>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ins>
    </w:p>
    <w:p w14:paraId="37547C1C">
      <w:pPr>
        <w:pStyle w:val="33"/>
        <w:numPr>
          <w:ilvl w:val="0"/>
          <w:numId w:val="0"/>
        </w:numPr>
        <w:spacing w:before="156" w:after="156"/>
        <w:ind w:left="992"/>
        <w:rPr>
          <w:ins w:id="330" w:author="Tomasz  Więckowski" w:date="2026-02-27T10:08:00Z"/>
          <w:color w:val="000000" w:themeColor="text1"/>
          <w:szCs w:val="21"/>
          <w14:textFill>
            <w14:solidFill>
              <w14:schemeClr w14:val="tx1"/>
            </w14:solidFill>
          </w14:textFill>
        </w:rPr>
      </w:pPr>
      <w:ins w:id="331" w:author="Tomasz  Więckowski" w:date="2026-02-27T10:08:00Z">
        <w:r>
          <w:rPr>
            <w:color w:val="000000" w:themeColor="text1"/>
            <w:szCs w:val="21"/>
            <w14:textFill>
              <w14:solidFill>
                <w14:schemeClr w14:val="tx1"/>
              </w14:solidFill>
            </w14:textFill>
          </w:rPr>
          <w:t xml:space="preserve">The Buyer shall be entitled to call the Advance Payment Guarantee in whole or in part in accordance with the above procedure in the event that the Seller fails to repay any advance payment in accordance with the terms of this </w:t>
        </w:r>
      </w:ins>
      <w:ins w:id="332" w:author="TLL" w:date="2026-03-04T10:59:00Z">
        <w:r>
          <w:rPr>
            <w:rFonts w:hint="eastAsia"/>
            <w:color w:val="000000" w:themeColor="text1"/>
            <w:szCs w:val="21"/>
            <w14:textFill>
              <w14:solidFill>
                <w14:schemeClr w14:val="tx1"/>
              </w14:solidFill>
            </w14:textFill>
          </w:rPr>
          <w:t>contract</w:t>
        </w:r>
      </w:ins>
      <w:ins w:id="333" w:author="Tomasz  Więckowski" w:date="2026-02-27T10:08:00Z">
        <w:del w:id="334" w:author="TLL" w:date="2026-03-04T10:59:00Z">
          <w:r>
            <w:rPr>
              <w:color w:val="000000" w:themeColor="text1"/>
              <w:szCs w:val="21"/>
              <w14:textFill>
                <w14:solidFill>
                  <w14:schemeClr w14:val="tx1"/>
                </w14:solidFill>
              </w14:textFill>
            </w:rPr>
            <w:delText>Agreement</w:delText>
          </w:r>
        </w:del>
      </w:ins>
      <w:ins w:id="335" w:author="Tomasz  Więckowski" w:date="2026-02-27T10:08:00Z">
        <w:r>
          <w:rPr>
            <w:color w:val="000000" w:themeColor="text1"/>
            <w:szCs w:val="21"/>
            <w14:textFill>
              <w14:solidFill>
                <w14:schemeClr w14:val="tx1"/>
              </w14:solidFill>
            </w14:textFill>
          </w:rPr>
          <w:t>.</w:t>
        </w:r>
      </w:ins>
    </w:p>
    <w:p w14:paraId="55D4FD20">
      <w:pPr>
        <w:pStyle w:val="33"/>
        <w:numPr>
          <w:ilvl w:val="0"/>
          <w:numId w:val="0"/>
        </w:numPr>
        <w:spacing w:before="156" w:after="156"/>
        <w:ind w:left="992"/>
        <w:jc w:val="left"/>
        <w:rPr>
          <w:ins w:id="336" w:author="Tomasz  Więckowski" w:date="2026-02-26T12:55:00Z"/>
          <w:color w:val="000000" w:themeColor="text1"/>
          <w:szCs w:val="21"/>
          <w14:textFill>
            <w14:solidFill>
              <w14:schemeClr w14:val="tx1"/>
            </w14:solidFill>
          </w14:textFill>
        </w:rPr>
      </w:pPr>
    </w:p>
    <w:p w14:paraId="2E3DAB98">
      <w:pPr>
        <w:pStyle w:val="33"/>
        <w:numPr>
          <w:ilvl w:val="0"/>
          <w:numId w:val="0"/>
        </w:numPr>
        <w:spacing w:before="156" w:after="156"/>
        <w:ind w:left="993" w:hanging="993"/>
        <w:jc w:val="left"/>
        <w:rPr>
          <w:ins w:id="337" w:author="Tomasz  Więckowski" w:date="2026-02-26T14:24:00Z"/>
          <w:b/>
          <w:bCs/>
          <w:color w:val="000000" w:themeColor="text1"/>
          <w:szCs w:val="21"/>
          <w:lang w:val="en-US"/>
          <w14:textFill>
            <w14:solidFill>
              <w14:schemeClr w14:val="tx1"/>
            </w14:solidFill>
          </w14:textFill>
        </w:rPr>
      </w:pPr>
      <w:ins w:id="338" w:author="Tomasz  Więckowski" w:date="2026-02-26T12:57:00Z">
        <w:r>
          <w:rPr>
            <w:b/>
            <w:bCs/>
            <w:color w:val="000000" w:themeColor="text1"/>
            <w:szCs w:val="21"/>
            <w:lang w:val="en-US"/>
            <w14:textFill>
              <w14:solidFill>
                <w14:schemeClr w14:val="tx1"/>
              </w14:solidFill>
            </w14:textFill>
          </w:rPr>
          <w:t>9B.2 Performance Bond:</w:t>
        </w:r>
      </w:ins>
      <w:ins w:id="339" w:author="Tomasz  Więckowski" w:date="2026-02-26T12:58:00Z">
        <w:r>
          <w:rPr>
            <w:b/>
            <w:bCs/>
            <w:color w:val="000000" w:themeColor="text1"/>
            <w:szCs w:val="21"/>
            <w:lang w:val="en-US"/>
            <w14:textFill>
              <w14:solidFill>
                <w14:schemeClr w14:val="tx1"/>
              </w14:solidFill>
            </w14:textFill>
          </w:rPr>
          <w:br w:type="textWrapping"/>
        </w:r>
      </w:ins>
      <w:ins w:id="340" w:author="Chris Chen" w:date="2026-03-05T13:15:00Z">
        <w:r>
          <w:rPr>
            <w:color w:val="000000" w:themeColor="text1"/>
            <w:szCs w:val="21"/>
            <w:lang w:val="en-US"/>
            <w14:textFill>
              <w14:solidFill>
                <w14:schemeClr w14:val="tx1"/>
              </w14:solidFill>
            </w14:textFill>
          </w:rPr>
          <w:t xml:space="preserve">The Seller shall provide the Buyer with a bank guarantee for the proper performance of this </w:t>
        </w:r>
      </w:ins>
      <w:ins w:id="341" w:author="Chris Chen" w:date="2026-03-05T13:15:00Z">
        <w:r>
          <w:rPr>
            <w:rFonts w:hint="eastAsia"/>
            <w:color w:val="000000" w:themeColor="text1"/>
            <w:szCs w:val="21"/>
            <w14:textFill>
              <w14:solidFill>
                <w14:schemeClr w14:val="tx1"/>
              </w14:solidFill>
            </w14:textFill>
          </w:rPr>
          <w:t>contract</w:t>
        </w:r>
      </w:ins>
      <w:ins w:id="342" w:author="Chris Chen" w:date="2026-03-05T13:15:00Z">
        <w:r>
          <w:rPr>
            <w:color w:val="000000" w:themeColor="text1"/>
            <w:szCs w:val="21"/>
            <w:lang w:val="en-US"/>
            <w14:textFill>
              <w14:solidFill>
                <w14:schemeClr w14:val="tx1"/>
              </w14:solidFill>
            </w14:textFill>
          </w:rPr>
          <w:t xml:space="preserve"> in the amount of up to 5% of the Total Contract Value. The bank guarantee shall be issued no later than one month prior to delivery and shall remain valid until the Warranty period comes into effect according to provision </w:t>
        </w:r>
        <w:commentRangeStart w:id="20"/>
        <w:r>
          <w:rPr>
            <w:color w:val="000000" w:themeColor="text1"/>
            <w:szCs w:val="21"/>
            <w:lang w:val="en-US"/>
            <w14:textFill>
              <w14:solidFill>
                <w14:schemeClr w14:val="tx1"/>
              </w14:solidFill>
            </w14:textFill>
          </w:rPr>
          <w:t>7.1</w:t>
        </w:r>
        <w:commentRangeEnd w:id="20"/>
      </w:ins>
      <w:ins w:id="343" w:author="Chris Chen" w:date="2026-03-05T13:15:00Z">
        <w:r>
          <w:rPr>
            <w:rStyle w:val="17"/>
            <w:color w:val="000000" w:themeColor="text1"/>
            <w:sz w:val="22"/>
            <w:lang w:val="en-US"/>
            <w14:textFill>
              <w14:solidFill>
                <w14:schemeClr w14:val="tx1"/>
              </w14:solidFill>
            </w14:textFill>
          </w:rPr>
          <w:commentReference w:id="20"/>
        </w:r>
      </w:ins>
      <w:ins w:id="344" w:author="Chris Chen" w:date="2026-03-05T13:15:00Z">
        <w:r>
          <w:rPr>
            <w:color w:val="000000" w:themeColor="text1"/>
            <w:szCs w:val="21"/>
            <w:lang w:val="en-US"/>
            <w14:textFill>
              <w14:solidFill>
                <w14:schemeClr w14:val="tx1"/>
              </w14:solidFill>
            </w14:textFill>
          </w:rPr>
          <w:t xml:space="preserve"> above in this </w:t>
        </w:r>
      </w:ins>
      <w:ins w:id="345" w:author="Chris Chen" w:date="2026-03-05T13:15:00Z">
        <w:r>
          <w:rPr>
            <w:rFonts w:hint="eastAsia"/>
            <w:color w:val="000000" w:themeColor="text1"/>
            <w:szCs w:val="21"/>
            <w14:textFill>
              <w14:solidFill>
                <w14:schemeClr w14:val="tx1"/>
              </w14:solidFill>
            </w14:textFill>
          </w:rPr>
          <w:t>contract</w:t>
        </w:r>
      </w:ins>
      <w:ins w:id="346" w:author="Chris Chen" w:date="2026-03-05T13:15:00Z">
        <w:r>
          <w:rPr>
            <w:color w:val="000000" w:themeColor="text1"/>
            <w:szCs w:val="21"/>
            <w:lang w:val="en-US"/>
            <w14:textFill>
              <w14:solidFill>
                <w14:schemeClr w14:val="tx1"/>
              </w14:solidFill>
            </w14:textFill>
          </w:rPr>
          <w:t>.</w:t>
        </w:r>
      </w:ins>
    </w:p>
    <w:p w14:paraId="6BECB8C7">
      <w:pPr>
        <w:pStyle w:val="33"/>
        <w:numPr>
          <w:ilvl w:val="0"/>
          <w:numId w:val="0"/>
        </w:numPr>
        <w:spacing w:before="156" w:after="156"/>
        <w:ind w:left="992" w:hanging="992"/>
        <w:jc w:val="left"/>
        <w:rPr>
          <w:ins w:id="347" w:author="Tomasz  Więckowski" w:date="2026-02-26T13:57:00Z"/>
          <w:b/>
          <w:bCs/>
          <w:color w:val="000000" w:themeColor="text1"/>
          <w:szCs w:val="21"/>
          <w:lang w:val="en-US"/>
          <w14:textFill>
            <w14:solidFill>
              <w14:schemeClr w14:val="tx1"/>
            </w14:solidFill>
          </w14:textFill>
        </w:rPr>
      </w:pPr>
      <w:ins w:id="348" w:author="Tomasz  Więckowski" w:date="2026-02-26T14:24:00Z">
        <w:r>
          <w:rPr>
            <w:b/>
            <w:bCs/>
            <w:color w:val="000000" w:themeColor="text1"/>
            <w:szCs w:val="21"/>
            <w:lang w:val="en-US"/>
            <w14:textFill>
              <w14:solidFill>
                <w14:schemeClr w14:val="tx1"/>
              </w14:solidFill>
            </w14:textFill>
          </w:rPr>
          <w:t>9B.3 Product Liability Insurance</w:t>
        </w:r>
      </w:ins>
    </w:p>
    <w:p w14:paraId="1A5048C4">
      <w:pPr>
        <w:pStyle w:val="33"/>
        <w:numPr>
          <w:ilvl w:val="0"/>
          <w:numId w:val="0"/>
        </w:numPr>
        <w:spacing w:before="156" w:after="156"/>
        <w:ind w:left="992"/>
        <w:jc w:val="left"/>
        <w:rPr>
          <w:ins w:id="349" w:author="Tomasz  Więckowski" w:date="2026-02-26T14:07:00Z"/>
          <w:szCs w:val="21"/>
          <w:lang w:val="en-US"/>
        </w:rPr>
      </w:pPr>
      <w:ins w:id="350" w:author="Chris Chen" w:date="2026-03-05T13:20:00Z">
        <w:r>
          <w:rPr>
            <w:szCs w:val="21"/>
            <w:lang w:val="en-US"/>
          </w:rPr>
          <w:fldChar w:fldCharType="begin"/>
        </w:r>
      </w:ins>
      <w:ins w:id="351" w:author="Chris Chen" w:date="2026-03-05T13:20:00Z">
        <w:r>
          <w:rPr>
            <w:szCs w:val="21"/>
            <w:lang w:val="en-US"/>
          </w:rPr>
          <w:instrText xml:space="preserve">HYPERLINK "https://www.lawinsider.com/clause/product-liability"</w:instrText>
        </w:r>
      </w:ins>
      <w:ins w:id="352" w:author="Chris Chen" w:date="2026-03-05T13:20:00Z">
        <w:r>
          <w:rPr>
            <w:szCs w:val="21"/>
            <w:lang w:val="en-US"/>
          </w:rPr>
          <w:fldChar w:fldCharType="separate"/>
        </w:r>
      </w:ins>
      <w:ins w:id="353" w:author="Chris Chen" w:date="2026-03-05T13:20:00Z">
        <w:r>
          <w:rPr>
            <w:rStyle w:val="16"/>
            <w:color w:val="auto"/>
            <w:szCs w:val="21"/>
            <w:lang w:val="en-US"/>
          </w:rPr>
          <w:t>The</w:t>
        </w:r>
      </w:ins>
      <w:ins w:id="354" w:author="Chris Chen" w:date="2026-03-05T13:20:00Z">
        <w:r>
          <w:rPr>
            <w:szCs w:val="21"/>
            <w:lang w:val="pl-PL"/>
          </w:rPr>
          <w:fldChar w:fldCharType="end"/>
        </w:r>
      </w:ins>
      <w:ins w:id="355" w:author="Chris Chen" w:date="2026-03-05T13:20:00Z">
        <w:r>
          <w:rPr>
            <w:szCs w:val="21"/>
            <w:lang w:val="en-US"/>
          </w:rPr>
          <w:t xml:space="preserve"> Seller shall be responsible for all products manufactured by the Seller and shall effect and maintain sufficient and adequate up to </w:t>
        </w:r>
        <w:commentRangeStart w:id="21"/>
        <w:commentRangeStart w:id="22"/>
        <w:r>
          <w:rPr>
            <w:szCs w:val="21"/>
            <w:lang w:val="en-US"/>
          </w:rPr>
          <w:t>5 million Euro</w:t>
        </w:r>
        <w:commentRangeEnd w:id="21"/>
      </w:ins>
      <w:ins w:id="356" w:author="Chris Chen" w:date="2026-03-05T13:20:00Z">
        <w:r>
          <w:rPr>
            <w:rStyle w:val="17"/>
            <w:sz w:val="22"/>
            <w:lang w:val="en-US"/>
          </w:rPr>
          <w:commentReference w:id="21"/>
        </w:r>
        <w:commentRangeEnd w:id="22"/>
      </w:ins>
      <w:ins w:id="357" w:author="Chris Chen" w:date="2026-03-05T13:20:00Z">
        <w:r>
          <w:rPr>
            <w:rStyle w:val="17"/>
            <w:sz w:val="22"/>
            <w:lang w:val="en-US"/>
          </w:rPr>
          <w:commentReference w:id="22"/>
        </w:r>
      </w:ins>
      <w:ins w:id="358" w:author="Chris Chen" w:date="2026-03-05T13:20:00Z">
        <w:r>
          <w:rPr>
            <w:szCs w:val="21"/>
            <w:lang w:val="en-US"/>
          </w:rPr>
          <w:t xml:space="preserve"> coverage insurance policies during the term of this </w:t>
        </w:r>
      </w:ins>
      <w:ins w:id="359" w:author="Chris Chen" w:date="2026-03-05T13:20:00Z">
        <w:r>
          <w:rPr>
            <w:rFonts w:hint="eastAsia"/>
            <w:color w:val="000000" w:themeColor="text1"/>
            <w:szCs w:val="21"/>
            <w14:textFill>
              <w14:solidFill>
                <w14:schemeClr w14:val="tx1"/>
              </w14:solidFill>
            </w14:textFill>
          </w:rPr>
          <w:t>contract</w:t>
        </w:r>
      </w:ins>
      <w:ins w:id="360" w:author="Chris Chen" w:date="2026-03-05T13:20:00Z">
        <w:r>
          <w:rPr>
            <w:szCs w:val="21"/>
            <w:lang w:val="en-US"/>
          </w:rPr>
          <w:t>.</w:t>
        </w:r>
      </w:ins>
    </w:p>
    <w:p w14:paraId="1DA4E09A">
      <w:pPr>
        <w:pStyle w:val="33"/>
        <w:numPr>
          <w:ilvl w:val="0"/>
          <w:numId w:val="0"/>
        </w:numPr>
        <w:spacing w:before="156" w:after="156"/>
        <w:ind w:left="993" w:hanging="993"/>
        <w:rPr>
          <w:ins w:id="361" w:author="Tomasz  Więckowski" w:date="2026-02-26T14:39:00Z"/>
          <w:b/>
          <w:bCs/>
          <w:color w:val="000000" w:themeColor="text1"/>
          <w:szCs w:val="21"/>
          <w:lang w:val="en-US"/>
          <w14:textFill>
            <w14:solidFill>
              <w14:schemeClr w14:val="tx1"/>
            </w14:solidFill>
          </w14:textFill>
        </w:rPr>
      </w:pPr>
      <w:ins w:id="362" w:author="Tomasz  Więckowski" w:date="2026-02-26T14:26:00Z">
        <w:r>
          <w:rPr>
            <w:b/>
            <w:bCs/>
            <w:color w:val="000000" w:themeColor="text1"/>
            <w:szCs w:val="21"/>
            <w:lang w:val="en-US"/>
            <w14:textFill>
              <w14:solidFill>
                <w14:schemeClr w14:val="tx1"/>
              </w14:solidFill>
            </w14:textFill>
          </w:rPr>
          <w:t>SECTION 9C – LIQUIDATED DAMAGES</w:t>
        </w:r>
      </w:ins>
    </w:p>
    <w:p w14:paraId="0EC5F42B">
      <w:pPr>
        <w:pStyle w:val="33"/>
        <w:numPr>
          <w:ilvl w:val="0"/>
          <w:numId w:val="0"/>
        </w:numPr>
        <w:spacing w:before="156" w:after="156"/>
        <w:ind w:left="709" w:hanging="709"/>
        <w:rPr>
          <w:ins w:id="363" w:author="Tomasz  Więckowski" w:date="2026-02-26T14:36:00Z"/>
          <w:color w:val="000000" w:themeColor="text1"/>
          <w:szCs w:val="21"/>
          <w:lang w:val="en-US"/>
          <w14:textFill>
            <w14:solidFill>
              <w14:schemeClr w14:val="tx1"/>
            </w14:solidFill>
          </w14:textFill>
        </w:rPr>
      </w:pPr>
      <w:ins w:id="364" w:author="Tomasz  Więckowski" w:date="2026-02-26T14:26:00Z">
        <w:r>
          <w:rPr>
            <w:color w:val="000000" w:themeColor="text1"/>
            <w:szCs w:val="21"/>
            <w:lang w:val="en-US"/>
            <w14:textFill>
              <w14:solidFill>
                <w14:schemeClr w14:val="tx1"/>
              </w14:solidFill>
            </w14:textFill>
          </w:rPr>
          <w:t>9C.1</w:t>
        </w:r>
      </w:ins>
      <w:ins w:id="365" w:author="Tomasz  Więckowski" w:date="2026-02-27T10:02:00Z">
        <w:r>
          <w:rPr>
            <w:color w:val="000000" w:themeColor="text1"/>
            <w:szCs w:val="21"/>
            <w:lang w:val="en-US"/>
            <w14:textFill>
              <w14:solidFill>
                <w14:schemeClr w14:val="tx1"/>
              </w14:solidFill>
            </w14:textFill>
          </w:rPr>
          <w:tab/>
        </w:r>
      </w:ins>
      <w:ins w:id="366" w:author="Tomasz  Więckowski" w:date="2026-02-26T14:35:00Z">
        <w:r>
          <w:rPr>
            <w:color w:val="000000" w:themeColor="text1"/>
            <w:szCs w:val="21"/>
            <w:lang w:val="en-US"/>
            <w14:textFill>
              <w14:solidFill>
                <w14:schemeClr w14:val="tx1"/>
              </w14:solidFill>
            </w14:textFill>
          </w:rPr>
          <w:t xml:space="preserve"> </w:t>
        </w:r>
      </w:ins>
      <w:ins w:id="367" w:author="Tomasz  Więckowski" w:date="2026-02-26T14:36:00Z">
        <w:r>
          <w:rPr>
            <w:color w:val="000000" w:themeColor="text1"/>
            <w:szCs w:val="21"/>
            <w:lang w:val="en-US"/>
            <w14:textFill>
              <w14:solidFill>
                <w14:schemeClr w14:val="tx1"/>
              </w14:solidFill>
            </w14:textFill>
          </w:rPr>
          <w:t>Parties hereby shall states d</w:t>
        </w:r>
      </w:ins>
      <w:ins w:id="368" w:author="Tomasz  Więckowski" w:date="2026-02-26T14:35:00Z">
        <w:r>
          <w:rPr>
            <w:color w:val="000000" w:themeColor="text1"/>
            <w:szCs w:val="21"/>
            <w:lang w:val="en-US"/>
            <w14:textFill>
              <w14:solidFill>
                <w14:schemeClr w14:val="tx1"/>
              </w14:solidFill>
            </w14:textFill>
          </w:rPr>
          <w:t>efinitions for L</w:t>
        </w:r>
      </w:ins>
      <w:ins w:id="369" w:author="Tomasz  Więckowski" w:date="2026-02-26T14:36:00Z">
        <w:r>
          <w:rPr>
            <w:color w:val="000000" w:themeColor="text1"/>
            <w:szCs w:val="21"/>
            <w:lang w:val="en-US"/>
            <w14:textFill>
              <w14:solidFill>
                <w14:schemeClr w14:val="tx1"/>
              </w14:solidFill>
            </w14:textFill>
          </w:rPr>
          <w:t>iqu</w:t>
        </w:r>
      </w:ins>
      <w:ins w:id="370" w:author="Tomasz  Więckowski" w:date="2026-02-26T14:37:00Z">
        <w:r>
          <w:rPr>
            <w:color w:val="000000" w:themeColor="text1"/>
            <w:szCs w:val="21"/>
            <w:lang w:val="en-US"/>
            <w14:textFill>
              <w14:solidFill>
                <w14:schemeClr w14:val="tx1"/>
              </w14:solidFill>
            </w14:textFill>
          </w:rPr>
          <w:t xml:space="preserve">idated </w:t>
        </w:r>
      </w:ins>
      <w:ins w:id="371" w:author="Tomasz  Więckowski" w:date="2026-02-26T14:35:00Z">
        <w:r>
          <w:rPr>
            <w:color w:val="000000" w:themeColor="text1"/>
            <w:szCs w:val="21"/>
            <w:lang w:val="en-US"/>
            <w14:textFill>
              <w14:solidFill>
                <w14:schemeClr w14:val="tx1"/>
              </w14:solidFill>
            </w14:textFill>
          </w:rPr>
          <w:t>D</w:t>
        </w:r>
      </w:ins>
      <w:ins w:id="372" w:author="Tomasz  Więckowski" w:date="2026-02-26T14:37:00Z">
        <w:r>
          <w:rPr>
            <w:color w:val="000000" w:themeColor="text1"/>
            <w:szCs w:val="21"/>
            <w:lang w:val="en-US"/>
            <w14:textFill>
              <w14:solidFill>
                <w14:schemeClr w14:val="tx1"/>
              </w14:solidFill>
            </w14:textFill>
          </w:rPr>
          <w:t>amages</w:t>
        </w:r>
      </w:ins>
      <w:ins w:id="373" w:author="Tomasz  Więckowski" w:date="2026-02-26T14:35:00Z">
        <w:r>
          <w:rPr>
            <w:color w:val="000000" w:themeColor="text1"/>
            <w:szCs w:val="21"/>
            <w:lang w:val="en-US"/>
            <w14:textFill>
              <w14:solidFill>
                <w14:schemeClr w14:val="tx1"/>
              </w14:solidFill>
            </w14:textFill>
          </w:rPr>
          <w:t xml:space="preserve"> Purposes:</w:t>
        </w:r>
      </w:ins>
    </w:p>
    <w:p w14:paraId="6FB60482">
      <w:pPr>
        <w:pStyle w:val="33"/>
        <w:numPr>
          <w:ilvl w:val="0"/>
          <w:numId w:val="0"/>
        </w:numPr>
        <w:spacing w:before="156" w:after="156"/>
        <w:ind w:left="993" w:hanging="993"/>
        <w:rPr>
          <w:ins w:id="374" w:author="Tomasz  Więckowski" w:date="2026-02-26T14:28:00Z"/>
          <w:color w:val="000000" w:themeColor="text1"/>
          <w:szCs w:val="21"/>
          <w:lang w:val="en-US"/>
          <w14:textFill>
            <w14:solidFill>
              <w14:schemeClr w14:val="tx1"/>
            </w14:solidFill>
          </w14:textFill>
        </w:rPr>
      </w:pPr>
      <w:ins w:id="375" w:author="Tomasz  Więckowski" w:date="2026-02-26T14:36:00Z">
        <w:r>
          <w:rPr>
            <w:b/>
            <w:bCs/>
            <w:color w:val="000000" w:themeColor="text1"/>
            <w:szCs w:val="21"/>
            <w:lang w:val="en-US"/>
            <w14:textFill>
              <w14:solidFill>
                <w14:schemeClr w14:val="tx1"/>
              </w14:solidFill>
            </w14:textFill>
          </w:rPr>
          <w:tab/>
        </w:r>
      </w:ins>
      <w:ins w:id="376" w:author="Tomasz  Więckowski" w:date="2026-02-26T14:36:00Z">
        <w:r>
          <w:rPr>
            <w:b/>
            <w:bCs/>
            <w:color w:val="000000" w:themeColor="text1"/>
            <w:szCs w:val="21"/>
            <w:lang w:val="en-US"/>
            <w14:textFill>
              <w14:solidFill>
                <w14:schemeClr w14:val="tx1"/>
              </w14:solidFill>
            </w14:textFill>
          </w:rPr>
          <w:tab/>
        </w:r>
      </w:ins>
      <w:ins w:id="377" w:author="Tomasz  Więckowski" w:date="2026-02-26T14:26:00Z">
        <w:r>
          <w:rPr>
            <w:color w:val="000000" w:themeColor="text1"/>
            <w:szCs w:val="21"/>
            <w:lang w:val="en-US"/>
            <w14:textFill>
              <w14:solidFill>
                <w14:schemeClr w14:val="tx1"/>
              </w14:solidFill>
            </w14:textFill>
          </w:rPr>
          <w:t>Critical Path Equipment</w:t>
        </w:r>
      </w:ins>
      <w:ins w:id="378" w:author="Tomasz  Więckowski" w:date="2026-02-26T14:27:00Z">
        <w:r>
          <w:rPr>
            <w:b/>
            <w:bCs/>
            <w:color w:val="000000" w:themeColor="text1"/>
            <w:szCs w:val="21"/>
            <w:lang w:val="en-US"/>
            <w14:textFill>
              <w14:solidFill>
                <w14:schemeClr w14:val="tx1"/>
              </w14:solidFill>
            </w14:textFill>
          </w:rPr>
          <w:t xml:space="preserve"> - </w:t>
        </w:r>
      </w:ins>
      <w:ins w:id="379" w:author="Tomasz  Więckowski" w:date="2026-02-26T14:27:00Z">
        <w:r>
          <w:rPr>
            <w:color w:val="000000" w:themeColor="text1"/>
            <w:szCs w:val="21"/>
            <w:lang w:val="en-US"/>
            <w14:textFill>
              <w14:solidFill>
                <w14:schemeClr w14:val="tx1"/>
              </w14:solidFill>
            </w14:textFill>
          </w:rPr>
          <w:t>Equipment whose delay prevents commissioning of the entire order or park. Includes: Power Conversion System (PCS), Medium-Voltage Switchgear/Skid (MV Skid), and main step-up transformer. Delay to any Critical Path Equipment constitutes a Full Order Delay.</w:t>
        </w:r>
      </w:ins>
      <w:ins w:id="380" w:author="Tomasz  Więckowski" w:date="2026-02-26T14:27:00Z">
        <w:r>
          <w:rPr>
            <w:color w:val="000000" w:themeColor="text1"/>
            <w:szCs w:val="21"/>
            <w:lang w:val="en-US"/>
            <w14:textFill>
              <w14:solidFill>
                <w14:schemeClr w14:val="tx1"/>
              </w14:solidFill>
            </w14:textFill>
          </w:rPr>
          <w:br w:type="textWrapping"/>
        </w:r>
      </w:ins>
      <w:ins w:id="381" w:author="Tomasz  Więckowski" w:date="2026-02-26T14:27:00Z">
        <w:r>
          <w:rPr>
            <w:color w:val="000000" w:themeColor="text1"/>
            <w:szCs w:val="21"/>
            <w:lang w:val="en-US"/>
            <w14:textFill>
              <w14:solidFill>
                <w14:schemeClr w14:val="tx1"/>
              </w14:solidFill>
            </w14:textFill>
          </w:rPr>
          <w:br w:type="textWrapping"/>
        </w:r>
      </w:ins>
      <w:ins w:id="382" w:author="Tomasz  Więckowski" w:date="2026-02-26T14:28:00Z">
        <w:r>
          <w:rPr>
            <w:color w:val="000000" w:themeColor="text1"/>
            <w:szCs w:val="21"/>
            <w:lang w:val="en-US"/>
            <w14:textFill>
              <w14:solidFill>
                <w14:schemeClr w14:val="tx1"/>
              </w14:solidFill>
            </w14:textFill>
          </w:rPr>
          <w:t>Non Critical Path Equipment - Equipment whose delay prevents commissioning of only a portion of the total ordered capacity. Battery containers (BESS units) are Non-Critical Path Equipment when delivered individually as part of a multi-container order, provided the PCS and MV infrastructure are available to commission the remaining containers.</w:t>
        </w:r>
      </w:ins>
    </w:p>
    <w:p w14:paraId="45A1E9D6">
      <w:pPr>
        <w:pStyle w:val="33"/>
        <w:numPr>
          <w:ilvl w:val="0"/>
          <w:numId w:val="0"/>
        </w:numPr>
        <w:spacing w:before="156" w:after="156"/>
        <w:ind w:left="993" w:hanging="993"/>
        <w:rPr>
          <w:ins w:id="383" w:author="Tomasz  Więckowski" w:date="2026-02-26T14:30:00Z"/>
          <w:color w:val="000000" w:themeColor="text1"/>
          <w:szCs w:val="21"/>
          <w:lang w:val="en-US"/>
          <w14:textFill>
            <w14:solidFill>
              <w14:schemeClr w14:val="tx1"/>
            </w14:solidFill>
          </w14:textFill>
        </w:rPr>
      </w:pPr>
      <w:ins w:id="384" w:author="Tomasz  Więckowski" w:date="2026-02-26T14:28:00Z">
        <w:r>
          <w:rPr>
            <w:b/>
            <w:bCs/>
            <w:color w:val="000000" w:themeColor="text1"/>
            <w:szCs w:val="21"/>
            <w:lang w:val="en-US"/>
            <w14:textFill>
              <w14:solidFill>
                <w14:schemeClr w14:val="tx1"/>
              </w14:solidFill>
            </w14:textFill>
          </w:rPr>
          <w:tab/>
        </w:r>
      </w:ins>
      <w:ins w:id="385" w:author="Tomasz  Więckowski" w:date="2026-02-26T14:28:00Z">
        <w:r>
          <w:rPr>
            <w:b/>
            <w:bCs/>
            <w:color w:val="000000" w:themeColor="text1"/>
            <w:szCs w:val="21"/>
            <w:lang w:val="en-US"/>
            <w14:textFill>
              <w14:solidFill>
                <w14:schemeClr w14:val="tx1"/>
              </w14:solidFill>
            </w14:textFill>
          </w:rPr>
          <w:tab/>
        </w:r>
      </w:ins>
      <w:ins w:id="386" w:author="Tomasz  Więckowski" w:date="2026-02-26T14:29:00Z">
        <w:r>
          <w:rPr>
            <w:color w:val="000000" w:themeColor="text1"/>
            <w:szCs w:val="21"/>
            <w:lang w:val="en-US"/>
            <w14:textFill>
              <w14:solidFill>
                <w14:schemeClr w14:val="tx1"/>
              </w14:solidFill>
            </w14:textFill>
          </w:rPr>
          <w:t>Full Order Delay</w:t>
        </w:r>
      </w:ins>
      <w:ins w:id="387" w:author="Tomasz  Więckowski" w:date="2026-02-26T14:29:00Z">
        <w:r>
          <w:rPr>
            <w:b/>
            <w:bCs/>
            <w:color w:val="000000" w:themeColor="text1"/>
            <w:szCs w:val="21"/>
            <w:lang w:val="en-US"/>
            <w14:textFill>
              <w14:solidFill>
                <w14:schemeClr w14:val="tx1"/>
              </w14:solidFill>
            </w14:textFill>
          </w:rPr>
          <w:t xml:space="preserve"> - </w:t>
        </w:r>
      </w:ins>
      <w:ins w:id="388" w:author="Tomasz  Więckowski" w:date="2026-02-26T14:29:00Z">
        <w:r>
          <w:rPr>
            <w:color w:val="000000" w:themeColor="text1"/>
            <w:szCs w:val="21"/>
            <w:lang w:val="en-US"/>
            <w14:textFill>
              <w14:solidFill>
                <w14:schemeClr w14:val="tx1"/>
              </w14:solidFill>
            </w14:textFill>
          </w:rPr>
          <w:t>Delay caused by late delivery, defect, or unavailability of any Critical Path Equipment, resulting in no portion of the order being capable of commissioning</w:t>
        </w:r>
      </w:ins>
    </w:p>
    <w:p w14:paraId="1BFDB330">
      <w:pPr>
        <w:pStyle w:val="33"/>
        <w:numPr>
          <w:ilvl w:val="0"/>
          <w:numId w:val="0"/>
        </w:numPr>
        <w:spacing w:before="156" w:after="156"/>
        <w:ind w:left="993" w:hanging="284"/>
        <w:rPr>
          <w:ins w:id="389" w:author="Tomasz  Więckowski" w:date="2026-02-26T14:33:00Z"/>
          <w:color w:val="000000" w:themeColor="text1"/>
          <w:szCs w:val="21"/>
          <w:lang w:val="en-US"/>
          <w14:textFill>
            <w14:solidFill>
              <w14:schemeClr w14:val="tx1"/>
            </w14:solidFill>
          </w14:textFill>
        </w:rPr>
      </w:pPr>
      <w:ins w:id="390" w:author="Tomasz  Więckowski" w:date="2026-02-26T14:30:00Z">
        <w:r>
          <w:rPr>
            <w:b/>
            <w:bCs/>
            <w:color w:val="000000" w:themeColor="text1"/>
            <w:szCs w:val="21"/>
            <w:lang w:val="en-US"/>
            <w14:textFill>
              <w14:solidFill>
                <w14:schemeClr w14:val="tx1"/>
              </w14:solidFill>
            </w14:textFill>
          </w:rPr>
          <w:tab/>
        </w:r>
      </w:ins>
      <w:ins w:id="391" w:author="Tomasz  Więckowski" w:date="2026-02-26T14:30:00Z">
        <w:r>
          <w:rPr>
            <w:color w:val="000000" w:themeColor="text1"/>
            <w:szCs w:val="21"/>
            <w:lang w:val="en-US"/>
            <w14:textFill>
              <w14:solidFill>
                <w14:schemeClr w14:val="tx1"/>
              </w14:solidFill>
            </w14:textFill>
          </w:rPr>
          <w:t>Partial Delay</w:t>
        </w:r>
      </w:ins>
      <w:ins w:id="392" w:author="Tomasz  Więckowski" w:date="2026-02-26T14:30:00Z">
        <w:r>
          <w:rPr>
            <w:b/>
            <w:bCs/>
            <w:color w:val="000000" w:themeColor="text1"/>
            <w:szCs w:val="21"/>
            <w:lang w:val="en-US"/>
            <w14:textFill>
              <w14:solidFill>
                <w14:schemeClr w14:val="tx1"/>
              </w14:solidFill>
            </w14:textFill>
          </w:rPr>
          <w:t xml:space="preserve"> - </w:t>
        </w:r>
      </w:ins>
      <w:ins w:id="393" w:author="Tomasz  Więckowski" w:date="2026-02-26T14:30:00Z">
        <w:r>
          <w:rPr>
            <w:color w:val="000000" w:themeColor="text1"/>
            <w:szCs w:val="21"/>
            <w:lang w:val="en-US"/>
            <w14:textFill>
              <w14:solidFill>
                <w14:schemeClr w14:val="tx1"/>
              </w14:solidFill>
            </w14:textFill>
          </w:rPr>
          <w:t>Delay caused by late delivery, defect, or unavailability of Non-Critical Path Equipment, where the remaining equipment is capable of commissioning at reduced capacity.</w:t>
        </w:r>
      </w:ins>
    </w:p>
    <w:p w14:paraId="79B6CC78">
      <w:pPr>
        <w:pStyle w:val="33"/>
        <w:numPr>
          <w:ilvl w:val="0"/>
          <w:numId w:val="0"/>
        </w:numPr>
        <w:tabs>
          <w:tab w:val="left" w:pos="1701"/>
          <w:tab w:val="clear" w:pos="1247"/>
        </w:tabs>
        <w:spacing w:before="156" w:after="156"/>
        <w:ind w:left="993"/>
        <w:rPr>
          <w:ins w:id="394" w:author="Tomasz  Więckowski" w:date="2026-02-26T14:37:00Z"/>
          <w:color w:val="000000" w:themeColor="text1"/>
          <w:szCs w:val="21"/>
          <w:lang w:val="en-US"/>
          <w14:textFill>
            <w14:solidFill>
              <w14:schemeClr w14:val="tx1"/>
            </w14:solidFill>
          </w14:textFill>
        </w:rPr>
      </w:pPr>
      <w:ins w:id="395" w:author="Tomasz  Więckowski" w:date="2026-02-26T14:34:00Z">
        <w:r>
          <w:rPr>
            <w:color w:val="000000" w:themeColor="text1"/>
            <w:szCs w:val="21"/>
            <w:lang w:val="en-US"/>
            <w14:textFill>
              <w14:solidFill>
                <w14:schemeClr w14:val="tx1"/>
              </w14:solidFill>
            </w14:textFill>
          </w:rPr>
          <w:t>Affected Capacity - The proportion of total ordered energy capacity (MWh) that cannot be commissioned due to the delayed equipment, expressed as a percentage of total capacity</w:t>
        </w:r>
      </w:ins>
    </w:p>
    <w:p w14:paraId="0A376C7E">
      <w:pPr>
        <w:pStyle w:val="33"/>
        <w:numPr>
          <w:ilvl w:val="0"/>
          <w:numId w:val="0"/>
        </w:numPr>
        <w:tabs>
          <w:tab w:val="left" w:pos="1701"/>
          <w:tab w:val="clear" w:pos="1247"/>
        </w:tabs>
        <w:spacing w:before="156" w:after="156"/>
        <w:ind w:left="993" w:hanging="993"/>
        <w:rPr>
          <w:ins w:id="396" w:author="Tomasz  Więckowski" w:date="2026-02-26T15:32:00Z"/>
          <w:color w:val="000000" w:themeColor="text1"/>
          <w:szCs w:val="21"/>
          <w:lang w:val="en-US"/>
          <w14:textFill>
            <w14:solidFill>
              <w14:schemeClr w14:val="tx1"/>
            </w14:solidFill>
          </w14:textFill>
        </w:rPr>
      </w:pPr>
      <w:ins w:id="397" w:author="Tomasz  Więckowski" w:date="2026-02-26T14:37:00Z">
        <w:r>
          <w:rPr>
            <w:color w:val="000000" w:themeColor="text1"/>
            <w:szCs w:val="21"/>
            <w:lang w:val="en-US"/>
            <w14:textFill>
              <w14:solidFill>
                <w14:schemeClr w14:val="tx1"/>
              </w14:solidFill>
            </w14:textFill>
          </w:rPr>
          <w:t>9C.2</w:t>
        </w:r>
      </w:ins>
      <w:ins w:id="398" w:author="Tomasz  Więckowski" w:date="2026-02-27T10:03:00Z">
        <w:r>
          <w:rPr>
            <w:color w:val="000000" w:themeColor="text1"/>
            <w:szCs w:val="21"/>
            <w:lang w:val="en-US"/>
            <w14:textFill>
              <w14:solidFill>
                <w14:schemeClr w14:val="tx1"/>
              </w14:solidFill>
            </w14:textFill>
          </w:rPr>
          <w:tab/>
        </w:r>
      </w:ins>
      <w:ins w:id="399" w:author="Tomasz  Więckowski" w:date="2026-02-27T10:03:00Z">
        <w:r>
          <w:rPr>
            <w:color w:val="000000" w:themeColor="text1"/>
            <w:szCs w:val="21"/>
            <w:lang w:val="en-US"/>
            <w14:textFill>
              <w14:solidFill>
                <w14:schemeClr w14:val="tx1"/>
              </w14:solidFill>
            </w14:textFill>
          </w:rPr>
          <w:tab/>
        </w:r>
      </w:ins>
      <w:ins w:id="400" w:author="Tomasz  Więckowski" w:date="2026-02-26T14:40:00Z">
        <w:r>
          <w:rPr>
            <w:color w:val="000000" w:themeColor="text1"/>
            <w:szCs w:val="21"/>
            <w:lang w:val="en-US"/>
            <w14:textFill>
              <w14:solidFill>
                <w14:schemeClr w14:val="tx1"/>
              </w14:solidFill>
            </w14:textFill>
          </w:rPr>
          <w:t xml:space="preserve">The </w:t>
        </w:r>
      </w:ins>
      <w:ins w:id="401" w:author="Tomasz  Więckowski" w:date="2026-02-26T14:41:00Z">
        <w:r>
          <w:rPr>
            <w:color w:val="000000" w:themeColor="text1"/>
            <w:szCs w:val="21"/>
            <w:lang w:val="en-US"/>
            <w14:textFill>
              <w14:solidFill>
                <w14:schemeClr w14:val="tx1"/>
              </w14:solidFill>
            </w14:textFill>
          </w:rPr>
          <w:t>B</w:t>
        </w:r>
      </w:ins>
      <w:ins w:id="402" w:author="Tomasz  Więckowski" w:date="2026-02-26T14:40:00Z">
        <w:r>
          <w:rPr>
            <w:color w:val="000000" w:themeColor="text1"/>
            <w:szCs w:val="21"/>
            <w:lang w:val="en-US"/>
            <w14:textFill>
              <w14:solidFill>
                <w14:schemeClr w14:val="tx1"/>
              </w14:solidFill>
            </w14:textFill>
          </w:rPr>
          <w:t xml:space="preserve">uyer shall be </w:t>
        </w:r>
      </w:ins>
      <w:ins w:id="403" w:author="Tomasz  Więckowski" w:date="2026-02-26T16:11:00Z">
        <w:r>
          <w:rPr>
            <w:color w:val="000000" w:themeColor="text1"/>
            <w:szCs w:val="21"/>
            <w:lang w:val="en-US"/>
            <w14:textFill>
              <w14:solidFill>
                <w14:schemeClr w14:val="tx1"/>
              </w14:solidFill>
            </w14:textFill>
          </w:rPr>
          <w:t xml:space="preserve">only </w:t>
        </w:r>
      </w:ins>
      <w:ins w:id="404" w:author="Tomasz  Więckowski" w:date="2026-02-26T14:40:00Z">
        <w:r>
          <w:rPr>
            <w:color w:val="000000" w:themeColor="text1"/>
            <w:szCs w:val="21"/>
            <w:lang w:val="en-US"/>
            <w14:textFill>
              <w14:solidFill>
                <w14:schemeClr w14:val="tx1"/>
              </w14:solidFill>
            </w14:textFill>
          </w:rPr>
          <w:t xml:space="preserve">entitled to charge </w:t>
        </w:r>
      </w:ins>
      <w:ins w:id="405" w:author="Tomasz  Więckowski" w:date="2026-02-26T14:41:00Z">
        <w:r>
          <w:rPr>
            <w:color w:val="000000" w:themeColor="text1"/>
            <w:szCs w:val="21"/>
            <w:lang w:val="en-US"/>
            <w14:textFill>
              <w14:solidFill>
                <w14:schemeClr w14:val="tx1"/>
              </w14:solidFill>
            </w14:textFill>
          </w:rPr>
          <w:t>the liquidated damages</w:t>
        </w:r>
      </w:ins>
      <w:ins w:id="406" w:author="Tomasz  Więckowski" w:date="2026-02-26T14:40:00Z">
        <w:r>
          <w:rPr>
            <w:color w:val="000000" w:themeColor="text1"/>
            <w:szCs w:val="21"/>
            <w:lang w:val="en-US"/>
            <w14:textFill>
              <w14:solidFill>
                <w14:schemeClr w14:val="tx1"/>
              </w14:solidFill>
            </w14:textFill>
          </w:rPr>
          <w:t xml:space="preserve"> for delay</w:t>
        </w:r>
      </w:ins>
      <w:ins w:id="407" w:author="Tomasz  Więckowski" w:date="2026-02-26T15:29:00Z">
        <w:r>
          <w:rPr>
            <w:color w:val="000000" w:themeColor="text1"/>
            <w:szCs w:val="21"/>
            <w:lang w:val="en-US"/>
            <w14:textFill>
              <w14:solidFill>
                <w14:schemeClr w14:val="tx1"/>
              </w14:solidFill>
            </w14:textFill>
          </w:rPr>
          <w:t xml:space="preserve"> for which </w:t>
        </w:r>
      </w:ins>
      <w:ins w:id="408" w:author="Tomasz  Więckowski" w:date="2026-02-26T15:32:00Z">
        <w:r>
          <w:rPr>
            <w:color w:val="000000" w:themeColor="text1"/>
            <w:szCs w:val="21"/>
            <w:lang w:val="en-US"/>
            <w14:textFill>
              <w14:solidFill>
                <w14:schemeClr w14:val="tx1"/>
              </w14:solidFill>
            </w14:textFill>
          </w:rPr>
          <w:t xml:space="preserve">the </w:t>
        </w:r>
      </w:ins>
      <w:ins w:id="409" w:author="Tomasz  Więckowski" w:date="2026-02-26T15:29:00Z">
        <w:r>
          <w:rPr>
            <w:color w:val="000000" w:themeColor="text1"/>
            <w:szCs w:val="21"/>
            <w:lang w:val="en-US"/>
            <w14:textFill>
              <w14:solidFill>
                <w14:schemeClr w14:val="tx1"/>
              </w14:solidFill>
            </w14:textFill>
          </w:rPr>
          <w:t>Sel</w:t>
        </w:r>
      </w:ins>
      <w:ins w:id="410" w:author="Tomasz  Więckowski" w:date="2026-02-26T15:30:00Z">
        <w:r>
          <w:rPr>
            <w:color w:val="000000" w:themeColor="text1"/>
            <w:szCs w:val="21"/>
            <w:lang w:val="en-US"/>
            <w14:textFill>
              <w14:solidFill>
                <w14:schemeClr w14:val="tx1"/>
              </w14:solidFill>
            </w14:textFill>
          </w:rPr>
          <w:t xml:space="preserve">ler </w:t>
        </w:r>
      </w:ins>
      <w:ins w:id="411" w:author="Tomasz  Więckowski" w:date="2026-02-26T16:11:00Z">
        <w:r>
          <w:rPr>
            <w:color w:val="000000" w:themeColor="text1"/>
            <w:szCs w:val="21"/>
            <w:lang w:val="en-US"/>
            <w14:textFill>
              <w14:solidFill>
                <w14:schemeClr w14:val="tx1"/>
              </w14:solidFill>
            </w14:textFill>
          </w:rPr>
          <w:t>bears</w:t>
        </w:r>
      </w:ins>
      <w:ins w:id="412" w:author="Tomasz  Więckowski" w:date="2026-02-26T15:30:00Z">
        <w:r>
          <w:rPr>
            <w:color w:val="000000" w:themeColor="text1"/>
            <w:szCs w:val="21"/>
            <w:lang w:val="en-US"/>
            <w14:textFill>
              <w14:solidFill>
                <w14:schemeClr w14:val="tx1"/>
              </w14:solidFill>
            </w14:textFill>
          </w:rPr>
          <w:t xml:space="preserve"> solely responsibility without </w:t>
        </w:r>
      </w:ins>
      <w:ins w:id="413" w:author="Tomasz  Więckowski" w:date="2026-02-26T15:32:00Z">
        <w:r>
          <w:rPr>
            <w:color w:val="000000" w:themeColor="text1"/>
            <w:szCs w:val="21"/>
            <w:lang w:val="en-US"/>
            <w14:textFill>
              <w14:solidFill>
                <w14:schemeClr w14:val="tx1"/>
              </w14:solidFill>
            </w14:textFill>
          </w:rPr>
          <w:t>any contribution from the Buyer in such delay</w:t>
        </w:r>
      </w:ins>
      <w:ins w:id="414" w:author="Tomasz  Więckowski" w:date="2026-02-26T14:46:00Z">
        <w:r>
          <w:rPr>
            <w:color w:val="000000" w:themeColor="text1"/>
            <w:szCs w:val="21"/>
            <w:lang w:val="en-US"/>
            <w14:textFill>
              <w14:solidFill>
                <w14:schemeClr w14:val="tx1"/>
              </w14:solidFill>
            </w14:textFill>
          </w:rPr>
          <w:t>:</w:t>
        </w:r>
      </w:ins>
    </w:p>
    <w:p w14:paraId="0FABA526">
      <w:pPr>
        <w:pStyle w:val="33"/>
        <w:numPr>
          <w:ilvl w:val="0"/>
          <w:numId w:val="0"/>
        </w:numPr>
        <w:tabs>
          <w:tab w:val="left" w:pos="1701"/>
          <w:tab w:val="clear" w:pos="1247"/>
        </w:tabs>
        <w:spacing w:before="156" w:after="156"/>
        <w:ind w:left="993"/>
        <w:rPr>
          <w:ins w:id="415" w:author="Tomasz  Więckowski" w:date="2026-02-26T14:47:00Z"/>
          <w:color w:val="000000" w:themeColor="text1"/>
          <w:szCs w:val="21"/>
          <w:lang w:val="en-US"/>
          <w14:textFill>
            <w14:solidFill>
              <w14:schemeClr w14:val="tx1"/>
            </w14:solidFill>
          </w14:textFill>
        </w:rPr>
      </w:pPr>
      <w:ins w:id="416" w:author="Tomasz  Więckowski" w:date="2026-02-26T14:46:00Z">
        <w:r>
          <w:rPr>
            <w:color w:val="000000" w:themeColor="text1"/>
            <w:szCs w:val="21"/>
            <w:lang w:val="en-US"/>
            <w14:textFill>
              <w14:solidFill>
                <w14:schemeClr w14:val="tx1"/>
              </w14:solidFill>
            </w14:textFill>
          </w:rPr>
          <w:t>(i) days 1-30</w:t>
        </w:r>
      </w:ins>
      <w:ins w:id="417" w:author="Tomasz  Więckowski" w:date="2026-02-26T14:47:00Z">
        <w:r>
          <w:rPr>
            <w:color w:val="000000" w:themeColor="text1"/>
            <w:szCs w:val="21"/>
            <w:lang w:val="en-US"/>
            <w14:textFill>
              <w14:solidFill>
                <w14:schemeClr w14:val="tx1"/>
              </w14:solidFill>
            </w14:textFill>
          </w:rPr>
          <w:t xml:space="preserve"> delay: </w:t>
        </w:r>
      </w:ins>
      <w:ins w:id="418" w:author="Tomasz  Więckowski" w:date="2026-02-26T14:41:00Z">
        <w:r>
          <w:rPr>
            <w:color w:val="000000" w:themeColor="text1"/>
            <w:szCs w:val="21"/>
            <w:lang w:val="en-US"/>
            <w14:textFill>
              <w14:solidFill>
                <w14:schemeClr w14:val="tx1"/>
              </w14:solidFill>
            </w14:textFill>
          </w:rPr>
          <w:t xml:space="preserve"> in amount of 0.1 % of </w:t>
        </w:r>
      </w:ins>
      <w:ins w:id="419" w:author="Tomasz  Więckowski" w:date="2026-02-26T14:45:00Z">
        <w:r>
          <w:rPr>
            <w:color w:val="000000" w:themeColor="text1"/>
            <w:szCs w:val="21"/>
            <w:lang w:val="en-US"/>
            <w14:textFill>
              <w14:solidFill>
                <w14:schemeClr w14:val="tx1"/>
              </w14:solidFill>
            </w14:textFill>
          </w:rPr>
          <w:t xml:space="preserve">LD Value / </w:t>
        </w:r>
      </w:ins>
      <w:ins w:id="420" w:author="Tomasz  Więckowski" w:date="2026-02-26T14:42:00Z">
        <w:r>
          <w:rPr>
            <w:color w:val="000000" w:themeColor="text1"/>
            <w:szCs w:val="21"/>
            <w:lang w:val="en-US"/>
            <w14:textFill>
              <w14:solidFill>
                <w14:schemeClr w14:val="tx1"/>
              </w14:solidFill>
            </w14:textFill>
          </w:rPr>
          <w:t>per one day of delay</w:t>
        </w:r>
      </w:ins>
    </w:p>
    <w:p w14:paraId="1FD6A82B">
      <w:pPr>
        <w:pStyle w:val="33"/>
        <w:numPr>
          <w:ilvl w:val="0"/>
          <w:numId w:val="0"/>
        </w:numPr>
        <w:tabs>
          <w:tab w:val="left" w:pos="1701"/>
          <w:tab w:val="clear" w:pos="1247"/>
        </w:tabs>
        <w:spacing w:before="156" w:after="156"/>
        <w:ind w:left="993"/>
        <w:rPr>
          <w:ins w:id="421" w:author="Tomasz  Więckowski" w:date="2026-02-26T14:48:00Z"/>
          <w:color w:val="000000" w:themeColor="text1"/>
          <w:szCs w:val="21"/>
          <w:lang w:val="en-US"/>
          <w14:textFill>
            <w14:solidFill>
              <w14:schemeClr w14:val="tx1"/>
            </w14:solidFill>
          </w14:textFill>
        </w:rPr>
      </w:pPr>
      <w:ins w:id="422" w:author="Tomasz  Więckowski" w:date="2026-02-26T14:47:00Z">
        <w:r>
          <w:rPr>
            <w:color w:val="000000" w:themeColor="text1"/>
            <w:szCs w:val="21"/>
            <w:lang w:val="en-US"/>
            <w14:textFill>
              <w14:solidFill>
                <w14:schemeClr w14:val="tx1"/>
              </w14:solidFill>
            </w14:textFill>
          </w:rPr>
          <w:t>(ii) days 31-60 delay:  in amount of 0.15 % of LD Value / per one day of delay</w:t>
        </w:r>
      </w:ins>
    </w:p>
    <w:p w14:paraId="04DE9ABF">
      <w:pPr>
        <w:pStyle w:val="33"/>
        <w:numPr>
          <w:ilvl w:val="0"/>
          <w:numId w:val="0"/>
        </w:numPr>
        <w:tabs>
          <w:tab w:val="left" w:pos="1701"/>
          <w:tab w:val="clear" w:pos="1247"/>
        </w:tabs>
        <w:spacing w:before="156" w:after="156"/>
        <w:ind w:left="993"/>
        <w:rPr>
          <w:ins w:id="423" w:author="Tomasz  Więckowski" w:date="2026-02-26T14:57:00Z"/>
          <w:color w:val="000000" w:themeColor="text1"/>
          <w:szCs w:val="21"/>
          <w:lang w:val="en-US"/>
          <w14:textFill>
            <w14:solidFill>
              <w14:schemeClr w14:val="tx1"/>
            </w14:solidFill>
          </w14:textFill>
        </w:rPr>
      </w:pPr>
      <w:ins w:id="424" w:author="Tomasz  Więckowski" w:date="2026-02-26T14:48:00Z">
        <w:r>
          <w:rPr>
            <w:color w:val="000000" w:themeColor="text1"/>
            <w:szCs w:val="21"/>
            <w:lang w:val="en-US"/>
            <w14:textFill>
              <w14:solidFill>
                <w14:schemeClr w14:val="tx1"/>
              </w14:solidFill>
            </w14:textFill>
          </w:rPr>
          <w:t>(iii) days 61 and more delay: in amount of 0.2 % of LD Value / per one day of delay</w:t>
        </w:r>
      </w:ins>
      <w:ins w:id="425" w:author="Tomasz  Więckowski" w:date="2026-02-26T14:48:00Z">
        <w:r>
          <w:rPr>
            <w:color w:val="000000" w:themeColor="text1"/>
            <w:szCs w:val="21"/>
            <w:lang w:val="en-US"/>
            <w14:textFill>
              <w14:solidFill>
                <w14:schemeClr w14:val="tx1"/>
              </w14:solidFill>
            </w14:textFill>
          </w:rPr>
          <w:br w:type="textWrapping"/>
        </w:r>
      </w:ins>
      <w:ins w:id="426" w:author="Tomasz  Więckowski" w:date="2026-02-26T14:49:00Z">
        <w:r>
          <w:rPr>
            <w:color w:val="000000" w:themeColor="text1"/>
            <w:szCs w:val="21"/>
            <w:lang w:val="en-US"/>
            <w14:textFill>
              <w14:solidFill>
                <w14:schemeClr w14:val="tx1"/>
              </w14:solidFill>
            </w14:textFill>
          </w:rPr>
          <w:t xml:space="preserve">LD cap responsibility from point (i) up to (iii) above: </w:t>
        </w:r>
      </w:ins>
      <w:ins w:id="427" w:author="Tomasz  Więckowski" w:date="2026-02-26T14:50:00Z">
        <w:r>
          <w:rPr>
            <w:color w:val="000000" w:themeColor="text1"/>
            <w:szCs w:val="21"/>
            <w:lang w:val="en-US"/>
            <w14:textFill>
              <w14:solidFill>
                <w14:schemeClr w14:val="tx1"/>
              </w14:solidFill>
            </w14:textFill>
          </w:rPr>
          <w:t>10% of LD Value total.</w:t>
        </w:r>
      </w:ins>
    </w:p>
    <w:p w14:paraId="06A961E3">
      <w:pPr>
        <w:pStyle w:val="33"/>
        <w:numPr>
          <w:ilvl w:val="0"/>
          <w:numId w:val="0"/>
        </w:numPr>
        <w:tabs>
          <w:tab w:val="left" w:pos="993"/>
          <w:tab w:val="left" w:pos="1701"/>
          <w:tab w:val="clear" w:pos="567"/>
          <w:tab w:val="clear" w:pos="1247"/>
        </w:tabs>
        <w:spacing w:before="156" w:after="156"/>
        <w:rPr>
          <w:ins w:id="428" w:author="Tomasz  Więckowski" w:date="2026-02-27T08:34:00Z"/>
          <w:b/>
          <w:bCs/>
          <w:color w:val="000000" w:themeColor="text1"/>
          <w:szCs w:val="21"/>
          <w:lang w:val="en-US"/>
          <w14:textFill>
            <w14:solidFill>
              <w14:schemeClr w14:val="tx1"/>
            </w14:solidFill>
          </w14:textFill>
        </w:rPr>
      </w:pPr>
      <w:ins w:id="429" w:author="Tomasz  Więckowski" w:date="2026-02-26T14:58:00Z">
        <w:r>
          <w:rPr>
            <w:color w:val="000000" w:themeColor="text1"/>
            <w:szCs w:val="21"/>
            <w:lang w:val="en-US"/>
            <w14:textFill>
              <w14:solidFill>
                <w14:schemeClr w14:val="tx1"/>
              </w14:solidFill>
            </w14:textFill>
          </w:rPr>
          <w:t xml:space="preserve">9C. </w:t>
        </w:r>
      </w:ins>
      <w:ins w:id="430" w:author="Klaudia Samul" w:date="2026-02-27T12:43:00Z">
        <w:r>
          <w:rPr>
            <w:color w:val="000000" w:themeColor="text1"/>
            <w:szCs w:val="21"/>
            <w:lang w:val="en-US"/>
            <w14:textFill>
              <w14:solidFill>
                <w14:schemeClr w14:val="tx1"/>
              </w14:solidFill>
            </w14:textFill>
          </w:rPr>
          <w:t>3</w:t>
        </w:r>
      </w:ins>
      <w:ins w:id="431" w:author="Tomasz  Więckowski" w:date="2026-02-26T15:00:00Z">
        <w:del w:id="432" w:author="Klaudia Samul" w:date="2026-02-27T12:43:00Z">
          <w:r>
            <w:rPr>
              <w:color w:val="000000" w:themeColor="text1"/>
              <w:szCs w:val="21"/>
              <w:lang w:val="en-US"/>
              <w14:textFill>
                <w14:solidFill>
                  <w14:schemeClr w14:val="tx1"/>
                </w14:solidFill>
              </w14:textFill>
            </w:rPr>
            <w:delText>2</w:delText>
          </w:r>
        </w:del>
      </w:ins>
      <w:ins w:id="433" w:author="Tomasz  Więckowski" w:date="2026-02-27T10:03:00Z">
        <w:r>
          <w:rPr>
            <w:color w:val="000000" w:themeColor="text1"/>
            <w:szCs w:val="21"/>
            <w:lang w:val="en-US"/>
            <w14:textFill>
              <w14:solidFill>
                <w14:schemeClr w14:val="tx1"/>
              </w14:solidFill>
            </w14:textFill>
          </w:rPr>
          <w:tab/>
        </w:r>
      </w:ins>
      <w:ins w:id="434" w:author="Tomasz  Więckowski" w:date="2026-02-26T15:04:00Z">
        <w:r>
          <w:rPr>
            <w:color w:val="000000" w:themeColor="text1"/>
            <w:szCs w:val="21"/>
            <w:lang w:val="en-US"/>
            <w14:textFill>
              <w14:solidFill>
                <w14:schemeClr w14:val="tx1"/>
              </w14:solidFill>
            </w14:textFill>
          </w:rPr>
          <w:t>Availability Liquidated Damages</w:t>
        </w:r>
      </w:ins>
      <w:ins w:id="435" w:author="Tomasz  Więckowski" w:date="2026-02-26T15:05:00Z">
        <w:r>
          <w:rPr>
            <w:b/>
            <w:bCs/>
            <w:color w:val="000000" w:themeColor="text1"/>
            <w:szCs w:val="21"/>
            <w:lang w:val="en-US"/>
            <w14:textFill>
              <w14:solidFill>
                <w14:schemeClr w14:val="tx1"/>
              </w14:solidFill>
            </w14:textFill>
          </w:rPr>
          <w:t xml:space="preserve"> </w:t>
        </w:r>
      </w:ins>
    </w:p>
    <w:p w14:paraId="366DFD1C">
      <w:pPr>
        <w:pStyle w:val="33"/>
        <w:numPr>
          <w:ilvl w:val="0"/>
          <w:numId w:val="0"/>
        </w:numPr>
        <w:tabs>
          <w:tab w:val="left" w:pos="1701"/>
        </w:tabs>
        <w:spacing w:before="156" w:after="156"/>
        <w:ind w:left="993"/>
        <w:rPr>
          <w:ins w:id="436" w:author="Tomasz  Więckowski" w:date="2026-02-27T09:51:00Z"/>
          <w:rFonts w:eastAsia="Titillium Web"/>
          <w:color w:val="000000" w:themeColor="text1"/>
          <w14:textFill>
            <w14:solidFill>
              <w14:schemeClr w14:val="tx1"/>
            </w14:solidFill>
          </w14:textFill>
        </w:rPr>
      </w:pPr>
      <w:ins w:id="437" w:author="Tomasz  Więckowski" w:date="2026-02-27T09:51:00Z">
        <w:r>
          <w:rPr>
            <w:rFonts w:eastAsia="Titillium Web"/>
            <w:color w:val="000000" w:themeColor="text1"/>
            <w14:textFill>
              <w14:solidFill>
                <w14:schemeClr w14:val="tx1"/>
              </w14:solidFill>
            </w14:textFill>
          </w:rPr>
          <w:t>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operational availability of the Commodities shall not be less than 97% in each calendar year (the “Availability Guarantee”).</w:t>
        </w:r>
      </w:ins>
    </w:p>
    <w:p w14:paraId="3493DC96">
      <w:pPr>
        <w:pStyle w:val="33"/>
        <w:numPr>
          <w:ilvl w:val="0"/>
          <w:numId w:val="0"/>
        </w:numPr>
        <w:tabs>
          <w:tab w:val="left" w:pos="1701"/>
        </w:tabs>
        <w:spacing w:before="156" w:after="156"/>
        <w:ind w:left="993"/>
        <w:rPr>
          <w:ins w:id="438" w:author="Tomasz  Więckowski" w:date="2026-02-27T09:51:00Z"/>
          <w:rFonts w:eastAsia="Titillium Web"/>
          <w:color w:val="000000" w:themeColor="text1"/>
          <w14:textFill>
            <w14:solidFill>
              <w14:schemeClr w14:val="tx1"/>
            </w14:solidFill>
          </w14:textFill>
        </w:rPr>
      </w:pPr>
      <w:ins w:id="439" w:author="Tomasz  Więckowski" w:date="2026-02-27T09:51:00Z">
        <w:r>
          <w:rPr>
            <w:rFonts w:eastAsia="Titillium Web"/>
            <w:color w:val="000000" w:themeColor="text1"/>
            <w14:textFill>
              <w14:solidFill>
                <w14:schemeClr w14:val="tx1"/>
              </w14:solidFill>
            </w14:textFill>
          </w:rPr>
          <w:t>Operational availability shall be calculated as the percentage of time during which the Commodities are capable of normal operation during the relevant calendar year, excluding periods of:</w:t>
        </w:r>
      </w:ins>
    </w:p>
    <w:p w14:paraId="27822FEC">
      <w:pPr>
        <w:pStyle w:val="33"/>
        <w:numPr>
          <w:ilvl w:val="0"/>
          <w:numId w:val="0"/>
        </w:numPr>
        <w:tabs>
          <w:tab w:val="left" w:pos="1701"/>
        </w:tabs>
        <w:spacing w:before="156" w:after="156"/>
        <w:ind w:left="993"/>
        <w:rPr>
          <w:ins w:id="440" w:author="Tomasz  Więckowski" w:date="2026-02-27T09:55:00Z"/>
          <w:rFonts w:eastAsia="Titillium Web"/>
          <w:color w:val="000000" w:themeColor="text1"/>
          <w14:textFill>
            <w14:solidFill>
              <w14:schemeClr w14:val="tx1"/>
            </w14:solidFill>
          </w14:textFill>
        </w:rPr>
      </w:pPr>
      <w:ins w:id="441" w:author="Tomasz  Więckowski" w:date="2026-02-27T09:51:00Z">
        <w:r>
          <w:rPr>
            <w:rFonts w:eastAsia="Titillium Web"/>
            <w:color w:val="000000" w:themeColor="text1"/>
            <w14:textFill>
              <w14:solidFill>
                <w14:schemeClr w14:val="tx1"/>
              </w14:solidFill>
            </w14:textFill>
          </w:rPr>
          <w:t>a) planned maintenance notified in advance to the Buyer, provided that such planned maintenance shall not exceed an aggregate of ten (10) days per calendar year (the “Maintenance Allowance”);</w:t>
        </w:r>
      </w:ins>
      <w:ins w:id="442" w:author="Tomasz  Więckowski" w:date="2026-02-27T09:51:00Z">
        <w:r>
          <w:rPr>
            <w:rFonts w:eastAsia="Titillium Web"/>
            <w:color w:val="000000" w:themeColor="text1"/>
            <w14:textFill>
              <w14:solidFill>
                <w14:schemeClr w14:val="tx1"/>
              </w14:solidFill>
            </w14:textFill>
          </w:rPr>
          <w:br w:type="textWrapping"/>
        </w:r>
      </w:ins>
      <w:ins w:id="443" w:author="Tomasz  Więckowski" w:date="2026-02-27T09:51:00Z">
        <w:r>
          <w:rPr>
            <w:rFonts w:eastAsia="Titillium Web"/>
            <w:color w:val="000000" w:themeColor="text1"/>
            <w14:textFill>
              <w14:solidFill>
                <w14:schemeClr w14:val="tx1"/>
              </w14:solidFill>
            </w14:textFill>
          </w:rPr>
          <w:t>b) outages caused by the Buyer or third parties for whom the Buyer is responsible;</w:t>
        </w:r>
      </w:ins>
      <w:ins w:id="444" w:author="Tomasz  Więckowski" w:date="2026-02-27T09:51:00Z">
        <w:r>
          <w:rPr>
            <w:rFonts w:eastAsia="Titillium Web"/>
            <w:color w:val="000000" w:themeColor="text1"/>
            <w14:textFill>
              <w14:solidFill>
                <w14:schemeClr w14:val="tx1"/>
              </w14:solidFill>
            </w14:textFill>
          </w:rPr>
          <w:br w:type="textWrapping"/>
        </w:r>
      </w:ins>
      <w:ins w:id="445" w:author="Tomasz  Więckowski" w:date="2026-02-27T09:51:00Z">
        <w:r>
          <w:rPr>
            <w:rFonts w:eastAsia="Titillium Web"/>
            <w:color w:val="000000" w:themeColor="text1"/>
            <w14:textFill>
              <w14:solidFill>
                <w14:schemeClr w14:val="tx1"/>
              </w14:solidFill>
            </w14:textFill>
          </w:rPr>
          <w:t>c) interruptions or limitations of the network; and</w:t>
        </w:r>
      </w:ins>
      <w:ins w:id="446" w:author="Tomasz  Więckowski" w:date="2026-02-27T09:51:00Z">
        <w:r>
          <w:rPr>
            <w:rFonts w:eastAsia="Titillium Web"/>
            <w:color w:val="000000" w:themeColor="text1"/>
            <w14:textFill>
              <w14:solidFill>
                <w14:schemeClr w14:val="tx1"/>
              </w14:solidFill>
            </w14:textFill>
          </w:rPr>
          <w:br w:type="textWrapping"/>
        </w:r>
      </w:ins>
      <w:ins w:id="447" w:author="Tomasz  Więckowski" w:date="2026-02-27T09:51:00Z">
        <w:r>
          <w:rPr>
            <w:rFonts w:eastAsia="Titillium Web"/>
            <w:color w:val="000000" w:themeColor="text1"/>
            <w14:textFill>
              <w14:solidFill>
                <w14:schemeClr w14:val="tx1"/>
              </w14:solidFill>
            </w14:textFill>
          </w:rPr>
          <w:t>d) events of force majeure.</w:t>
        </w:r>
      </w:ins>
    </w:p>
    <w:p w14:paraId="2D60D318">
      <w:pPr>
        <w:pStyle w:val="33"/>
        <w:numPr>
          <w:ilvl w:val="0"/>
          <w:numId w:val="0"/>
        </w:numPr>
        <w:tabs>
          <w:tab w:val="left" w:pos="1701"/>
        </w:tabs>
        <w:spacing w:before="156" w:after="156"/>
        <w:ind w:left="993"/>
        <w:rPr>
          <w:ins w:id="448" w:author="Tomasz  Więckowski" w:date="2026-02-27T09:51:00Z"/>
          <w:rFonts w:eastAsia="Titillium Web"/>
          <w:color w:val="000000" w:themeColor="text1"/>
          <w14:textFill>
            <w14:solidFill>
              <w14:schemeClr w14:val="tx1"/>
            </w14:solidFill>
          </w14:textFill>
        </w:rPr>
      </w:pPr>
      <w:ins w:id="449" w:author="Tomasz  Więckowski" w:date="2026-02-27T09:55:00Z">
        <w:r>
          <w:rPr>
            <w:rFonts w:eastAsia="Titillium Web"/>
            <w:color w:val="000000" w:themeColor="text1"/>
            <w:lang w:val="en-US"/>
            <w14:textFill>
              <w14:solidFill>
                <w14:schemeClr w14:val="tx1"/>
              </w14:solidFill>
            </w14:textFill>
          </w:rPr>
          <w:t>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deemed a penalty.</w:t>
        </w:r>
      </w:ins>
      <w:ins w:id="450" w:author="Tomasz  Więckowski" w:date="2026-02-27T09:57:00Z">
        <w:r>
          <w:rPr>
            <w:rFonts w:eastAsia="Titillium Web"/>
            <w:color w:val="000000" w:themeColor="text1"/>
            <w:lang w:val="en-US"/>
            <w14:textFill>
              <w14:solidFill>
                <w14:schemeClr w14:val="tx1"/>
              </w14:solidFill>
            </w14:textFill>
          </w:rPr>
          <w:t xml:space="preserve"> The total liquidated damages payable under this Clause shall not exceed </w:t>
        </w:r>
      </w:ins>
      <w:ins w:id="451" w:author="Tomasz  Więckowski" w:date="2026-02-27T09:57:00Z">
        <w:r>
          <w:rPr>
            <w:rFonts w:eastAsia="Titillium Web"/>
            <w:color w:val="000000" w:themeColor="text1"/>
            <w:highlight w:val="yellow"/>
            <w:lang w:val="en-US"/>
            <w14:textFill>
              <w14:solidFill>
                <w14:schemeClr w14:val="tx1"/>
              </w14:solidFill>
            </w14:textFill>
          </w:rPr>
          <w:t>10% of the total contract value.</w:t>
        </w:r>
      </w:ins>
      <w:ins w:id="452" w:author="Tomasz  Więckowski" w:date="2026-02-27T09:59:00Z">
        <w:r>
          <w:rPr>
            <w:rFonts w:eastAsia="Titillium Web"/>
            <w:color w:val="000000" w:themeColor="text1"/>
            <w:lang w:val="en-US"/>
            <w14:textFill>
              <w14:solidFill>
                <w14:schemeClr w14:val="tx1"/>
              </w14:solidFill>
            </w14:textFill>
          </w:rPr>
          <w:t xml:space="preserve"> Such liquidated damages shall constitute a genuine pre-estimate of the loss likely to be suffered by the Buyer and shall not be deemed a penalty</w:t>
        </w:r>
      </w:ins>
      <w:ins w:id="453" w:author="Tomasz  Więckowski" w:date="2026-02-27T10:00:00Z">
        <w:r>
          <w:rPr>
            <w:rFonts w:eastAsia="Titillium Web"/>
            <w:color w:val="000000" w:themeColor="text1"/>
            <w:lang w:val="en-US"/>
            <w14:textFill>
              <w14:solidFill>
                <w14:schemeClr w14:val="tx1"/>
              </w14:solidFill>
            </w14:textFill>
          </w:rPr>
          <w:t>.</w:t>
        </w:r>
      </w:ins>
    </w:p>
    <w:p w14:paraId="75FD5CC1">
      <w:pPr>
        <w:pStyle w:val="33"/>
        <w:numPr>
          <w:ilvl w:val="0"/>
          <w:numId w:val="0"/>
        </w:numPr>
        <w:tabs>
          <w:tab w:val="left" w:pos="1701"/>
          <w:tab w:val="clear" w:pos="1247"/>
        </w:tabs>
        <w:spacing w:before="156" w:after="156"/>
        <w:rPr>
          <w:ins w:id="454" w:author="Tomasz  Więckowski" w:date="2026-02-26T15:06:00Z"/>
          <w:color w:val="000000" w:themeColor="text1"/>
          <w:szCs w:val="21"/>
          <w:lang w:val="en-US"/>
          <w14:textFill>
            <w14:solidFill>
              <w14:schemeClr w14:val="tx1"/>
            </w14:solidFill>
          </w14:textFill>
        </w:rPr>
      </w:pPr>
      <w:ins w:id="455" w:author="Tomasz  Więckowski" w:date="2026-02-26T15:05:00Z">
        <w:r>
          <w:rPr>
            <w:color w:val="000000" w:themeColor="text1"/>
            <w:szCs w:val="21"/>
            <w:lang w:val="en-US"/>
            <w14:textFill>
              <w14:solidFill>
                <w14:schemeClr w14:val="tx1"/>
              </w14:solidFill>
            </w14:textFill>
          </w:rPr>
          <w:t>9C.</w:t>
        </w:r>
      </w:ins>
      <w:ins w:id="456" w:author="Klaudia Samul" w:date="2026-02-27T12:43:00Z">
        <w:r>
          <w:rPr>
            <w:color w:val="000000" w:themeColor="text1"/>
            <w:szCs w:val="21"/>
            <w:lang w:val="en-US"/>
            <w14:textFill>
              <w14:solidFill>
                <w14:schemeClr w14:val="tx1"/>
              </w14:solidFill>
            </w14:textFill>
          </w:rPr>
          <w:t>4</w:t>
        </w:r>
      </w:ins>
      <w:ins w:id="457" w:author="Tomasz  Więckowski" w:date="2026-02-26T15:05:00Z">
        <w:del w:id="458" w:author="Klaudia Samul" w:date="2026-02-27T12:43:00Z">
          <w:r>
            <w:rPr>
              <w:color w:val="000000" w:themeColor="text1"/>
              <w:szCs w:val="21"/>
              <w:lang w:val="en-US"/>
              <w14:textFill>
                <w14:solidFill>
                  <w14:schemeClr w14:val="tx1"/>
                </w14:solidFill>
              </w14:textFill>
            </w:rPr>
            <w:delText>3</w:delText>
          </w:r>
        </w:del>
      </w:ins>
      <w:ins w:id="459" w:author="Tomasz  Więckowski" w:date="2026-02-26T15:05:00Z">
        <w:r>
          <w:rPr>
            <w:color w:val="000000" w:themeColor="text1"/>
            <w:szCs w:val="21"/>
            <w:lang w:val="en-US"/>
            <w14:textFill>
              <w14:solidFill>
                <w14:schemeClr w14:val="tx1"/>
              </w14:solidFill>
            </w14:textFill>
          </w:rPr>
          <w:t xml:space="preserve"> Availability Exclusion</w:t>
        </w:r>
      </w:ins>
      <w:ins w:id="460" w:author="Tomasz  Więckowski" w:date="2026-02-27T09:52:00Z">
        <w:r>
          <w:rPr>
            <w:color w:val="000000" w:themeColor="text1"/>
            <w:szCs w:val="21"/>
            <w:lang w:val="en-US"/>
            <w14:textFill>
              <w14:solidFill>
                <w14:schemeClr w14:val="tx1"/>
              </w14:solidFill>
            </w14:textFill>
          </w:rPr>
          <w:t xml:space="preserve"> for which Seller shall not bear </w:t>
        </w:r>
      </w:ins>
      <w:ins w:id="461" w:author="Tomasz  Więckowski" w:date="2026-02-27T10:00:00Z">
        <w:r>
          <w:rPr>
            <w:color w:val="000000" w:themeColor="text1"/>
            <w:szCs w:val="21"/>
            <w:lang w:val="en-US"/>
            <w14:textFill>
              <w14:solidFill>
                <w14:schemeClr w14:val="tx1"/>
              </w14:solidFill>
            </w14:textFill>
          </w:rPr>
          <w:t xml:space="preserve">any </w:t>
        </w:r>
      </w:ins>
      <w:ins w:id="462" w:author="Tomasz  Więckowski" w:date="2026-02-27T09:52:00Z">
        <w:r>
          <w:rPr>
            <w:color w:val="000000" w:themeColor="text1"/>
            <w:szCs w:val="21"/>
            <w:lang w:val="en-US"/>
            <w14:textFill>
              <w14:solidFill>
                <w14:schemeClr w14:val="tx1"/>
              </w14:solidFill>
            </w14:textFill>
          </w:rPr>
          <w:t xml:space="preserve">responsibility </w:t>
        </w:r>
      </w:ins>
      <w:ins w:id="463" w:author="Tomasz  Więckowski" w:date="2026-02-26T15:05:00Z">
        <w:r>
          <w:rPr>
            <w:color w:val="000000" w:themeColor="text1"/>
            <w:szCs w:val="21"/>
            <w:lang w:val="en-US"/>
            <w14:textFill>
              <w14:solidFill>
                <w14:schemeClr w14:val="tx1"/>
              </w14:solidFill>
            </w14:textFill>
          </w:rPr>
          <w:t>:</w:t>
        </w:r>
      </w:ins>
    </w:p>
    <w:p w14:paraId="3E2AA70C">
      <w:pPr>
        <w:pStyle w:val="33"/>
        <w:numPr>
          <w:ilvl w:val="0"/>
          <w:numId w:val="8"/>
        </w:numPr>
        <w:tabs>
          <w:tab w:val="left" w:pos="1701"/>
          <w:tab w:val="clear" w:pos="1247"/>
        </w:tabs>
        <w:spacing w:before="156" w:after="156"/>
        <w:rPr>
          <w:ins w:id="464" w:author="Tomasz  Więckowski" w:date="2026-02-26T15:06:00Z"/>
          <w:color w:val="000000" w:themeColor="text1"/>
          <w:szCs w:val="21"/>
          <w:lang w:val="en-US"/>
          <w14:textFill>
            <w14:solidFill>
              <w14:schemeClr w14:val="tx1"/>
            </w14:solidFill>
          </w14:textFill>
        </w:rPr>
      </w:pPr>
      <w:ins w:id="465" w:author="Tomasz  Więckowski" w:date="2026-02-26T15:06:00Z">
        <w:r>
          <w:rPr>
            <w:color w:val="000000" w:themeColor="text1"/>
            <w:szCs w:val="21"/>
            <w:lang w:val="en-US"/>
            <w14:textFill>
              <w14:solidFill>
                <w14:schemeClr w14:val="tx1"/>
              </w14:solidFill>
            </w14:textFill>
          </w:rPr>
          <w:t xml:space="preserve">Force Majeure </w:t>
        </w:r>
      </w:ins>
    </w:p>
    <w:p w14:paraId="2E4BBCAB">
      <w:pPr>
        <w:pStyle w:val="33"/>
        <w:numPr>
          <w:ilvl w:val="0"/>
          <w:numId w:val="8"/>
        </w:numPr>
        <w:tabs>
          <w:tab w:val="left" w:pos="1701"/>
          <w:tab w:val="clear" w:pos="1247"/>
        </w:tabs>
        <w:spacing w:before="156" w:after="156"/>
        <w:rPr>
          <w:ins w:id="466" w:author="Tomasz  Więckowski" w:date="2026-02-26T15:06:00Z"/>
          <w:color w:val="000000" w:themeColor="text1"/>
          <w:szCs w:val="21"/>
          <w:lang w:val="en-US"/>
          <w14:textFill>
            <w14:solidFill>
              <w14:schemeClr w14:val="tx1"/>
            </w14:solidFill>
          </w14:textFill>
        </w:rPr>
      </w:pPr>
      <w:ins w:id="467" w:author="Tomasz  Więckowski" w:date="2026-02-26T15:06:00Z">
        <w:r>
          <w:rPr>
            <w:color w:val="000000" w:themeColor="text1"/>
            <w:szCs w:val="21"/>
            <w:lang w:val="en-US"/>
            <w14:textFill>
              <w14:solidFill>
                <w14:schemeClr w14:val="tx1"/>
              </w14:solidFill>
            </w14:textFill>
          </w:rPr>
          <w:t xml:space="preserve">Grid Outages (DSO/TSO) </w:t>
        </w:r>
      </w:ins>
    </w:p>
    <w:p w14:paraId="4652F8C5">
      <w:pPr>
        <w:pStyle w:val="33"/>
        <w:numPr>
          <w:ilvl w:val="0"/>
          <w:numId w:val="8"/>
        </w:numPr>
        <w:tabs>
          <w:tab w:val="left" w:pos="1701"/>
          <w:tab w:val="clear" w:pos="1247"/>
        </w:tabs>
        <w:spacing w:before="156" w:after="156"/>
        <w:rPr>
          <w:ins w:id="468" w:author="Tomasz  Więckowski" w:date="2026-02-26T15:07:00Z"/>
          <w:color w:val="000000" w:themeColor="text1"/>
          <w:szCs w:val="21"/>
          <w:lang w:val="en-US"/>
          <w14:textFill>
            <w14:solidFill>
              <w14:schemeClr w14:val="tx1"/>
            </w14:solidFill>
          </w14:textFill>
        </w:rPr>
      </w:pPr>
      <w:ins w:id="469" w:author="Tomasz  Więckowski" w:date="2026-02-26T15:06:00Z">
        <w:r>
          <w:rPr>
            <w:color w:val="000000" w:themeColor="text1"/>
            <w:szCs w:val="21"/>
            <w:lang w:val="en-US"/>
            <w14:textFill>
              <w14:solidFill>
                <w14:schemeClr w14:val="tx1"/>
              </w14:solidFill>
            </w14:textFill>
          </w:rPr>
          <w:t xml:space="preserve">Curtailment — Scheduled Maintenance (within allowance) </w:t>
        </w:r>
      </w:ins>
    </w:p>
    <w:p w14:paraId="438A11CC">
      <w:pPr>
        <w:pStyle w:val="33"/>
        <w:numPr>
          <w:ilvl w:val="0"/>
          <w:numId w:val="8"/>
        </w:numPr>
        <w:tabs>
          <w:tab w:val="left" w:pos="1701"/>
          <w:tab w:val="clear" w:pos="1247"/>
        </w:tabs>
        <w:spacing w:before="156" w:after="156"/>
        <w:rPr>
          <w:ins w:id="470" w:author="Tomasz  Więckowski" w:date="2026-02-26T15:07:00Z"/>
          <w:color w:val="000000" w:themeColor="text1"/>
          <w:szCs w:val="21"/>
          <w:lang w:val="en-US"/>
          <w14:textFill>
            <w14:solidFill>
              <w14:schemeClr w14:val="tx1"/>
            </w14:solidFill>
          </w14:textFill>
        </w:rPr>
      </w:pPr>
      <w:ins w:id="471" w:author="Tomasz  Więckowski" w:date="2026-02-26T15:06:00Z">
        <w:r>
          <w:rPr>
            <w:color w:val="000000" w:themeColor="text1"/>
            <w:szCs w:val="21"/>
            <w:lang w:val="en-US"/>
            <w14:textFill>
              <w14:solidFill>
                <w14:schemeClr w14:val="tx1"/>
              </w14:solidFill>
            </w14:textFill>
          </w:rPr>
          <w:t xml:space="preserve">Customer-Caused Downtime </w:t>
        </w:r>
      </w:ins>
    </w:p>
    <w:p w14:paraId="626776BC">
      <w:pPr>
        <w:pStyle w:val="33"/>
        <w:numPr>
          <w:ilvl w:val="0"/>
          <w:numId w:val="0"/>
        </w:numPr>
        <w:tabs>
          <w:tab w:val="clear" w:pos="1247"/>
        </w:tabs>
        <w:spacing w:before="156" w:after="156"/>
        <w:rPr>
          <w:ins w:id="472" w:author="Tomasz  Więckowski" w:date="2026-02-27T10:01:00Z"/>
          <w:b/>
          <w:bCs/>
          <w:color w:val="000000" w:themeColor="text1"/>
          <w:szCs w:val="21"/>
          <w:lang w:val="en-US"/>
          <w14:textFill>
            <w14:solidFill>
              <w14:schemeClr w14:val="tx1"/>
            </w14:solidFill>
          </w14:textFill>
        </w:rPr>
      </w:pPr>
      <w:ins w:id="473" w:author="Tomasz  Więckowski" w:date="2026-02-26T15:07:00Z">
        <w:r>
          <w:rPr>
            <w:b/>
            <w:bCs/>
            <w:color w:val="000000" w:themeColor="text1"/>
            <w:szCs w:val="21"/>
            <w:lang w:val="en-US"/>
            <w14:textFill>
              <w14:solidFill>
                <w14:schemeClr w14:val="tx1"/>
              </w14:solidFill>
            </w14:textFill>
          </w:rPr>
          <w:t>9C.4</w:t>
        </w:r>
      </w:ins>
      <w:ins w:id="474" w:author="Klaudia Samul" w:date="2026-02-27T12:44:00Z">
        <w:r>
          <w:rPr>
            <w:b/>
            <w:bCs/>
            <w:color w:val="000000" w:themeColor="text1"/>
            <w:szCs w:val="21"/>
            <w:lang w:val="en-US"/>
            <w14:textFill>
              <w14:solidFill>
                <w14:schemeClr w14:val="tx1"/>
              </w14:solidFill>
            </w14:textFill>
          </w:rPr>
          <w:t>5</w:t>
        </w:r>
      </w:ins>
      <w:ins w:id="475" w:author="Tomasz  Więckowski" w:date="2026-02-26T15:08:00Z">
        <w:del w:id="476" w:author="Klaudia Samul" w:date="2026-02-27T12:44:00Z">
          <w:r>
            <w:rPr>
              <w:b/>
              <w:bCs/>
              <w:color w:val="000000" w:themeColor="text1"/>
              <w:szCs w:val="21"/>
              <w:lang w:val="en-US"/>
              <w14:textFill>
                <w14:solidFill>
                  <w14:schemeClr w14:val="tx1"/>
                </w14:solidFill>
              </w14:textFill>
            </w:rPr>
            <w:delText xml:space="preserve"> </w:delText>
          </w:r>
        </w:del>
      </w:ins>
      <w:ins w:id="477" w:author="Tomasz  Więckowski" w:date="2026-02-26T15:08:00Z">
        <w:r>
          <w:rPr>
            <w:b/>
            <w:bCs/>
            <w:color w:val="000000" w:themeColor="text1"/>
            <w:szCs w:val="21"/>
            <w:lang w:val="en-US"/>
            <w14:textFill>
              <w14:solidFill>
                <w14:schemeClr w14:val="tx1"/>
              </w14:solidFill>
            </w14:textFill>
          </w:rPr>
          <w:t>Total Liquidated Damages Caps:</w:t>
        </w:r>
      </w:ins>
    </w:p>
    <w:p w14:paraId="5E92FEEA">
      <w:pPr>
        <w:pStyle w:val="33"/>
        <w:numPr>
          <w:ilvl w:val="0"/>
          <w:numId w:val="0"/>
        </w:numPr>
        <w:spacing w:before="156" w:after="156"/>
        <w:ind w:left="993"/>
        <w:rPr>
          <w:ins w:id="478" w:author="Tomasz  Więckowski" w:date="2026-02-27T10:01:00Z"/>
          <w:color w:val="000000" w:themeColor="text1"/>
          <w:szCs w:val="21"/>
          <w14:textFill>
            <w14:solidFill>
              <w14:schemeClr w14:val="tx1"/>
            </w14:solidFill>
          </w14:textFill>
        </w:rPr>
      </w:pPr>
      <w:ins w:id="479" w:author="Tomasz  Więckowski" w:date="2026-02-27T10:01:00Z">
        <w:r>
          <w:rPr>
            <w:color w:val="000000" w:themeColor="text1"/>
            <w:szCs w:val="21"/>
            <w14:textFill>
              <w14:solidFill>
                <w14:schemeClr w14:val="tx1"/>
              </w14:solidFill>
            </w14:textFill>
          </w:rPr>
          <w:t xml:space="preserve">The total amount of liquidated damages payable under this </w:t>
        </w:r>
      </w:ins>
      <w:ins w:id="480" w:author="TLL" w:date="2026-03-04T11:00:00Z">
        <w:r>
          <w:rPr>
            <w:rFonts w:hint="eastAsia"/>
            <w:color w:val="000000" w:themeColor="text1"/>
            <w:szCs w:val="21"/>
            <w14:textFill>
              <w14:solidFill>
                <w14:schemeClr w14:val="tx1"/>
              </w14:solidFill>
            </w14:textFill>
          </w:rPr>
          <w:t>contract</w:t>
        </w:r>
      </w:ins>
      <w:ins w:id="481" w:author="Tomasz  Więckowski" w:date="2026-02-27T10:01:00Z">
        <w:del w:id="482" w:author="TLL" w:date="2026-03-04T11:00:00Z">
          <w:r>
            <w:rPr>
              <w:color w:val="000000" w:themeColor="text1"/>
              <w:szCs w:val="21"/>
              <w14:textFill>
                <w14:solidFill>
                  <w14:schemeClr w14:val="tx1"/>
                </w14:solidFill>
              </w14:textFill>
            </w:rPr>
            <w:delText>Agreement</w:delText>
          </w:r>
        </w:del>
      </w:ins>
      <w:ins w:id="483" w:author="Tomasz  Więckowski" w:date="2026-02-27T10:01:00Z">
        <w:r>
          <w:rPr>
            <w:color w:val="000000" w:themeColor="text1"/>
            <w:szCs w:val="21"/>
            <w14:textFill>
              <w14:solidFill>
                <w14:schemeClr w14:val="tx1"/>
              </w14:solidFill>
            </w14:textFill>
          </w:rPr>
          <w:t xml:space="preserve"> shall be subject to the following caps:</w:t>
        </w:r>
      </w:ins>
    </w:p>
    <w:p w14:paraId="484A4D3F">
      <w:pPr>
        <w:pStyle w:val="33"/>
        <w:numPr>
          <w:ilvl w:val="0"/>
          <w:numId w:val="0"/>
        </w:numPr>
        <w:spacing w:before="156" w:after="156"/>
        <w:ind w:left="993"/>
        <w:rPr>
          <w:ins w:id="484" w:author="Tomasz  Więckowski" w:date="2026-02-27T10:01:00Z"/>
          <w:color w:val="000000" w:themeColor="text1"/>
          <w:szCs w:val="21"/>
          <w14:textFill>
            <w14:solidFill>
              <w14:schemeClr w14:val="tx1"/>
            </w14:solidFill>
          </w14:textFill>
        </w:rPr>
      </w:pPr>
      <w:ins w:id="485" w:author="Tomasz  Więckowski" w:date="2026-02-27T10:01:00Z">
        <w:r>
          <w:rPr>
            <w:color w:val="000000" w:themeColor="text1"/>
            <w:szCs w:val="21"/>
            <w14:textFill>
              <w14:solidFill>
                <w14:schemeClr w14:val="tx1"/>
              </w14:solidFill>
            </w14:textFill>
          </w:rPr>
          <w:t xml:space="preserve"> i) Availability Liquidated Damages: an amount not exceeding ten percent (10%) of the value of the affected Commodities;</w:t>
        </w:r>
      </w:ins>
    </w:p>
    <w:p w14:paraId="6582357D">
      <w:pPr>
        <w:pStyle w:val="33"/>
        <w:numPr>
          <w:ilvl w:val="0"/>
          <w:numId w:val="0"/>
        </w:numPr>
        <w:spacing w:before="156" w:after="156"/>
        <w:ind w:left="993"/>
        <w:rPr>
          <w:ins w:id="486" w:author="Tomasz  Więckowski" w:date="2026-02-27T10:01:00Z"/>
          <w:color w:val="000000" w:themeColor="text1"/>
          <w:szCs w:val="21"/>
          <w14:textFill>
            <w14:solidFill>
              <w14:schemeClr w14:val="tx1"/>
            </w14:solidFill>
          </w14:textFill>
        </w:rPr>
      </w:pPr>
      <w:ins w:id="487" w:author="Tomasz  Więckowski" w:date="2026-02-27T10:01:00Z">
        <w:r>
          <w:rPr>
            <w:color w:val="000000" w:themeColor="text1"/>
            <w:szCs w:val="21"/>
            <w14:textFill>
              <w14:solidFill>
                <w14:schemeClr w14:val="tx1"/>
              </w14:solidFill>
            </w14:textFill>
          </w:rPr>
          <w:t xml:space="preserve"> ii) Total Combined Cap: the total aggregate liability of the Seller for all liquidated damages under this </w:t>
        </w:r>
      </w:ins>
      <w:ins w:id="488" w:author="TLL" w:date="2026-03-04T11:00:00Z">
        <w:r>
          <w:rPr>
            <w:rFonts w:hint="eastAsia"/>
            <w:color w:val="000000" w:themeColor="text1"/>
            <w:szCs w:val="21"/>
            <w14:textFill>
              <w14:solidFill>
                <w14:schemeClr w14:val="tx1"/>
              </w14:solidFill>
            </w14:textFill>
          </w:rPr>
          <w:t>contract</w:t>
        </w:r>
      </w:ins>
      <w:ins w:id="489" w:author="Tomasz  Więckowski" w:date="2026-02-27T10:01:00Z">
        <w:del w:id="490" w:author="TLL" w:date="2026-03-04T11:00:00Z">
          <w:r>
            <w:rPr>
              <w:color w:val="000000" w:themeColor="text1"/>
              <w:szCs w:val="21"/>
              <w14:textFill>
                <w14:solidFill>
                  <w14:schemeClr w14:val="tx1"/>
                </w14:solidFill>
              </w14:textFill>
            </w:rPr>
            <w:delText>Agreement</w:delText>
          </w:r>
        </w:del>
      </w:ins>
      <w:ins w:id="491" w:author="Tomasz  Więckowski" w:date="2026-02-27T10:01:00Z">
        <w:r>
          <w:rPr>
            <w:color w:val="000000" w:themeColor="text1"/>
            <w:szCs w:val="21"/>
            <w14:textFill>
              <w14:solidFill>
                <w14:schemeClr w14:val="tx1"/>
              </w14:solidFill>
            </w14:textFill>
          </w:rPr>
          <w:t xml:space="preserve"> shall not exceed ten percent (10%) of the Total Contract Value.”</w:t>
        </w:r>
      </w:ins>
    </w:p>
    <w:p w14:paraId="0F8822F7">
      <w:pPr>
        <w:pStyle w:val="33"/>
        <w:numPr>
          <w:ilvl w:val="0"/>
          <w:numId w:val="0"/>
        </w:numPr>
        <w:tabs>
          <w:tab w:val="clear" w:pos="1247"/>
        </w:tabs>
        <w:spacing w:before="156" w:after="156"/>
        <w:ind w:left="993"/>
        <w:rPr>
          <w:ins w:id="492" w:author="Tomasz  Więckowski" w:date="2026-02-26T15:08:00Z"/>
          <w:b/>
          <w:bCs/>
          <w:color w:val="000000" w:themeColor="text1"/>
          <w:szCs w:val="21"/>
          <w14:textFill>
            <w14:solidFill>
              <w14:schemeClr w14:val="tx1"/>
            </w14:solidFill>
          </w14:textFill>
        </w:rPr>
      </w:pPr>
    </w:p>
    <w:p w14:paraId="17C88C0B">
      <w:pPr>
        <w:pStyle w:val="33"/>
        <w:numPr>
          <w:ilvl w:val="0"/>
          <w:numId w:val="0"/>
        </w:numPr>
        <w:spacing w:before="156" w:after="156"/>
        <w:ind w:left="993" w:hanging="993"/>
        <w:jc w:val="left"/>
        <w:rPr>
          <w:del w:id="493" w:author="Tomasz  Więckowski" w:date="2026-02-26T13:57:00Z"/>
          <w:b/>
          <w:bCs/>
          <w:color w:val="000000" w:themeColor="text1"/>
          <w:szCs w:val="21"/>
          <w:lang w:val="en-US"/>
          <w14:textFill>
            <w14:solidFill>
              <w14:schemeClr w14:val="tx1"/>
            </w14:solidFill>
          </w14:textFill>
        </w:rPr>
      </w:pPr>
    </w:p>
    <w:p w14:paraId="3D566668">
      <w:pPr>
        <w:pStyle w:val="27"/>
        <w:spacing w:before="156" w:after="156"/>
        <w:ind w:left="993" w:hanging="993"/>
        <w:rPr>
          <w:color w:val="000000" w:themeColor="text1"/>
          <w14:textFill>
            <w14:solidFill>
              <w14:schemeClr w14:val="tx1"/>
            </w14:solidFill>
          </w14:textFill>
        </w:rPr>
      </w:pPr>
      <w:r>
        <w:rPr>
          <w:color w:val="000000" w:themeColor="text1"/>
          <w:sz w:val="21"/>
          <w14:textFill>
            <w14:solidFill>
              <w14:schemeClr w14:val="tx1"/>
            </w14:solidFill>
          </w14:textFill>
        </w:rPr>
        <w:t>Shipping Marks</w:t>
      </w:r>
    </w:p>
    <w:p w14:paraId="36A3887C">
      <w:pPr>
        <w:snapToGrid w:val="0"/>
        <w:spacing w:before="156" w:after="156" w:line="288" w:lineRule="auto"/>
        <w:ind w:left="426"/>
        <w:rPr>
          <w:rFonts w:ascii="Times New Roman" w:hAnsi="Times New Roman" w:eastAsia="楷体" w:cs="Times New Roman"/>
          <w:color w:val="000000" w:themeColor="text1"/>
          <w:szCs w:val="21"/>
          <w14:textFill>
            <w14:solidFill>
              <w14:schemeClr w14:val="tx1"/>
            </w14:solidFill>
          </w14:textFill>
        </w:rPr>
      </w:pPr>
      <w:r>
        <w:rPr>
          <w:rFonts w:ascii="Times New Roman" w:hAnsi="Times New Roman" w:eastAsia="楷体" w:cs="Times New Roman"/>
          <w:color w:val="000000" w:themeColor="text1"/>
          <w:szCs w:val="21"/>
          <w14:textFill>
            <w14:solidFill>
              <w14:schemeClr w14:val="tx1"/>
            </w14:solidFill>
          </w14:textFill>
        </w:rPr>
        <w:t>No shipping Marks</w:t>
      </w:r>
    </w:p>
    <w:p w14:paraId="3AB7DBAF">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Proprietary Rights</w:t>
      </w:r>
    </w:p>
    <w:p w14:paraId="3A738BDC">
      <w:pPr>
        <w:pStyle w:val="33"/>
        <w:spacing w:before="156" w:after="156"/>
        <w:ind w:left="993"/>
        <w:rPr>
          <w:color w:val="000000" w:themeColor="text1"/>
          <w:szCs w:val="21"/>
          <w14:textFill>
            <w14:solidFill>
              <w14:schemeClr w14:val="tx1"/>
            </w14:solidFill>
          </w14:textFill>
        </w:rPr>
      </w:pPr>
      <w:commentRangeStart w:id="23"/>
      <w:r>
        <w:rPr>
          <w:color w:val="000000" w:themeColor="text1"/>
          <w:sz w:val="21"/>
          <w:szCs w:val="21"/>
          <w14:textFill>
            <w14:solidFill>
              <w14:schemeClr w14:val="tx1"/>
            </w14:solidFill>
          </w14:textFill>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14:paraId="421CE43F">
      <w:pPr>
        <w:pStyle w:val="33"/>
        <w:spacing w:before="156" w:after="156"/>
        <w:ind w:left="993"/>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The BUYER acknowledges that the Intellectual Property is licensed to or owned by the SELLER and forms valuable information and/or property of the SELLER. Except as expressly set out in the Contract, no right or licence in Intellectual Property is transferred or granted to the BUYER. </w:t>
      </w:r>
    </w:p>
    <w:p w14:paraId="1BA50735">
      <w:pPr>
        <w:pStyle w:val="33"/>
        <w:spacing w:before="156" w:after="156"/>
        <w:ind w:left="993"/>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Without limiting clause 11.2 but to the maximum extent permitted by law, the BUYER must not directly or indirectly modify all or any part, make available, copy, publish or exploit the Documentation for any purpose</w:t>
      </w:r>
      <w:commentRangeEnd w:id="23"/>
      <w:r>
        <w:rPr>
          <w:rStyle w:val="17"/>
          <w:color w:val="000000" w:themeColor="text1"/>
          <w14:textFill>
            <w14:solidFill>
              <w14:schemeClr w14:val="tx1"/>
            </w14:solidFill>
          </w14:textFill>
        </w:rPr>
        <w:commentReference w:id="23"/>
      </w:r>
      <w:r>
        <w:rPr>
          <w:color w:val="000000" w:themeColor="text1"/>
          <w:sz w:val="21"/>
          <w:szCs w:val="21"/>
          <w14:textFill>
            <w14:solidFill>
              <w14:schemeClr w14:val="tx1"/>
            </w14:solidFill>
          </w14:textFill>
        </w:rPr>
        <w:t>.</w:t>
      </w:r>
    </w:p>
    <w:p w14:paraId="4994FE60">
      <w:pPr>
        <w:pStyle w:val="33"/>
        <w:numPr>
          <w:ilvl w:val="0"/>
          <w:numId w:val="0"/>
        </w:numPr>
        <w:spacing w:before="156" w:after="156"/>
        <w:ind w:left="992"/>
        <w:rPr>
          <w:color w:val="000000" w:themeColor="text1"/>
          <w:szCs w:val="21"/>
          <w:lang w:val="en-US"/>
          <w14:textFill>
            <w14:solidFill>
              <w14:schemeClr w14:val="tx1"/>
            </w14:solidFill>
          </w14:textFill>
        </w:rPr>
      </w:pPr>
    </w:p>
    <w:p w14:paraId="47E66799">
      <w:pPr>
        <w:pStyle w:val="27"/>
        <w:spacing w:before="156" w:after="156"/>
        <w:rPr>
          <w:color w:val="000000" w:themeColor="text1"/>
          <w:highlight w:val="lightGray"/>
          <w14:textFill>
            <w14:solidFill>
              <w14:schemeClr w14:val="tx1"/>
            </w14:solidFill>
          </w14:textFill>
        </w:rPr>
      </w:pPr>
      <w:r>
        <w:rPr>
          <w:color w:val="000000" w:themeColor="text1"/>
          <w:sz w:val="21"/>
          <w:highlight w:val="lightGray"/>
          <w14:textFill>
            <w14:solidFill>
              <w14:schemeClr w14:val="tx1"/>
            </w14:solidFill>
          </w14:textFill>
        </w:rPr>
        <w:t>Settling Disputes</w:t>
      </w:r>
    </w:p>
    <w:p w14:paraId="1C0162DD">
      <w:pPr>
        <w:pStyle w:val="33"/>
        <w:ind w:left="993"/>
        <w:rPr>
          <w:highlight w:val="lightGray"/>
        </w:rPr>
      </w:pPr>
      <w:r>
        <w:rPr>
          <w:highlight w:val="lightGray"/>
        </w:rPr>
        <w:t>Governing Law: This Contract shall be governed by and construed in accordance with the laws of Singapore, without regard to its conflict of law principles.</w:t>
      </w:r>
    </w:p>
    <w:p w14:paraId="519F5BD1">
      <w:pPr>
        <w:pStyle w:val="33"/>
        <w:ind w:left="993"/>
        <w:rPr>
          <w:highlight w:val="lightGray"/>
        </w:rPr>
      </w:pPr>
      <w:r>
        <w:rPr>
          <w:highlight w:val="lightGray"/>
        </w:rPr>
        <w:t>Dispute Resolution:</w:t>
      </w:r>
    </w:p>
    <w:p w14:paraId="6992373E">
      <w:pPr>
        <w:pStyle w:val="27"/>
        <w:numPr>
          <w:ilvl w:val="0"/>
          <w:numId w:val="9"/>
        </w:numPr>
        <w:rPr>
          <w:b w:val="0"/>
          <w:color w:val="000000" w:themeColor="text1"/>
          <w:sz w:val="21"/>
          <w:highlight w:val="lightGray"/>
          <w:lang w:eastAsia="zh-CN"/>
          <w14:textFill>
            <w14:solidFill>
              <w14:schemeClr w14:val="tx1"/>
            </w14:solidFill>
          </w14:textFill>
        </w:rPr>
      </w:pPr>
      <w:r>
        <w:rPr>
          <w:b w:val="0"/>
          <w:color w:val="000000" w:themeColor="text1"/>
          <w:sz w:val="21"/>
          <w:highlight w:val="lightGray"/>
          <w:lang w:eastAsia="zh-CN"/>
          <w14:textFill>
            <w14:solidFill>
              <w14:schemeClr w14:val="tx1"/>
            </w14:solidFill>
          </w14:textFill>
        </w:rPr>
        <w:t>Any dispute arising out of or in connection with this Contract shall be finally resolved by arbitration under the rules of the Singapore International Arbitration Centre (SIAC). The seat of arbitration shall be Singapore. The arbitration shall be conducted by three (3) arbitrators. The language of arbitration shall be English.</w:t>
      </w:r>
    </w:p>
    <w:p w14:paraId="295E3FF5">
      <w:pPr>
        <w:pStyle w:val="27"/>
        <w:numPr>
          <w:ilvl w:val="0"/>
          <w:numId w:val="9"/>
        </w:numPr>
        <w:rPr>
          <w:b w:val="0"/>
          <w:color w:val="000000" w:themeColor="text1"/>
          <w:sz w:val="21"/>
          <w:highlight w:val="lightGray"/>
          <w:lang w:eastAsia="zh-CN"/>
          <w14:textFill>
            <w14:solidFill>
              <w14:schemeClr w14:val="tx1"/>
            </w14:solidFill>
          </w14:textFill>
        </w:rPr>
      </w:pPr>
      <w:r>
        <w:rPr>
          <w:b w:val="0"/>
          <w:color w:val="000000" w:themeColor="text1"/>
          <w:sz w:val="21"/>
          <w:highlight w:val="lightGray"/>
          <w:lang w:eastAsia="zh-CN"/>
          <w14:textFill>
            <w14:solidFill>
              <w14:schemeClr w14:val="tx1"/>
            </w14:solidFill>
          </w14:textFill>
        </w:rPr>
        <w:t>Cyprus Carve-Out: Notwithstanding 12.2(a), any disputes relating to client protection, anti-circumvention, or penalty fees under the Distribution Agreement may, at the Buyer's sole discretion, be submitted exclusively to the competent courts of the Republic of Cyprus.</w:t>
      </w:r>
    </w:p>
    <w:p w14:paraId="1FC86C34">
      <w:pPr>
        <w:pStyle w:val="27"/>
        <w:numPr>
          <w:ilvl w:val="0"/>
          <w:numId w:val="9"/>
        </w:numPr>
        <w:rPr>
          <w:b w:val="0"/>
          <w:color w:val="000000" w:themeColor="text1"/>
          <w:sz w:val="21"/>
          <w:highlight w:val="lightGray"/>
          <w:lang w:val="en-US" w:eastAsia="zh-CN"/>
          <w14:textFill>
            <w14:solidFill>
              <w14:schemeClr w14:val="tx1"/>
            </w14:solidFill>
          </w14:textFill>
        </w:rPr>
      </w:pPr>
      <w:r>
        <w:rPr>
          <w:b w:val="0"/>
          <w:color w:val="000000" w:themeColor="text1"/>
          <w:sz w:val="21"/>
          <w:highlight w:val="lightGray"/>
          <w:lang w:eastAsia="zh-CN"/>
          <w14:textFill>
            <w14:solidFill>
              <w14:schemeClr w14:val="tx1"/>
            </w14:solidFill>
          </w14:textFill>
        </w:rPr>
        <w:t xml:space="preserve">Interim Relief: Either Party may apply to the competent courts of Cyprus for interim injunctions, freezing orders, asset preservation, or enforcement of arbitral awards. </w:t>
      </w:r>
      <w:r>
        <w:rPr>
          <w:b w:val="0"/>
          <w:color w:val="000000" w:themeColor="text1"/>
          <w:sz w:val="21"/>
          <w:highlight w:val="lightGray"/>
          <w:lang w:val="en-US" w:eastAsia="zh-CN"/>
          <w14:textFill>
            <w14:solidFill>
              <w14:schemeClr w14:val="tx1"/>
            </w14:solidFill>
          </w14:textFill>
        </w:rPr>
        <w:t>Such application shall not waive the arbitration agreement.</w:t>
      </w:r>
    </w:p>
    <w:p w14:paraId="66EBC454">
      <w:pPr>
        <w:pStyle w:val="27"/>
        <w:numPr>
          <w:ilvl w:val="0"/>
          <w:numId w:val="0"/>
        </w:numPr>
        <w:ind w:left="425" w:hanging="425"/>
        <w:rPr>
          <w:b w:val="0"/>
          <w:color w:val="000000" w:themeColor="text1"/>
          <w:sz w:val="21"/>
          <w:highlight w:val="lightGray"/>
          <w:lang w:val="en-US" w:eastAsia="zh-CN"/>
          <w14:textFill>
            <w14:solidFill>
              <w14:schemeClr w14:val="tx1"/>
            </w14:solidFill>
          </w14:textFill>
        </w:rPr>
      </w:pPr>
      <w:r>
        <w:rPr>
          <w:b w:val="0"/>
          <w:color w:val="000000" w:themeColor="text1"/>
          <w:sz w:val="21"/>
          <w:highlight w:val="lightGray"/>
          <w:lang w:val="en-US" w:eastAsia="zh-CN"/>
          <w14:textFill>
            <w14:solidFill>
              <w14:schemeClr w14:val="tx1"/>
            </w14:solidFill>
          </w14:textFill>
        </w:rPr>
        <w:t>12.3 Official Language:</w:t>
      </w:r>
    </w:p>
    <w:p w14:paraId="7DD7C89E">
      <w:pPr>
        <w:pStyle w:val="27"/>
        <w:numPr>
          <w:ilvl w:val="0"/>
          <w:numId w:val="0"/>
        </w:numPr>
        <w:ind w:left="425"/>
        <w:rPr>
          <w:b w:val="0"/>
          <w:color w:val="000000" w:themeColor="text1"/>
          <w:sz w:val="21"/>
          <w:highlight w:val="lightGray"/>
          <w:lang w:eastAsia="zh-CN"/>
          <w14:textFill>
            <w14:solidFill>
              <w14:schemeClr w14:val="tx1"/>
            </w14:solidFill>
          </w14:textFill>
        </w:rPr>
      </w:pPr>
      <w:r>
        <w:rPr>
          <w:b w:val="0"/>
          <w:color w:val="000000" w:themeColor="text1"/>
          <w:sz w:val="21"/>
          <w:highlight w:val="lightGray"/>
          <w:lang w:eastAsia="zh-CN"/>
          <w14:textFill>
            <w14:solidFill>
              <w14:schemeClr w14:val="tx1"/>
            </w14:solidFill>
          </w14:textFill>
        </w:rPr>
        <w:t>(a) The official and legally binding language of this Contract is English.</w:t>
      </w:r>
    </w:p>
    <w:p w14:paraId="5A384A23">
      <w:pPr>
        <w:pStyle w:val="27"/>
        <w:numPr>
          <w:ilvl w:val="0"/>
          <w:numId w:val="0"/>
        </w:numPr>
        <w:ind w:left="425"/>
        <w:rPr>
          <w:b w:val="0"/>
          <w:color w:val="000000" w:themeColor="text1"/>
          <w:sz w:val="21"/>
          <w:highlight w:val="lightGray"/>
          <w:lang w:eastAsia="zh-CN"/>
          <w14:textFill>
            <w14:solidFill>
              <w14:schemeClr w14:val="tx1"/>
            </w14:solidFill>
          </w14:textFill>
        </w:rPr>
      </w:pPr>
      <w:r>
        <w:rPr>
          <w:b w:val="0"/>
          <w:color w:val="000000" w:themeColor="text1"/>
          <w:sz w:val="21"/>
          <w:highlight w:val="lightGray"/>
          <w:lang w:eastAsia="zh-CN"/>
          <w14:textFill>
            <w14:solidFill>
              <w14:schemeClr w14:val="tx1"/>
            </w14:solidFill>
          </w14:textFill>
        </w:rPr>
        <w:t>(b) Any translation of this Contract into Polish, Chinese, Greek, or any other language is provided for convenience only and shall have no legal effect.</w:t>
      </w:r>
    </w:p>
    <w:p w14:paraId="3C80FA8E">
      <w:pPr>
        <w:pStyle w:val="27"/>
        <w:numPr>
          <w:ilvl w:val="0"/>
          <w:numId w:val="0"/>
        </w:numPr>
        <w:ind w:left="425"/>
        <w:rPr>
          <w:b w:val="0"/>
          <w:color w:val="000000" w:themeColor="text1"/>
          <w:sz w:val="21"/>
          <w:lang w:eastAsia="zh-CN"/>
          <w14:textFill>
            <w14:solidFill>
              <w14:schemeClr w14:val="tx1"/>
            </w14:solidFill>
          </w14:textFill>
        </w:rPr>
      </w:pPr>
      <w:r>
        <w:rPr>
          <w:b w:val="0"/>
          <w:color w:val="000000" w:themeColor="text1"/>
          <w:sz w:val="21"/>
          <w:highlight w:val="lightGray"/>
          <w:lang w:eastAsia="zh-CN"/>
          <w14:textFill>
            <w14:solidFill>
              <w14:schemeClr w14:val="tx1"/>
            </w14:solidFill>
          </w14:textFill>
        </w:rPr>
        <w:t>(c) In the event of conflict between the English version and any translation, the English version shall prevail.</w:t>
      </w:r>
    </w:p>
    <w:p w14:paraId="49AD1268">
      <w:pPr>
        <w:pStyle w:val="27"/>
        <w:numPr>
          <w:ilvl w:val="0"/>
          <w:numId w:val="0"/>
        </w:numPr>
        <w:rPr>
          <w:color w:val="000000" w:themeColor="text1"/>
          <w14:textFill>
            <w14:solidFill>
              <w14:schemeClr w14:val="tx1"/>
            </w14:solidFill>
          </w14:textFill>
        </w:rPr>
      </w:pPr>
      <w:r>
        <w:rPr>
          <w:color w:val="000000" w:themeColor="text1"/>
          <w:sz w:val="21"/>
          <w14:textFill>
            <w14:solidFill>
              <w14:schemeClr w14:val="tx1"/>
            </w14:solidFill>
          </w14:textFill>
        </w:rPr>
        <w:t>Effectiveness and Termination</w:t>
      </w:r>
    </w:p>
    <w:p w14:paraId="0FA7FBCC">
      <w:pPr>
        <w:pStyle w:val="33"/>
        <w:spacing w:before="156" w:after="156"/>
        <w:ind w:left="567"/>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This Contract shall enter into force upon signing </w:t>
      </w:r>
      <w:ins w:id="494" w:author="Tomasz  Więckowski" w:date="2026-02-27T10:24:00Z">
        <w:r>
          <w:rPr>
            <w:color w:val="000000" w:themeColor="text1"/>
            <w:sz w:val="21"/>
            <w:szCs w:val="21"/>
            <w:lang w:val="en-US"/>
            <w14:textFill>
              <w14:solidFill>
                <w14:schemeClr w14:val="tx1"/>
              </w14:solidFill>
            </w14:textFill>
          </w:rPr>
          <w:t>s and shall expire once the Parties have fulfilled their contractual obligations.</w:t>
        </w:r>
      </w:ins>
      <w:del w:id="495" w:author="Tomasz  Więckowski" w:date="2026-02-27T10:24:00Z">
        <w:r>
          <w:rPr>
            <w:color w:val="000000" w:themeColor="text1"/>
            <w:sz w:val="21"/>
            <w:szCs w:val="21"/>
            <w14:textFill>
              <w14:solidFill>
                <w14:schemeClr w14:val="tx1"/>
              </w14:solidFill>
            </w14:textFill>
          </w:rPr>
          <w:delText>and seal by the Parties (the “Effective Date”) and shall expire, if not terminated otherwise, once the Parties have fulfilled their contractual obligations under this Contract.</w:delText>
        </w:r>
      </w:del>
    </w:p>
    <w:p w14:paraId="7A9CEC8A">
      <w:pPr>
        <w:pStyle w:val="33"/>
        <w:spacing w:before="156" w:after="156"/>
        <w:ind w:left="567"/>
        <w:rPr>
          <w:color w:val="000000" w:themeColor="text1"/>
          <w:szCs w:val="21"/>
          <w14:textFill>
            <w14:solidFill>
              <w14:schemeClr w14:val="tx1"/>
            </w14:solidFill>
          </w14:textFill>
        </w:rPr>
      </w:pPr>
      <w:commentRangeStart w:id="24"/>
      <w:r>
        <w:rPr>
          <w:color w:val="000000" w:themeColor="text1"/>
          <w:sz w:val="21"/>
          <w:szCs w:val="21"/>
          <w14:textFill>
            <w14:solidFill>
              <w14:schemeClr w14:val="tx1"/>
            </w14:solidFill>
          </w14:textFill>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commentRangeEnd w:id="24"/>
      <w:r>
        <w:rPr>
          <w:rStyle w:val="17"/>
          <w:color w:val="000000" w:themeColor="text1"/>
          <w:sz w:val="22"/>
          <w14:textFill>
            <w14:solidFill>
              <w14:schemeClr w14:val="tx1"/>
            </w14:solidFill>
          </w14:textFill>
        </w:rPr>
        <w:commentReference w:id="24"/>
      </w:r>
    </w:p>
    <w:p w14:paraId="712B6995">
      <w:pPr>
        <w:pStyle w:val="33"/>
        <w:numPr>
          <w:ilvl w:val="0"/>
          <w:numId w:val="0"/>
        </w:numPr>
        <w:spacing w:before="156" w:after="156"/>
        <w:ind w:left="992"/>
        <w:rPr>
          <w:lang w:val="en-US"/>
        </w:rPr>
      </w:pPr>
    </w:p>
    <w:p w14:paraId="297E7849">
      <w:pPr>
        <w:pStyle w:val="33"/>
        <w:spacing w:before="156" w:after="156"/>
        <w:ind w:left="567"/>
        <w:rPr>
          <w:lang w:val="en-US"/>
        </w:rPr>
      </w:pPr>
      <w:r>
        <w:rPr>
          <w:lang w:val="en-US"/>
        </w:rPr>
        <w:t>In the event that any of the following occurs:</w:t>
      </w:r>
      <w:r>
        <w:rPr>
          <w:lang w:val="en-US"/>
        </w:rPr>
        <w:br w:type="textWrapping"/>
      </w:r>
      <w:r>
        <w:rPr>
          <w:lang w:val="en-US"/>
        </w:rPr>
        <w:t>(a)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14:paraId="7149A703">
      <w:pPr>
        <w:pStyle w:val="33"/>
        <w:spacing w:before="156" w:after="156"/>
        <w:ind w:left="567"/>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Termination or expiry of this Contract shall not affect any rights, remedies, obligations or liabilities of the parties that have accrued up to the date of termination or expiry, including the right to claim damages for any breach of the </w:t>
      </w:r>
      <w:ins w:id="496" w:author="TLL" w:date="2026-03-04T11:01:00Z">
        <w:r>
          <w:rPr>
            <w:rFonts w:hint="eastAsia"/>
            <w:color w:val="000000" w:themeColor="text1"/>
            <w:szCs w:val="21"/>
            <w14:textFill>
              <w14:solidFill>
                <w14:schemeClr w14:val="tx1"/>
              </w14:solidFill>
            </w14:textFill>
          </w:rPr>
          <w:t>contract</w:t>
        </w:r>
      </w:ins>
      <w:del w:id="497" w:author="TLL" w:date="2026-03-04T11:01:00Z">
        <w:r>
          <w:rPr>
            <w:color w:val="000000" w:themeColor="text1"/>
            <w:sz w:val="21"/>
            <w:szCs w:val="21"/>
            <w14:textFill>
              <w14:solidFill>
                <w14:schemeClr w14:val="tx1"/>
              </w14:solidFill>
            </w14:textFill>
          </w:rPr>
          <w:delText>agreement</w:delText>
        </w:r>
      </w:del>
      <w:r>
        <w:rPr>
          <w:color w:val="000000" w:themeColor="text1"/>
          <w:sz w:val="21"/>
          <w:szCs w:val="21"/>
          <w14:textFill>
            <w14:solidFill>
              <w14:schemeClr w14:val="tx1"/>
            </w14:solidFill>
          </w14:textFill>
        </w:rPr>
        <w:t xml:space="preserve"> that existed at or before the date of termination or expiry.</w:t>
      </w:r>
    </w:p>
    <w:p w14:paraId="57071934">
      <w:pPr>
        <w:pStyle w:val="33"/>
        <w:spacing w:before="156" w:after="156"/>
        <w:ind w:left="709"/>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On early termination of this Contract:</w:t>
      </w:r>
    </w:p>
    <w:p w14:paraId="465EC33F">
      <w:pPr>
        <w:pStyle w:val="31"/>
        <w:numPr>
          <w:ilvl w:val="0"/>
          <w:numId w:val="10"/>
        </w:numPr>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14:paraId="3C751C2E">
      <w:pPr>
        <w:pStyle w:val="31"/>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each party shall promptly:</w:t>
      </w:r>
    </w:p>
    <w:p w14:paraId="73C6F7CF">
      <w:pPr>
        <w:pStyle w:val="35"/>
        <w:numPr>
          <w:ilvl w:val="0"/>
          <w:numId w:val="11"/>
        </w:numPr>
        <w:spacing w:before="156" w:after="156"/>
        <w:rPr>
          <w:color w:val="000000" w:themeColor="text1"/>
          <w14:textFill>
            <w14:solidFill>
              <w14:schemeClr w14:val="tx1"/>
            </w14:solidFill>
          </w14:textFill>
        </w:rPr>
      </w:pPr>
      <w:r>
        <w:rPr>
          <w:color w:val="000000" w:themeColor="text1"/>
          <w14:textFill>
            <w14:solidFill>
              <w14:schemeClr w14:val="tx1"/>
            </w14:solidFill>
          </w14:textFill>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14:paraId="331DBE01">
      <w:pPr>
        <w:pStyle w:val="35"/>
        <w:numPr>
          <w:ilvl w:val="0"/>
          <w:numId w:val="12"/>
        </w:numPr>
        <w:spacing w:before="156" w:after="156"/>
        <w:rPr>
          <w:color w:val="000000" w:themeColor="text1"/>
          <w14:textFill>
            <w14:solidFill>
              <w14:schemeClr w14:val="tx1"/>
            </w14:solidFill>
          </w14:textFill>
        </w:rPr>
      </w:pPr>
      <w:r>
        <w:rPr>
          <w:color w:val="000000" w:themeColor="text1"/>
          <w14:textFill>
            <w14:solidFill>
              <w14:schemeClr w14:val="tx1"/>
            </w14:solidFill>
          </w14:textFill>
        </w:rPr>
        <w:t>return to the other party all documents and materials (and any copies) containing the other party’s confidential information;</w:t>
      </w:r>
    </w:p>
    <w:p w14:paraId="170F054E">
      <w:pPr>
        <w:pStyle w:val="35"/>
        <w:numPr>
          <w:ilvl w:val="0"/>
          <w:numId w:val="12"/>
        </w:numPr>
        <w:spacing w:before="156" w:after="156"/>
        <w:rPr>
          <w:color w:val="000000" w:themeColor="text1"/>
          <w14:textFill>
            <w14:solidFill>
              <w14:schemeClr w14:val="tx1"/>
            </w14:solidFill>
          </w14:textFill>
        </w:rPr>
      </w:pPr>
      <w:r>
        <w:rPr>
          <w:color w:val="000000" w:themeColor="text1"/>
          <w14:textFill>
            <w14:solidFill>
              <w14:schemeClr w14:val="tx1"/>
            </w14:solidFill>
          </w14:textFill>
        </w:rPr>
        <w:t>erase all the other party’s confidential information from its computer systems (to the extent possible); and</w:t>
      </w:r>
    </w:p>
    <w:p w14:paraId="364B4C1E">
      <w:pPr>
        <w:pStyle w:val="35"/>
        <w:numPr>
          <w:ilvl w:val="0"/>
          <w:numId w:val="12"/>
        </w:numPr>
        <w:spacing w:before="156" w:after="156"/>
        <w:rPr>
          <w:color w:val="000000" w:themeColor="text1"/>
          <w14:textFill>
            <w14:solidFill>
              <w14:schemeClr w14:val="tx1"/>
            </w14:solidFill>
          </w14:textFill>
        </w:rPr>
      </w:pPr>
      <w:r>
        <w:rPr>
          <w:color w:val="000000" w:themeColor="text1"/>
          <w14:textFill>
            <w14:solidFill>
              <w14:schemeClr w14:val="tx1"/>
            </w14:solidFill>
          </w14:textFill>
        </w:rPr>
        <w:t>on request, certify in writing to the other party that it has complied with the requirements of this clause.</w:t>
      </w:r>
    </w:p>
    <w:p w14:paraId="4E3D5DB1">
      <w:pPr>
        <w:pStyle w:val="35"/>
        <w:numPr>
          <w:ilvl w:val="0"/>
          <w:numId w:val="0"/>
        </w:numPr>
        <w:spacing w:before="156" w:after="156"/>
        <w:rPr>
          <w:color w:val="000000" w:themeColor="text1"/>
          <w:lang w:val="en-US"/>
          <w14:textFill>
            <w14:solidFill>
              <w14:schemeClr w14:val="tx1"/>
            </w14:solidFill>
          </w14:textFill>
        </w:rPr>
      </w:pPr>
      <w:r>
        <w:rPr>
          <w:lang w:val="en-US"/>
        </w:rPr>
        <w:tab/>
      </w:r>
    </w:p>
    <w:p w14:paraId="23403CD9">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Force Majeure</w:t>
      </w:r>
    </w:p>
    <w:p w14:paraId="726B19BC">
      <w:pPr>
        <w:pStyle w:val="33"/>
        <w:spacing w:before="156" w:after="156"/>
        <w:ind w:left="709"/>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imposition of sanctions, embargo, or breaking off of diplomatic relations;  (m) other similar events beyond the reasonable control of the party affected by the Force Majeure.</w:t>
      </w:r>
    </w:p>
    <w:p w14:paraId="22A48EA2">
      <w:pPr>
        <w:pStyle w:val="33"/>
        <w:spacing w:before="156" w:after="156"/>
        <w:ind w:left="709"/>
        <w:rPr>
          <w:color w:val="000000" w:themeColor="text1"/>
          <w:szCs w:val="21"/>
          <w14:textFill>
            <w14:solidFill>
              <w14:schemeClr w14:val="tx1"/>
            </w14:solidFill>
          </w14:textFill>
        </w:rPr>
      </w:pPr>
      <w:ins w:id="498" w:author="Tomasz  Więckowski" w:date="2026-02-26T15:16:00Z">
        <w:r>
          <w:rPr>
            <w:color w:val="000000" w:themeColor="text1"/>
            <w:sz w:val="21"/>
            <w:szCs w:val="21"/>
            <w14:textFill>
              <w14:solidFill>
                <w14:schemeClr w14:val="tx1"/>
              </w14:solidFill>
            </w14:textFill>
          </w:rPr>
          <w:t xml:space="preserve"> </w:t>
        </w:r>
      </w:ins>
      <w:ins w:id="499" w:author="Tomasz  Więckowski" w:date="2026-02-26T15:16:00Z">
        <w:r>
          <w:rPr>
            <w:color w:val="000000" w:themeColor="text1"/>
            <w:sz w:val="21"/>
            <w:szCs w:val="21"/>
            <w14:textFill>
              <w14:solidFill>
                <w14:schemeClr w14:val="tx1"/>
              </w14:solidFill>
            </w14:textFill>
          </w:rPr>
          <w:tab/>
        </w:r>
      </w:ins>
      <w:r>
        <w:rPr>
          <w:color w:val="000000" w:themeColor="text1"/>
          <w:sz w:val="21"/>
          <w:szCs w:val="21"/>
          <w14:textFill>
            <w14:solidFill>
              <w14:schemeClr w14:val="tx1"/>
            </w14:solidFill>
          </w14:textFill>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14:paraId="1E00A323">
      <w:pPr>
        <w:pStyle w:val="33"/>
        <w:numPr>
          <w:ilvl w:val="0"/>
          <w:numId w:val="0"/>
        </w:numPr>
        <w:spacing w:before="156" w:after="156"/>
        <w:ind w:left="425"/>
        <w:rPr>
          <w:color w:val="000000" w:themeColor="text1"/>
          <w:szCs w:val="21"/>
          <w:lang w:val="en-US"/>
          <w14:textFill>
            <w14:solidFill>
              <w14:schemeClr w14:val="tx1"/>
            </w14:solidFill>
          </w14:textFill>
        </w:rPr>
      </w:pPr>
    </w:p>
    <w:p w14:paraId="197F37BB">
      <w:pPr>
        <w:pStyle w:val="33"/>
        <w:spacing w:before="156" w:after="156"/>
        <w:ind w:left="709"/>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Apart from other cases of termination of the Contract provided in its provisions, either Party shall be entitled to terminate the Contract without prejudice to any of their accrued rights by giving not less than [five] days’ written notice to the other party provided that this party exercises this right within [fifteen] days of its arising should such period of interruption or restriction under clause 15.2 continue for more than ninety (90) days.</w:t>
      </w:r>
    </w:p>
    <w:p w14:paraId="773ADC6F">
      <w:pPr>
        <w:pStyle w:val="33"/>
        <w:numPr>
          <w:ilvl w:val="0"/>
          <w:numId w:val="0"/>
        </w:numPr>
        <w:spacing w:before="156" w:after="156"/>
        <w:ind w:left="840"/>
        <w:rPr>
          <w:lang w:val="en-US"/>
        </w:rPr>
      </w:pPr>
    </w:p>
    <w:p w14:paraId="71D1863D">
      <w:pPr>
        <w:pStyle w:val="33"/>
        <w:spacing w:before="156" w:after="156"/>
        <w:ind w:left="840"/>
        <w:rPr>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Buyer Cure Right and Deposit Return:</w:t>
      </w:r>
    </w:p>
    <w:p w14:paraId="0E17B79E">
      <w:pPr>
        <w:pStyle w:val="33"/>
        <w:numPr>
          <w:ilvl w:val="0"/>
          <w:numId w:val="0"/>
        </w:numPr>
        <w:spacing w:before="156" w:after="156"/>
        <w:ind w:left="840"/>
        <w:rPr>
          <w:del w:id="500" w:author="TLL" w:date="2026-03-04T11:23:00Z"/>
          <w:color w:val="000000" w:themeColor="text1"/>
          <w:szCs w:val="21"/>
          <w:highlight w:val="lightGray"/>
          <w:lang w:val="en-US"/>
          <w14:textFill>
            <w14:solidFill>
              <w14:schemeClr w14:val="tx1"/>
            </w14:solidFill>
          </w14:textFill>
        </w:rPr>
      </w:pPr>
      <w:r>
        <w:rPr>
          <w:color w:val="000000" w:themeColor="text1"/>
          <w:szCs w:val="21"/>
          <w:highlight w:val="lightGray"/>
          <w:lang w:val="en-US"/>
          <w14:textFill>
            <w14:solidFill>
              <w14:schemeClr w14:val="tx1"/>
            </w14:solidFill>
          </w14:textFill>
        </w:rPr>
        <w:t xml:space="preserve">(a) If a Force Majeure event affecting the Seller's delivery obligations continues for a period exceeding </w:t>
      </w:r>
      <w:del w:id="501" w:author="TLL" w:date="2026-03-04T11:23:00Z">
        <w:r>
          <w:rPr>
            <w:color w:val="000000" w:themeColor="text1"/>
            <w:szCs w:val="21"/>
            <w:highlight w:val="lightGray"/>
            <w:lang w:val="en-US"/>
            <w14:textFill>
              <w14:solidFill>
                <w14:schemeClr w14:val="tx1"/>
              </w14:solidFill>
            </w14:textFill>
          </w:rPr>
          <w:delText xml:space="preserve">sixty </w:delText>
        </w:r>
      </w:del>
      <w:ins w:id="502" w:author="TLL" w:date="2026-03-04T11:23:00Z">
        <w:r>
          <w:rPr>
            <w:rFonts w:hint="eastAsia"/>
            <w:color w:val="000000" w:themeColor="text1"/>
            <w:szCs w:val="21"/>
            <w:highlight w:val="lightGray"/>
            <w:lang w:val="en-US"/>
            <w14:textFill>
              <w14:solidFill>
                <w14:schemeClr w14:val="tx1"/>
              </w14:solidFill>
            </w14:textFill>
          </w:rPr>
          <w:t>ninty</w:t>
        </w:r>
      </w:ins>
      <w:ins w:id="503" w:author="TLL" w:date="2026-03-04T11:23:00Z">
        <w:r>
          <w:rPr>
            <w:color w:val="000000" w:themeColor="text1"/>
            <w:szCs w:val="21"/>
            <w:highlight w:val="lightGray"/>
            <w:lang w:val="en-US"/>
            <w14:textFill>
              <w14:solidFill>
                <w14:schemeClr w14:val="tx1"/>
              </w14:solidFill>
            </w14:textFill>
          </w:rPr>
          <w:t xml:space="preserve"> </w:t>
        </w:r>
      </w:ins>
      <w:r>
        <w:rPr>
          <w:color w:val="000000" w:themeColor="text1"/>
          <w:szCs w:val="21"/>
          <w:highlight w:val="lightGray"/>
          <w:lang w:val="en-US"/>
          <w14:textFill>
            <w14:solidFill>
              <w14:schemeClr w14:val="tx1"/>
            </w14:solidFill>
          </w14:textFill>
        </w:rPr>
        <w:t>(</w:t>
      </w:r>
      <w:del w:id="504" w:author="TLL" w:date="2026-03-04T11:23:00Z">
        <w:r>
          <w:rPr>
            <w:color w:val="000000" w:themeColor="text1"/>
            <w:szCs w:val="21"/>
            <w:highlight w:val="lightGray"/>
            <w:lang w:val="en-US"/>
            <w14:textFill>
              <w14:solidFill>
                <w14:schemeClr w14:val="tx1"/>
              </w14:solidFill>
            </w14:textFill>
          </w:rPr>
          <w:delText>60</w:delText>
        </w:r>
      </w:del>
      <w:ins w:id="505" w:author="TLL" w:date="2026-03-04T11:23:00Z">
        <w:r>
          <w:rPr>
            <w:rFonts w:hint="eastAsia"/>
            <w:color w:val="000000" w:themeColor="text1"/>
            <w:szCs w:val="21"/>
            <w:highlight w:val="lightGray"/>
            <w:lang w:val="en-US"/>
            <w14:textFill>
              <w14:solidFill>
                <w14:schemeClr w14:val="tx1"/>
              </w14:solidFill>
            </w14:textFill>
          </w:rPr>
          <w:t>9</w:t>
        </w:r>
      </w:ins>
      <w:ins w:id="506" w:author="TLL" w:date="2026-03-04T11:23:00Z">
        <w:r>
          <w:rPr>
            <w:color w:val="000000" w:themeColor="text1"/>
            <w:szCs w:val="21"/>
            <w:highlight w:val="lightGray"/>
            <w:lang w:val="en-US"/>
            <w14:textFill>
              <w14:solidFill>
                <w14:schemeClr w14:val="tx1"/>
              </w14:solidFill>
            </w14:textFill>
          </w:rPr>
          <w:t>0</w:t>
        </w:r>
      </w:ins>
      <w:r>
        <w:rPr>
          <w:color w:val="000000" w:themeColor="text1"/>
          <w:szCs w:val="21"/>
          <w:highlight w:val="lightGray"/>
          <w:lang w:val="en-US"/>
          <w14:textFill>
            <w14:solidFill>
              <w14:schemeClr w14:val="tx1"/>
            </w14:solidFill>
          </w14:textFill>
        </w:rPr>
        <w:t>) days,</w:t>
      </w:r>
      <w:ins w:id="507" w:author="TLL" w:date="2026-03-04T11:24:00Z">
        <w:r>
          <w:rPr>
            <w:rFonts w:hint="eastAsia"/>
            <w:color w:val="000000" w:themeColor="text1"/>
            <w:szCs w:val="21"/>
            <w:highlight w:val="lightGray"/>
            <w:lang w:val="en-US"/>
            <w14:textFill>
              <w14:solidFill>
                <w14:schemeClr w14:val="tx1"/>
              </w14:solidFill>
            </w14:textFill>
          </w:rPr>
          <w:t xml:space="preserve"> </w:t>
        </w:r>
      </w:ins>
      <w:ins w:id="508" w:author="TLL" w:date="2026-03-04T11:23:00Z">
        <w:r>
          <w:rPr>
            <w:rFonts w:hint="eastAsia"/>
            <w:color w:val="000000" w:themeColor="text1"/>
            <w:szCs w:val="21"/>
            <w:highlight w:val="lightGray"/>
            <w:lang w:val="en-US"/>
            <w14:textFill>
              <w14:solidFill>
                <w14:schemeClr w14:val="tx1"/>
              </w14:solidFill>
            </w14:textFill>
          </w:rPr>
          <w:t xml:space="preserve">two parties shall negotiate </w:t>
        </w:r>
      </w:ins>
      <w:ins w:id="509" w:author="TLL" w:date="2026-03-04T11:24:00Z">
        <w:commentRangeStart w:id="25"/>
        <w:r>
          <w:rPr>
            <w:color w:val="000000" w:themeColor="text1"/>
            <w:szCs w:val="21"/>
            <w:highlight w:val="lightGray"/>
            <w:lang w:val="en-US"/>
            <w14:textFill>
              <w14:solidFill>
                <w14:schemeClr w14:val="tx1"/>
              </w14:solidFill>
            </w14:textFill>
          </w:rPr>
          <w:t>separately</w:t>
        </w:r>
        <w:commentRangeEnd w:id="25"/>
      </w:ins>
      <w:r>
        <w:rPr>
          <w:rStyle w:val="17"/>
          <w:rFonts w:hint="eastAsia"/>
          <w:color w:val="000000" w:themeColor="text1"/>
          <w:sz w:val="22"/>
          <w:highlight w:val="lightGray"/>
          <w:lang w:val="en-US"/>
          <w14:textFill>
            <w14:solidFill>
              <w14:schemeClr w14:val="tx1"/>
            </w14:solidFill>
          </w14:textFill>
        </w:rPr>
        <w:commentReference w:id="25"/>
      </w:r>
      <w:ins w:id="510" w:author="TLL" w:date="2026-03-04T11:24:00Z">
        <w:r>
          <w:rPr>
            <w:rFonts w:hint="eastAsia"/>
            <w:color w:val="000000" w:themeColor="text1"/>
            <w:szCs w:val="21"/>
            <w:highlight w:val="lightGray"/>
            <w:lang w:val="en-US"/>
            <w14:textFill>
              <w14:solidFill>
                <w14:schemeClr w14:val="tx1"/>
              </w14:solidFill>
            </w14:textFill>
          </w:rPr>
          <w:t>.</w:t>
        </w:r>
      </w:ins>
      <w:del w:id="511" w:author="TLL" w:date="2026-03-04T11:23:00Z">
        <w:r>
          <w:rPr>
            <w:color w:val="000000" w:themeColor="text1"/>
            <w:szCs w:val="21"/>
            <w:highlight w:val="lightGray"/>
            <w:lang w:val="en-US"/>
            <w14:textFill>
              <w14:solidFill>
                <w14:schemeClr w14:val="tx1"/>
              </w14:solidFill>
            </w14:textFill>
          </w:rPr>
          <w:delText xml:space="preserve"> the Buyer may, upon written notice, cancel the affected order without liability.</w:delText>
        </w:r>
      </w:del>
    </w:p>
    <w:p w14:paraId="3EEBD9C7">
      <w:pPr>
        <w:pStyle w:val="33"/>
        <w:numPr>
          <w:ilvl w:val="0"/>
          <w:numId w:val="0"/>
        </w:numPr>
        <w:spacing w:before="156" w:after="156"/>
        <w:ind w:left="840"/>
        <w:rPr>
          <w:del w:id="512" w:author="TLL" w:date="2026-03-04T11:23:00Z"/>
          <w:color w:val="000000" w:themeColor="text1"/>
          <w:szCs w:val="21"/>
          <w:highlight w:val="lightGray"/>
          <w:lang w:val="en-US"/>
          <w14:textFill>
            <w14:solidFill>
              <w14:schemeClr w14:val="tx1"/>
            </w14:solidFill>
          </w14:textFill>
        </w:rPr>
      </w:pPr>
      <w:del w:id="513" w:author="TLL" w:date="2026-03-04T11:23:00Z">
        <w:r>
          <w:rPr>
            <w:color w:val="000000" w:themeColor="text1"/>
            <w:szCs w:val="21"/>
            <w:highlight w:val="lightGray"/>
            <w:lang w:val="en-US"/>
            <w14:textFill>
              <w14:solidFill>
                <w14:schemeClr w14:val="tx1"/>
              </w14:solidFill>
            </w14:textFill>
          </w:rPr>
          <w:delText>(b) Upon such cancellation, the Seller shall refund the Buyer's advance payment (30% deposit) within thirty (30) days, less any documented costs for materials already procured and non-recoverable.</w:delText>
        </w:r>
      </w:del>
    </w:p>
    <w:p w14:paraId="790E75AA">
      <w:pPr>
        <w:pStyle w:val="33"/>
        <w:numPr>
          <w:ilvl w:val="0"/>
          <w:numId w:val="0"/>
        </w:numPr>
        <w:spacing w:before="156" w:after="156"/>
        <w:ind w:left="840"/>
        <w:rPr>
          <w:color w:val="000000" w:themeColor="text1"/>
          <w:szCs w:val="21"/>
          <w:highlight w:val="lightGray"/>
          <w:lang w:val="en-US"/>
          <w14:textFill>
            <w14:solidFill>
              <w14:schemeClr w14:val="tx1"/>
            </w14:solidFill>
          </w14:textFill>
        </w:rPr>
      </w:pPr>
      <w:del w:id="514" w:author="TLL" w:date="2026-03-04T11:23:00Z">
        <w:r>
          <w:rPr>
            <w:color w:val="000000" w:themeColor="text1"/>
            <w:szCs w:val="21"/>
            <w:highlight w:val="lightGray"/>
            <w:lang w:val="en-US"/>
            <w14:textFill>
              <w14:solidFill>
                <w14:schemeClr w14:val="tx1"/>
              </w14:solidFill>
            </w14:textFill>
          </w:rPr>
          <w:delText>(c) The Seller shall provide reasonable evidence of claimed non-recoverable costs within fourteen (14) days of the cancellation notice.</w:delText>
        </w:r>
      </w:del>
    </w:p>
    <w:p w14:paraId="2EC9F874">
      <w:pPr>
        <w:pStyle w:val="33"/>
        <w:numPr>
          <w:ilvl w:val="0"/>
          <w:numId w:val="0"/>
        </w:numPr>
        <w:spacing w:before="156" w:after="156"/>
        <w:ind w:left="840"/>
        <w:rPr>
          <w:color w:val="000000" w:themeColor="text1"/>
          <w:szCs w:val="21"/>
          <w:highlight w:val="lightGray"/>
          <w:lang w:val="en-US"/>
          <w14:textFill>
            <w14:solidFill>
              <w14:schemeClr w14:val="tx1"/>
            </w14:solidFill>
          </w14:textFill>
        </w:rPr>
      </w:pPr>
    </w:p>
    <w:p w14:paraId="60D1DC1A">
      <w:pPr>
        <w:pStyle w:val="33"/>
        <w:ind w:left="851"/>
        <w:rPr>
          <w:highlight w:val="lightGray"/>
        </w:rPr>
      </w:pPr>
      <w:r>
        <w:rPr>
          <w:highlight w:val="lightGray"/>
        </w:rPr>
        <w:t>Force Majeure events shall not be invoked for normal commercial risks including factory scheduling, routine material procurement, orinternal production delays not caused by external events.</w:t>
      </w:r>
    </w:p>
    <w:p w14:paraId="28278709">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Notice</w:t>
      </w:r>
    </w:p>
    <w:p w14:paraId="0F742FBA">
      <w:pPr>
        <w:pStyle w:val="33"/>
        <w:spacing w:before="156" w:after="156"/>
        <w:ind w:left="851"/>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Any notice given to a party under or in connection with this Contract shall be in writing and shall be:</w:t>
      </w:r>
    </w:p>
    <w:p w14:paraId="7757A2AC">
      <w:pPr>
        <w:pStyle w:val="31"/>
        <w:numPr>
          <w:ilvl w:val="0"/>
          <w:numId w:val="0"/>
        </w:numPr>
        <w:spacing w:before="156" w:after="156"/>
        <w:ind w:left="1247"/>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sent by email to the following addresses (or an address substituted in writing by the party to be served):</w:t>
      </w:r>
    </w:p>
    <w:p w14:paraId="53926221">
      <w:pPr>
        <w:pStyle w:val="31"/>
        <w:numPr>
          <w:ilvl w:val="0"/>
          <w:numId w:val="0"/>
        </w:numPr>
        <w:spacing w:before="156" w:after="156"/>
        <w:ind w:left="1607"/>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SELLER: </w:t>
      </w:r>
      <w:r>
        <w:fldChar w:fldCharType="begin"/>
      </w:r>
      <w:r>
        <w:instrText xml:space="preserve"> HYPERLINK "mailto:conoryang@linyang.com.cn" </w:instrText>
      </w:r>
      <w:r>
        <w:fldChar w:fldCharType="separate"/>
      </w:r>
      <w:r>
        <w:rPr>
          <w:rStyle w:val="16"/>
          <w:rFonts w:hint="eastAsia"/>
          <w:lang w:val="en-US"/>
        </w:rPr>
        <w:t>conoryang@linyang.com.cn</w:t>
      </w:r>
      <w:r>
        <w:rPr>
          <w:rStyle w:val="16"/>
          <w:rFonts w:hint="eastAsia"/>
          <w:lang w:val="en-US"/>
        </w:rPr>
        <w:fldChar w:fldCharType="end"/>
      </w:r>
      <w:r>
        <w:rPr>
          <w:lang w:val="en-US"/>
        </w:rPr>
        <w:t xml:space="preserve">; </w:t>
      </w:r>
      <w:r>
        <w:fldChar w:fldCharType="begin"/>
      </w:r>
      <w:r>
        <w:instrText xml:space="preserve"> HYPERLINK "mailto:kamil@linyang.com" </w:instrText>
      </w:r>
      <w:r>
        <w:fldChar w:fldCharType="separate"/>
      </w:r>
      <w:r>
        <w:rPr>
          <w:rStyle w:val="16"/>
          <w:rFonts w:hint="eastAsia"/>
          <w:sz w:val="21"/>
          <w:szCs w:val="21"/>
          <w:lang w:val="en-US"/>
        </w:rPr>
        <w:t>kamil@linyang.com</w:t>
      </w:r>
      <w:r>
        <w:rPr>
          <w:rStyle w:val="16"/>
          <w:rFonts w:hint="eastAsia"/>
          <w:sz w:val="21"/>
          <w:szCs w:val="21"/>
          <w:lang w:val="en-US"/>
        </w:rPr>
        <w:fldChar w:fldCharType="end"/>
      </w:r>
      <w:r>
        <w:rPr>
          <w:color w:val="000000" w:themeColor="text1"/>
          <w:sz w:val="21"/>
          <w:szCs w:val="21"/>
          <w:lang w:val="en-US"/>
          <w14:textFill>
            <w14:solidFill>
              <w14:schemeClr w14:val="tx1"/>
            </w14:solidFill>
          </w14:textFill>
        </w:rPr>
        <w:t xml:space="preserve">; </w:t>
      </w:r>
      <w:r>
        <w:fldChar w:fldCharType="begin"/>
      </w:r>
      <w:r>
        <w:instrText xml:space="preserve"> HYPERLINK "mailto:tomasz.wieckowski@linyang.com" </w:instrText>
      </w:r>
      <w:r>
        <w:fldChar w:fldCharType="separate"/>
      </w:r>
      <w:r>
        <w:rPr>
          <w:rStyle w:val="16"/>
          <w:lang w:val="en-US"/>
        </w:rPr>
        <w:t>tomasz.wieckowski@linyang.com</w:t>
      </w:r>
      <w:r>
        <w:rPr>
          <w:rStyle w:val="16"/>
          <w:lang w:val="en-US"/>
        </w:rPr>
        <w:fldChar w:fldCharType="end"/>
      </w:r>
      <w:r>
        <w:rPr>
          <w:lang w:val="en-US"/>
        </w:rPr>
        <w:t xml:space="preserve"> </w:t>
      </w:r>
      <w:r>
        <w:t xml:space="preserve">; </w:t>
      </w:r>
      <w:r>
        <w:fldChar w:fldCharType="begin"/>
      </w:r>
      <w:r>
        <w:instrText xml:space="preserve"> HYPERLINK "mailto:kamiltyburski@linyang.com.cn" </w:instrText>
      </w:r>
      <w:r>
        <w:fldChar w:fldCharType="separate"/>
      </w:r>
      <w:r>
        <w:rPr>
          <w:rStyle w:val="16"/>
        </w:rPr>
        <w:t>kamiltyburski@linyang.com.cn</w:t>
      </w:r>
      <w:r>
        <w:rPr>
          <w:rStyle w:val="16"/>
        </w:rPr>
        <w:fldChar w:fldCharType="end"/>
      </w:r>
      <w:r>
        <w:t xml:space="preserve"> </w:t>
      </w:r>
    </w:p>
    <w:p w14:paraId="7BD02B4A">
      <w:pPr>
        <w:pStyle w:val="31"/>
        <w:numPr>
          <w:ilvl w:val="0"/>
          <w:numId w:val="0"/>
        </w:numPr>
        <w:spacing w:before="156" w:after="156"/>
        <w:ind w:left="1607"/>
        <w:rPr>
          <w:color w:val="000000" w:themeColor="text1"/>
          <w:sz w:val="21"/>
          <w:szCs w:val="21"/>
          <w:lang w:val="en-US"/>
          <w14:textFill>
            <w14:solidFill>
              <w14:schemeClr w14:val="tx1"/>
            </w14:solidFill>
          </w14:textFill>
        </w:rPr>
      </w:pPr>
      <w:r>
        <w:rPr>
          <w:color w:val="000000" w:themeColor="text1"/>
          <w:sz w:val="21"/>
          <w:szCs w:val="21"/>
          <w:lang w:val="en-US"/>
          <w14:textFill>
            <w14:solidFill>
              <w14:schemeClr w14:val="tx1"/>
            </w14:solidFill>
          </w14:textFill>
        </w:rPr>
        <w:t xml:space="preserve">BUYER: </w:t>
      </w:r>
      <w:r>
        <w:fldChar w:fldCharType="begin"/>
      </w:r>
      <w:r>
        <w:instrText xml:space="preserve"> HYPERLINK "mailto:alex@lighthief.com" </w:instrText>
      </w:r>
      <w:r>
        <w:fldChar w:fldCharType="separate"/>
      </w:r>
      <w:r>
        <w:rPr>
          <w:rStyle w:val="16"/>
          <w:sz w:val="21"/>
          <w:szCs w:val="21"/>
          <w:lang w:val="en-US"/>
        </w:rPr>
        <w:t>alex@lighthief.com</w:t>
      </w:r>
      <w:r>
        <w:rPr>
          <w:rStyle w:val="16"/>
          <w:sz w:val="21"/>
          <w:szCs w:val="21"/>
          <w:lang w:val="en-US"/>
        </w:rPr>
        <w:fldChar w:fldCharType="end"/>
      </w:r>
      <w:r>
        <w:rPr>
          <w:color w:val="000000" w:themeColor="text1"/>
          <w:sz w:val="21"/>
          <w:szCs w:val="21"/>
          <w:lang w:val="en-US"/>
          <w14:textFill>
            <w14:solidFill>
              <w14:schemeClr w14:val="tx1"/>
            </w14:solidFill>
          </w14:textFill>
        </w:rPr>
        <w:t xml:space="preserve">  </w:t>
      </w:r>
      <w:r>
        <w:fldChar w:fldCharType="begin"/>
      </w:r>
      <w:r>
        <w:instrText xml:space="preserve"> HYPERLINK "mailto:office@lighthief.com" </w:instrText>
      </w:r>
      <w:r>
        <w:fldChar w:fldCharType="separate"/>
      </w:r>
      <w:r>
        <w:rPr>
          <w:rStyle w:val="16"/>
          <w:sz w:val="21"/>
          <w:szCs w:val="21"/>
          <w:lang w:val="en-US"/>
        </w:rPr>
        <w:t>office@lighthief.com</w:t>
      </w:r>
      <w:r>
        <w:rPr>
          <w:rStyle w:val="16"/>
          <w:sz w:val="21"/>
          <w:szCs w:val="21"/>
          <w:lang w:val="en-US"/>
        </w:rPr>
        <w:fldChar w:fldCharType="end"/>
      </w:r>
      <w:r>
        <w:rPr>
          <w:color w:val="000000" w:themeColor="text1"/>
          <w:sz w:val="21"/>
          <w:szCs w:val="21"/>
          <w:lang w:val="en-US"/>
          <w14:textFill>
            <w14:solidFill>
              <w14:schemeClr w14:val="tx1"/>
            </w14:solidFill>
          </w14:textFill>
        </w:rPr>
        <w:t xml:space="preserve"> </w:t>
      </w:r>
    </w:p>
    <w:p w14:paraId="7E3520B9">
      <w:pPr>
        <w:pStyle w:val="33"/>
        <w:spacing w:before="156" w:after="156"/>
        <w:ind w:left="156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Any notice shall be deemed to have been received:</w:t>
      </w:r>
    </w:p>
    <w:p w14:paraId="5735555D">
      <w:pPr>
        <w:pStyle w:val="31"/>
        <w:numPr>
          <w:ilvl w:val="0"/>
          <w:numId w:val="13"/>
        </w:numPr>
        <w:spacing w:before="156" w:after="156"/>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if delivered by hand, at the time the notice is left at the proper address;</w:t>
      </w:r>
    </w:p>
    <w:p w14:paraId="3418A9E0">
      <w:pPr>
        <w:pStyle w:val="31"/>
        <w:spacing w:before="156" w:after="156"/>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if sent by pre-paid first-class post or other next working day delivery service, at 9.00 am on the second business day after posting; or</w:t>
      </w:r>
    </w:p>
    <w:p w14:paraId="3139CF17">
      <w:pPr>
        <w:pStyle w:val="31"/>
        <w:spacing w:before="156" w:after="156"/>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if sent by email, at the time of transmission, or, if this time falls outside business hours in the place of receipt, when business hours resume.</w:t>
      </w:r>
    </w:p>
    <w:p w14:paraId="11CA8198">
      <w:pPr>
        <w:pStyle w:val="31"/>
        <w:numPr>
          <w:ilvl w:val="0"/>
          <w:numId w:val="0"/>
        </w:numPr>
        <w:spacing w:before="156" w:after="156"/>
        <w:ind w:left="1247"/>
        <w:jc w:val="left"/>
        <w:rPr>
          <w:color w:val="000000" w:themeColor="text1"/>
          <w:sz w:val="21"/>
          <w:szCs w:val="21"/>
          <w:lang w:val="en-US"/>
          <w14:textFill>
            <w14:solidFill>
              <w14:schemeClr w14:val="tx1"/>
            </w14:solidFill>
          </w14:textFill>
        </w:rPr>
      </w:pPr>
    </w:p>
    <w:p w14:paraId="20DA6EB3">
      <w:pPr>
        <w:pStyle w:val="33"/>
        <w:spacing w:before="156" w:after="156"/>
        <w:ind w:left="156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This clause does not apply to the service of any proceedings or other documents in any legal action or, where applicable, any arbitration or other method of dispute resolution.</w:t>
      </w:r>
    </w:p>
    <w:p w14:paraId="7A40CE10">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Confidentiality Clause</w:t>
      </w:r>
    </w:p>
    <w:p w14:paraId="232E3054">
      <w:pPr>
        <w:pStyle w:val="33"/>
        <w:spacing w:before="156" w:after="156"/>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 </w:t>
      </w:r>
    </w:p>
    <w:p w14:paraId="3F86F8F1">
      <w:pPr>
        <w:pStyle w:val="33"/>
        <w:spacing w:before="156" w:after="156"/>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14:paraId="4F01FC9A">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 xml:space="preserve">If a party suffers losses due to the violation of this confidentiality obligation, the violating party shall bear the liability for compensation. This confidentiality clause is permanent unless the confidential information is made public or disclosed in accordance with the applicable laws of the Republic of Poland.. </w:t>
      </w:r>
    </w:p>
    <w:p w14:paraId="51EF4F72">
      <w:pPr>
        <w:pStyle w:val="27"/>
        <w:spacing w:before="156" w:after="156"/>
        <w:rPr>
          <w:color w:val="000000" w:themeColor="text1"/>
          <w14:textFill>
            <w14:solidFill>
              <w14:schemeClr w14:val="tx1"/>
            </w14:solidFill>
          </w14:textFill>
        </w:rPr>
      </w:pPr>
      <w:r>
        <w:rPr>
          <w:color w:val="000000" w:themeColor="text1"/>
          <w:sz w:val="21"/>
          <w14:textFill>
            <w14:solidFill>
              <w14:schemeClr w14:val="tx1"/>
            </w14:solidFill>
          </w14:textFill>
        </w:rPr>
        <w:t>Miscellaneous</w:t>
      </w:r>
    </w:p>
    <w:p w14:paraId="64C7B5E2">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If any term or provision of this Contract is found to be invalid under any applicable statute or rule of law, then, that provision notwithstanding, this Contract shall remain in full force and effect, and such provision shall be deleted.</w:t>
      </w:r>
    </w:p>
    <w:p w14:paraId="08EC4E44">
      <w:pPr>
        <w:pStyle w:val="33"/>
        <w:spacing w:before="156" w:after="156"/>
        <w:rPr>
          <w:del w:id="515" w:author="Klaudia Samul" w:date="2026-02-27T12:32:00Z"/>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14:paraId="02D45772">
      <w:pPr>
        <w:pStyle w:val="33"/>
        <w:tabs>
          <w:tab w:val="left" w:pos="-851"/>
          <w:tab w:val="clear" w:pos="1560"/>
        </w:tabs>
        <w:spacing w:before="156" w:after="156"/>
        <w:ind w:left="567"/>
        <w:rPr>
          <w:strike/>
          <w:color w:val="000000" w:themeColor="text1"/>
          <w:szCs w:val="21"/>
          <w:lang w:val="en-US"/>
          <w14:textFill>
            <w14:solidFill>
              <w14:schemeClr w14:val="tx1"/>
            </w14:solidFill>
          </w14:textFill>
        </w:rPr>
      </w:pPr>
    </w:p>
    <w:p w14:paraId="272B60BF">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No amendment or modification of this Contract shall be binding or effective unless made in writing and signed on behalf of the Parties by their respective duly authorized representatives.</w:t>
      </w:r>
    </w:p>
    <w:p w14:paraId="0334067D">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Neither party shall assign, novate, transfer, mortgage, charge, subcontract, delegate, declare a trust over or deal in any other manner with any or all of its rights and obligations under this Contract without the prior written consent of the other party.</w:t>
      </w:r>
    </w:p>
    <w:p w14:paraId="067F3EC8">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Except as expressly provided in this Contract, each party shall pay its own costs incurred in connection with the negotiation, preparation and execution of this Contract.</w:t>
      </w:r>
    </w:p>
    <w:p w14:paraId="1A9D217A">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further exercise of that or any other right or remedy. No single or partial exercise of any right or remedy provided under this Contract or by law shall prevent or restrict the further exercise of that or any other right or remedy.</w:t>
      </w:r>
    </w:p>
    <w:p w14:paraId="1556312E">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14:paraId="4CA42836">
      <w:pPr>
        <w:pStyle w:val="33"/>
        <w:spacing w:before="156" w:after="156"/>
        <w:rPr>
          <w:color w:val="000000" w:themeColor="text1"/>
          <w:szCs w:val="21"/>
          <w14:textFill>
            <w14:solidFill>
              <w14:schemeClr w14:val="tx1"/>
            </w14:solidFill>
          </w14:textFill>
        </w:rPr>
      </w:pPr>
      <w:r>
        <w:rPr>
          <w:color w:val="000000" w:themeColor="text1"/>
          <w:sz w:val="21"/>
          <w:szCs w:val="21"/>
          <w14:textFill>
            <w14:solidFill>
              <w14:schemeClr w14:val="tx1"/>
            </w14:solidFill>
          </w14:textFill>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14:paraId="52CB3D00">
      <w:pPr>
        <w:pStyle w:val="33"/>
        <w:rPr>
          <w:highlight w:val="lightGray"/>
          <w:lang w:val="pl-PL"/>
        </w:rPr>
      </w:pPr>
      <w:r>
        <w:rPr>
          <w:highlight w:val="lightGray"/>
        </w:rPr>
        <w:t xml:space="preserve">The official and legally binding language of this Contract is English. Any translation into Polish, Chinese, Greek, or any other language is for convenience only and shall have no legal effect. </w:t>
      </w:r>
      <w:r>
        <w:rPr>
          <w:highlight w:val="lightGray"/>
          <w:lang w:val="pl-PL"/>
        </w:rPr>
        <w:t>No Party may rely on translations in any proceeding.</w:t>
      </w:r>
    </w:p>
    <w:p w14:paraId="2CAC253C">
      <w:pPr>
        <w:pStyle w:val="33"/>
        <w:numPr>
          <w:ilvl w:val="0"/>
          <w:numId w:val="0"/>
        </w:numPr>
        <w:ind w:left="992" w:hanging="567"/>
        <w:rPr>
          <w:highlight w:val="lightGray"/>
          <w:lang w:val="en-US"/>
        </w:rPr>
      </w:pPr>
      <w:r>
        <w:rPr>
          <w:highlight w:val="lightGray"/>
          <w:lang w:val="en-US"/>
        </w:rPr>
        <w:t>18 – PRE-SHIPMENT INSPECTION</w:t>
      </w:r>
    </w:p>
    <w:p w14:paraId="631D3BD2">
      <w:pPr>
        <w:pStyle w:val="33"/>
        <w:numPr>
          <w:ilvl w:val="0"/>
          <w:numId w:val="0"/>
        </w:numPr>
        <w:ind w:left="992" w:hanging="567"/>
        <w:rPr>
          <w:highlight w:val="lightGray"/>
          <w:lang w:val="en-US"/>
        </w:rPr>
      </w:pPr>
      <w:r>
        <w:rPr>
          <w:highlight w:val="lightGray"/>
          <w:lang w:val="en-US"/>
        </w:rPr>
        <w:t>18.1 The Buyer shall have the right, at its own cost, to inspect or have inspected by a designated third-party inspector the Commodities at the Seller's manufacturing facility prior to shipment.</w:t>
      </w:r>
    </w:p>
    <w:p w14:paraId="738CDD00">
      <w:pPr>
        <w:pStyle w:val="33"/>
        <w:numPr>
          <w:ilvl w:val="0"/>
          <w:numId w:val="0"/>
        </w:numPr>
        <w:ind w:left="992"/>
        <w:rPr>
          <w:highlight w:val="lightGray"/>
          <w:lang w:val="en-US"/>
        </w:rPr>
      </w:pPr>
    </w:p>
    <w:p w14:paraId="7E07308C">
      <w:pPr>
        <w:pStyle w:val="33"/>
        <w:numPr>
          <w:ilvl w:val="0"/>
          <w:numId w:val="0"/>
        </w:numPr>
        <w:ind w:left="992" w:hanging="567"/>
        <w:rPr>
          <w:highlight w:val="lightGray"/>
          <w:lang w:val="en-US"/>
        </w:rPr>
      </w:pPr>
      <w:r>
        <w:rPr>
          <w:highlight w:val="lightGray"/>
          <w:lang w:val="en-US"/>
        </w:rPr>
        <w:t>18.2 The Buyer shall provide the Seller with at least ten (10) Business Days' written notice of its intention to conduct a pre-shipment inspection.</w:t>
      </w:r>
    </w:p>
    <w:p w14:paraId="13EC147E">
      <w:pPr>
        <w:pStyle w:val="33"/>
        <w:numPr>
          <w:ilvl w:val="0"/>
          <w:numId w:val="0"/>
        </w:numPr>
        <w:ind w:left="992" w:hanging="567"/>
        <w:rPr>
          <w:highlight w:val="lightGray"/>
          <w:lang w:val="en-US"/>
        </w:rPr>
      </w:pPr>
      <w:r>
        <w:rPr>
          <w:highlight w:val="lightGray"/>
          <w:lang w:val="en-US"/>
        </w:rPr>
        <w:t>18.3 The Seller shall conduct Factory Acceptance Tests (FAT) in accordance with the applicable Quotation and industry standards. The Buyer or its representative</w:t>
      </w:r>
      <w:ins w:id="516" w:author="Yang Y.L." w:date="2026-03-06T09:56:00Z">
        <w:r>
          <w:rPr>
            <w:highlight w:val="lightGray"/>
            <w:lang w:val="en-US"/>
          </w:rPr>
          <w:t xml:space="preserve">, at its own cost, </w:t>
        </w:r>
      </w:ins>
      <w:r>
        <w:rPr>
          <w:highlight w:val="lightGray"/>
          <w:lang w:val="en-US"/>
        </w:rPr>
        <w:t xml:space="preserve"> shall be entitled to witness such tests upon reasonable notice.</w:t>
      </w:r>
    </w:p>
    <w:p w14:paraId="62DAEAA1">
      <w:pPr>
        <w:pStyle w:val="33"/>
        <w:numPr>
          <w:ilvl w:val="0"/>
          <w:numId w:val="0"/>
        </w:numPr>
        <w:ind w:left="992" w:hanging="567"/>
        <w:rPr>
          <w:highlight w:val="lightGray"/>
          <w:lang w:val="en-US"/>
          <w:rPrChange w:id="517" w:author="Wilson Deng" w:date="2026-03-06T14:34:00Z">
            <w:rPr>
              <w:highlight w:val="lightGray"/>
              <w:lang w:val="pl-PL"/>
            </w:rPr>
          </w:rPrChange>
        </w:rPr>
      </w:pPr>
      <w:r>
        <w:rPr>
          <w:highlight w:val="lightGray"/>
          <w:lang w:val="en-US"/>
        </w:rPr>
        <w:tab/>
      </w:r>
      <w:r>
        <w:rPr>
          <w:highlight w:val="lightGray"/>
          <w:lang w:val="en-US"/>
        </w:rPr>
        <w:tab/>
      </w:r>
    </w:p>
    <w:p w14:paraId="7F11448E">
      <w:pPr>
        <w:pStyle w:val="33"/>
        <w:numPr>
          <w:ilvl w:val="0"/>
          <w:numId w:val="0"/>
        </w:numPr>
        <w:ind w:left="992" w:hanging="567"/>
        <w:rPr>
          <w:highlight w:val="lightGray"/>
          <w:lang w:val="en-US"/>
        </w:rPr>
      </w:pPr>
      <w:r>
        <w:rPr>
          <w:highlight w:val="lightGray"/>
          <w:lang w:val="en-US"/>
        </w:rPr>
        <w:t xml:space="preserve">18.4 If the inspection reveals defects: </w:t>
      </w:r>
    </w:p>
    <w:p w14:paraId="4A30C57B">
      <w:pPr>
        <w:pStyle w:val="33"/>
        <w:numPr>
          <w:ilvl w:val="0"/>
          <w:numId w:val="0"/>
        </w:numPr>
        <w:ind w:left="992" w:hanging="567"/>
        <w:rPr>
          <w:highlight w:val="lightGray"/>
          <w:lang w:val="en-US"/>
        </w:rPr>
      </w:pPr>
      <w:r>
        <w:rPr>
          <w:highlight w:val="lightGray"/>
          <w:lang w:val="en-US"/>
        </w:rPr>
        <w:tab/>
      </w:r>
      <w:r>
        <w:rPr>
          <w:highlight w:val="lightGray"/>
          <w:lang w:val="en-US"/>
        </w:rPr>
        <w:tab/>
      </w:r>
      <w:r>
        <w:rPr>
          <w:highlight w:val="lightGray"/>
          <w:lang w:val="en-US"/>
        </w:rPr>
        <w:t xml:space="preserve">(a) the Seller shall remedy such defects at no additional cost prior to shipment; </w:t>
      </w:r>
    </w:p>
    <w:p w14:paraId="17EB581C">
      <w:pPr>
        <w:pStyle w:val="33"/>
        <w:numPr>
          <w:ilvl w:val="0"/>
          <w:numId w:val="0"/>
        </w:numPr>
        <w:ind w:left="992" w:hanging="567"/>
        <w:rPr>
          <w:highlight w:val="lightGray"/>
          <w:lang w:val="en-US"/>
        </w:rPr>
      </w:pPr>
      <w:r>
        <w:rPr>
          <w:highlight w:val="lightGray"/>
          <w:lang w:val="en-US"/>
        </w:rPr>
        <w:tab/>
      </w:r>
      <w:r>
        <w:rPr>
          <w:highlight w:val="lightGray"/>
          <w:lang w:val="en-US"/>
        </w:rPr>
        <w:tab/>
      </w:r>
      <w:r>
        <w:rPr>
          <w:highlight w:val="lightGray"/>
          <w:lang w:val="en-US"/>
        </w:rPr>
        <w:t>(b) the Buyer shall be entitled to re-inspect following remedy.</w:t>
      </w:r>
    </w:p>
    <w:p w14:paraId="4B1628E4">
      <w:pPr>
        <w:pStyle w:val="33"/>
        <w:numPr>
          <w:ilvl w:val="0"/>
          <w:numId w:val="0"/>
        </w:numPr>
        <w:ind w:left="992" w:hanging="567"/>
        <w:rPr>
          <w:highlight w:val="lightGray"/>
          <w:lang w:val="en-US"/>
          <w:rPrChange w:id="518" w:author="Wilson Deng" w:date="2026-03-06T14:34:00Z">
            <w:rPr>
              <w:highlight w:val="lightGray"/>
              <w:lang w:val="pl-PL"/>
            </w:rPr>
          </w:rPrChange>
        </w:rPr>
      </w:pPr>
      <w:r>
        <w:rPr>
          <w:highlight w:val="lightGray"/>
          <w:lang w:val="en-US"/>
        </w:rPr>
        <w:tab/>
      </w:r>
      <w:r>
        <w:rPr>
          <w:highlight w:val="lightGray"/>
          <w:lang w:val="en-US"/>
        </w:rPr>
        <w:tab/>
      </w:r>
    </w:p>
    <w:p w14:paraId="6F6BEDF5">
      <w:pPr>
        <w:pStyle w:val="33"/>
        <w:numPr>
          <w:ilvl w:val="0"/>
          <w:numId w:val="0"/>
        </w:numPr>
        <w:ind w:left="992" w:hanging="567"/>
        <w:rPr>
          <w:highlight w:val="lightGray"/>
          <w:lang w:val="en-US"/>
        </w:rPr>
      </w:pPr>
      <w:r>
        <w:rPr>
          <w:highlight w:val="lightGray"/>
          <w:lang w:val="en-US"/>
        </w:rPr>
        <w:t>19 – DATA PROTECTION</w:t>
      </w:r>
    </w:p>
    <w:p w14:paraId="1A94C6B1">
      <w:pPr>
        <w:pStyle w:val="33"/>
        <w:numPr>
          <w:ilvl w:val="0"/>
          <w:numId w:val="0"/>
        </w:numPr>
        <w:ind w:left="992" w:hanging="567"/>
        <w:rPr>
          <w:highlight w:val="lightGray"/>
          <w:lang w:val="en-US"/>
        </w:rPr>
      </w:pPr>
      <w:r>
        <w:rPr>
          <w:highlight w:val="lightGray"/>
          <w:lang w:val="en-US"/>
        </w:rPr>
        <w:t>19.1 Each Party shall comply with all applicable data protection laws and regulations, including the General Data Protection Regulation (EU) 2016/679 ("GDPR").</w:t>
      </w:r>
    </w:p>
    <w:p w14:paraId="58974359">
      <w:pPr>
        <w:pStyle w:val="33"/>
        <w:numPr>
          <w:ilvl w:val="0"/>
          <w:numId w:val="0"/>
        </w:numPr>
        <w:rPr>
          <w:highlight w:val="lightGray"/>
          <w:lang w:val="en-US"/>
          <w:rPrChange w:id="519" w:author="Wilson Deng" w:date="2026-03-06T14:34:00Z">
            <w:rPr>
              <w:highlight w:val="lightGray"/>
              <w:lang w:val="pl-PL"/>
            </w:rPr>
          </w:rPrChange>
        </w:rPr>
      </w:pPr>
    </w:p>
    <w:p w14:paraId="3DFF9F60">
      <w:pPr>
        <w:pStyle w:val="33"/>
        <w:numPr>
          <w:ilvl w:val="0"/>
          <w:numId w:val="0"/>
        </w:numPr>
        <w:ind w:left="992" w:hanging="567"/>
        <w:rPr>
          <w:highlight w:val="lightGray"/>
          <w:lang w:val="en-US"/>
        </w:rPr>
      </w:pPr>
      <w:r>
        <w:rPr>
          <w:highlight w:val="lightGray"/>
          <w:lang w:val="en-US"/>
        </w:rPr>
        <w:t>19.2 Cross-border transfers of personal data outside the EEA shall require appropriate safeguards (adequacy decisions, SCCs, or BCRs).</w:t>
      </w:r>
    </w:p>
    <w:p w14:paraId="1291EAE3">
      <w:pPr>
        <w:pStyle w:val="33"/>
        <w:numPr>
          <w:ilvl w:val="0"/>
          <w:numId w:val="0"/>
        </w:numPr>
        <w:ind w:left="992" w:hanging="567"/>
        <w:rPr>
          <w:highlight w:val="lightGray"/>
          <w:lang w:val="en-US"/>
          <w:rPrChange w:id="520" w:author="Wilson Deng" w:date="2026-03-06T14:34:00Z">
            <w:rPr>
              <w:highlight w:val="lightGray"/>
              <w:lang w:val="pl-PL"/>
            </w:rPr>
          </w:rPrChange>
        </w:rPr>
      </w:pPr>
    </w:p>
    <w:p w14:paraId="1FAEB78D">
      <w:pPr>
        <w:pStyle w:val="33"/>
        <w:numPr>
          <w:ilvl w:val="0"/>
          <w:numId w:val="0"/>
        </w:numPr>
        <w:ind w:left="992" w:hanging="567"/>
        <w:rPr>
          <w:highlight w:val="lightGray"/>
          <w:lang w:val="en-US"/>
        </w:rPr>
      </w:pPr>
      <w:r>
        <w:rPr>
          <w:highlight w:val="lightGray"/>
          <w:lang w:val="en-US"/>
        </w:rPr>
        <w:t>19.3 In the event of a personal data breach, the affected Party shall notify the other Party within seventy-two (72) hours.</w:t>
      </w:r>
    </w:p>
    <w:p w14:paraId="5FD5029C">
      <w:pPr>
        <w:pStyle w:val="33"/>
        <w:numPr>
          <w:ilvl w:val="0"/>
          <w:numId w:val="0"/>
        </w:numPr>
        <w:ind w:left="992" w:hanging="567"/>
        <w:rPr>
          <w:highlight w:val="lightGray"/>
          <w:lang w:val="en-US"/>
          <w:rPrChange w:id="521" w:author="Wilson Deng" w:date="2026-03-06T14:34:00Z">
            <w:rPr>
              <w:highlight w:val="lightGray"/>
              <w:lang w:val="pl-PL"/>
            </w:rPr>
          </w:rPrChange>
        </w:rPr>
      </w:pPr>
      <w:r>
        <w:rPr>
          <w:highlight w:val="lightGray"/>
          <w:lang w:val="en-US"/>
        </w:rPr>
        <w:tab/>
      </w:r>
      <w:r>
        <w:rPr>
          <w:highlight w:val="lightGray"/>
          <w:lang w:val="en-US"/>
        </w:rPr>
        <w:tab/>
      </w:r>
    </w:p>
    <w:p w14:paraId="468D151A">
      <w:pPr>
        <w:pStyle w:val="33"/>
        <w:numPr>
          <w:ilvl w:val="0"/>
          <w:numId w:val="0"/>
        </w:numPr>
        <w:ind w:left="992" w:hanging="567"/>
        <w:rPr>
          <w:highlight w:val="lightGray"/>
          <w:lang w:val="en-US"/>
        </w:rPr>
      </w:pPr>
      <w:r>
        <w:rPr>
          <w:highlight w:val="lightGray"/>
          <w:lang w:val="en-US"/>
        </w:rPr>
        <w:t>20 – COMPLIANCE WITH LAWS</w:t>
      </w:r>
    </w:p>
    <w:p w14:paraId="2D6F6827">
      <w:pPr>
        <w:pStyle w:val="33"/>
        <w:numPr>
          <w:ilvl w:val="0"/>
          <w:numId w:val="0"/>
        </w:numPr>
        <w:ind w:left="992" w:hanging="567"/>
        <w:rPr>
          <w:highlight w:val="lightGray"/>
          <w:lang w:val="en-US"/>
        </w:rPr>
      </w:pPr>
      <w:r>
        <w:rPr>
          <w:highlight w:val="lightGray"/>
          <w:lang w:val="en-US"/>
        </w:rPr>
        <w:t>20.1 Each Party shall comply with all applicable laws, regulations, and industry standards.</w:t>
      </w:r>
    </w:p>
    <w:p w14:paraId="25FB749D">
      <w:pPr>
        <w:pStyle w:val="33"/>
        <w:numPr>
          <w:ilvl w:val="0"/>
          <w:numId w:val="0"/>
        </w:numPr>
        <w:ind w:left="992" w:hanging="567"/>
        <w:rPr>
          <w:highlight w:val="lightGray"/>
          <w:lang w:val="en-US"/>
          <w:rPrChange w:id="522" w:author="Wilson Deng" w:date="2026-03-06T14:34:00Z">
            <w:rPr>
              <w:highlight w:val="lightGray"/>
              <w:lang w:val="pl-PL"/>
            </w:rPr>
          </w:rPrChange>
        </w:rPr>
      </w:pPr>
      <w:r>
        <w:rPr>
          <w:b/>
          <w:bCs/>
          <w:highlight w:val="lightGray"/>
          <w:lang w:val="en-US"/>
        </w:rPr>
        <w:tab/>
      </w:r>
    </w:p>
    <w:p w14:paraId="7B6FDE80">
      <w:pPr>
        <w:pStyle w:val="33"/>
        <w:numPr>
          <w:ilvl w:val="0"/>
          <w:numId w:val="0"/>
        </w:numPr>
        <w:ind w:left="992" w:hanging="567"/>
        <w:rPr>
          <w:highlight w:val="lightGray"/>
          <w:lang w:val="en-US"/>
        </w:rPr>
      </w:pPr>
      <w:r>
        <w:rPr>
          <w:highlight w:val="lightGray"/>
          <w:lang w:val="en-US"/>
        </w:rPr>
        <w:t xml:space="preserve">20.2 Neither Party shall, directly or indirectly: </w:t>
      </w:r>
    </w:p>
    <w:p w14:paraId="36E62A89">
      <w:pPr>
        <w:pStyle w:val="33"/>
        <w:numPr>
          <w:ilvl w:val="0"/>
          <w:numId w:val="0"/>
        </w:numPr>
        <w:ind w:left="992" w:hanging="567"/>
        <w:rPr>
          <w:highlight w:val="lightGray"/>
          <w:lang w:val="en-US"/>
        </w:rPr>
      </w:pPr>
      <w:r>
        <w:rPr>
          <w:highlight w:val="lightGray"/>
          <w:lang w:val="en-US"/>
        </w:rPr>
        <w:tab/>
      </w:r>
      <w:r>
        <w:rPr>
          <w:highlight w:val="lightGray"/>
          <w:lang w:val="en-US"/>
        </w:rPr>
        <w:tab/>
      </w:r>
      <w:r>
        <w:rPr>
          <w:highlight w:val="lightGray"/>
          <w:lang w:val="en-US"/>
        </w:rPr>
        <w:t xml:space="preserve">(a) offer, promise, give, or authorise the giving of any bribe, kickback, or improper payment; </w:t>
      </w:r>
    </w:p>
    <w:p w14:paraId="3AB579B6">
      <w:pPr>
        <w:pStyle w:val="33"/>
        <w:numPr>
          <w:ilvl w:val="0"/>
          <w:numId w:val="0"/>
        </w:numPr>
        <w:ind w:left="992" w:hanging="567"/>
        <w:rPr>
          <w:highlight w:val="lightGray"/>
          <w:lang w:val="en-US"/>
        </w:rPr>
      </w:pPr>
      <w:r>
        <w:rPr>
          <w:highlight w:val="lightGray"/>
          <w:lang w:val="en-US"/>
        </w:rPr>
        <w:tab/>
      </w:r>
      <w:r>
        <w:rPr>
          <w:highlight w:val="lightGray"/>
          <w:lang w:val="en-US"/>
        </w:rPr>
        <w:tab/>
      </w:r>
      <w:r>
        <w:rPr>
          <w:highlight w:val="lightGray"/>
          <w:lang w:val="en-US"/>
        </w:rPr>
        <w:t>(b) request, agree to receive, or accept any bribe, kickback, or improper payment.</w:t>
      </w:r>
    </w:p>
    <w:p w14:paraId="5F0B0A51">
      <w:pPr>
        <w:pStyle w:val="33"/>
        <w:numPr>
          <w:ilvl w:val="0"/>
          <w:numId w:val="0"/>
        </w:numPr>
        <w:ind w:left="992" w:hanging="567"/>
        <w:rPr>
          <w:highlight w:val="lightGray"/>
          <w:lang w:val="en-US"/>
          <w:rPrChange w:id="523" w:author="Wilson Deng" w:date="2026-03-06T14:34:00Z">
            <w:rPr>
              <w:highlight w:val="lightGray"/>
              <w:lang w:val="pl-PL"/>
            </w:rPr>
          </w:rPrChange>
        </w:rPr>
      </w:pPr>
      <w:r>
        <w:rPr>
          <w:b/>
          <w:bCs/>
          <w:highlight w:val="lightGray"/>
          <w:lang w:val="en-US"/>
        </w:rPr>
        <w:tab/>
      </w:r>
    </w:p>
    <w:p w14:paraId="45979F0A">
      <w:pPr>
        <w:pStyle w:val="33"/>
        <w:numPr>
          <w:ilvl w:val="0"/>
          <w:numId w:val="0"/>
        </w:numPr>
        <w:ind w:left="992" w:hanging="567"/>
        <w:rPr>
          <w:highlight w:val="lightGray"/>
          <w:lang w:val="en-US"/>
        </w:rPr>
      </w:pPr>
      <w:r>
        <w:rPr>
          <w:highlight w:val="lightGray"/>
          <w:lang w:val="en-US"/>
        </w:rPr>
        <w:t>20.3 Each Party shall comply with applicable trade sanctions and export control regulations.</w:t>
      </w:r>
    </w:p>
    <w:p w14:paraId="64BD25C3">
      <w:pPr>
        <w:pStyle w:val="33"/>
        <w:numPr>
          <w:ilvl w:val="0"/>
          <w:numId w:val="0"/>
        </w:numPr>
        <w:ind w:left="992" w:hanging="567"/>
        <w:rPr>
          <w:highlight w:val="lightGray"/>
          <w:lang w:val="en-US"/>
          <w:rPrChange w:id="524" w:author="Wilson Deng" w:date="2026-03-06T14:34:00Z">
            <w:rPr>
              <w:highlight w:val="lightGray"/>
              <w:lang w:val="pl-PL"/>
            </w:rPr>
          </w:rPrChange>
        </w:rPr>
      </w:pPr>
      <w:r>
        <w:rPr>
          <w:highlight w:val="lightGray"/>
          <w:lang w:val="en-US"/>
        </w:rPr>
        <w:tab/>
      </w:r>
      <w:r>
        <w:rPr>
          <w:highlight w:val="lightGray"/>
          <w:lang w:val="en-US"/>
        </w:rPr>
        <w:tab/>
      </w:r>
    </w:p>
    <w:p w14:paraId="594478BD">
      <w:pPr>
        <w:pStyle w:val="33"/>
        <w:numPr>
          <w:ilvl w:val="0"/>
          <w:numId w:val="0"/>
        </w:numPr>
        <w:ind w:left="992" w:hanging="567"/>
        <w:rPr>
          <w:lang w:val="en-US"/>
        </w:rPr>
      </w:pPr>
      <w:r>
        <w:rPr>
          <w:highlight w:val="lightGray"/>
          <w:lang w:val="en-US"/>
        </w:rPr>
        <w:t>20.4 Material Breach: Any material breach of this Section shall entitle the non-breaching Party to terminate immediately.</w:t>
      </w:r>
    </w:p>
    <w:p w14:paraId="2587D2A1">
      <w:pPr>
        <w:pStyle w:val="33"/>
        <w:numPr>
          <w:ilvl w:val="0"/>
          <w:numId w:val="0"/>
        </w:numPr>
        <w:ind w:left="992"/>
        <w:rPr>
          <w:lang w:val="en-US"/>
          <w:rPrChange w:id="525" w:author="Wilson Deng" w:date="2026-03-06T14:34:00Z">
            <w:rPr>
              <w:lang w:val="pl-PL"/>
            </w:rPr>
          </w:rPrChange>
        </w:rPr>
      </w:pPr>
    </w:p>
    <w:p w14:paraId="5D49FF1B">
      <w:pPr>
        <w:pStyle w:val="33"/>
        <w:numPr>
          <w:ilvl w:val="0"/>
          <w:numId w:val="0"/>
        </w:numPr>
        <w:ind w:left="992"/>
        <w:rPr>
          <w:lang w:val="en-US"/>
          <w:rPrChange w:id="526" w:author="Wilson Deng" w:date="2026-03-06T14:34:00Z">
            <w:rPr>
              <w:lang w:val="pl-PL"/>
            </w:rPr>
          </w:rPrChange>
        </w:rPr>
      </w:pPr>
    </w:p>
    <w:p w14:paraId="13979A7F">
      <w:pPr>
        <w:pStyle w:val="33"/>
        <w:numPr>
          <w:ilvl w:val="0"/>
          <w:numId w:val="0"/>
        </w:numPr>
        <w:ind w:left="992"/>
        <w:rPr>
          <w:lang w:val="en-US"/>
          <w:rPrChange w:id="527" w:author="Wilson Deng" w:date="2026-03-06T14:34:00Z">
            <w:rPr>
              <w:lang w:val="pl-PL"/>
            </w:rPr>
          </w:rPrChange>
        </w:rPr>
      </w:pPr>
    </w:p>
    <w:p w14:paraId="629415C5">
      <w:pPr>
        <w:pStyle w:val="33"/>
        <w:numPr>
          <w:ilvl w:val="0"/>
          <w:numId w:val="0"/>
        </w:numPr>
        <w:ind w:left="992"/>
        <w:rPr>
          <w:lang w:val="en-US"/>
          <w:rPrChange w:id="528" w:author="Wilson Deng" w:date="2026-03-06T14:34:00Z">
            <w:rPr>
              <w:lang w:val="pl-PL"/>
            </w:rPr>
          </w:rPrChange>
        </w:rPr>
      </w:pPr>
    </w:p>
    <w:tbl>
      <w:tblPr>
        <w:tblStyle w:val="1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62"/>
        <w:gridCol w:w="4144"/>
      </w:tblGrid>
      <w:tr w14:paraId="7170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1" w:type="dxa"/>
            <w:tcBorders>
              <w:top w:val="nil"/>
              <w:left w:val="nil"/>
              <w:bottom w:val="nil"/>
              <w:right w:val="nil"/>
            </w:tcBorders>
          </w:tcPr>
          <w:p w14:paraId="142B106D">
            <w:pPr>
              <w:spacing w:before="156" w:beforeLines="50" w:after="156" w:afterLines="50"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Signed by</w:t>
            </w:r>
          </w:p>
          <w:p w14:paraId="5321F313">
            <w:pPr>
              <w:spacing w:before="156" w:beforeLines="50" w:after="156" w:afterLines="50"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Printed Name: </w:t>
            </w:r>
          </w:p>
          <w:p w14:paraId="5876F2B2">
            <w:pPr>
              <w:spacing w:before="156" w:beforeLines="50" w:after="156" w:afterLines="50"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Title: </w:t>
            </w:r>
          </w:p>
          <w:p w14:paraId="66498BDA">
            <w:pPr>
              <w:spacing w:before="156" w:beforeLines="50" w:after="156" w:afterLines="50"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For and on behalf of</w:t>
            </w:r>
          </w:p>
          <w:p w14:paraId="479350CB">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p>
        </w:tc>
        <w:tc>
          <w:tcPr>
            <w:tcW w:w="4144" w:type="dxa"/>
            <w:tcBorders>
              <w:top w:val="nil"/>
              <w:left w:val="nil"/>
              <w:bottom w:val="nil"/>
              <w:right w:val="nil"/>
            </w:tcBorders>
          </w:tcPr>
          <w:p w14:paraId="798F5941">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Signed by</w:t>
            </w:r>
          </w:p>
          <w:p w14:paraId="0B6006D5">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Printed Name:</w:t>
            </w:r>
          </w:p>
          <w:p w14:paraId="7DF2C25C">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Title:</w:t>
            </w:r>
          </w:p>
          <w:p w14:paraId="65175156">
            <w:pPr>
              <w:spacing w:before="156" w:after="156" w:line="288" w:lineRule="auto"/>
              <w:rPr>
                <w:rFonts w:ascii="Times New Roman" w:hAnsi="Times New Roman" w:cs="Times New Roman"/>
                <w:color w:val="000000" w:themeColor="text1"/>
                <w:szCs w:val="21"/>
                <w14:textFill>
                  <w14:solidFill>
                    <w14:schemeClr w14:val="tx1"/>
                  </w14:solidFill>
                </w14:textFill>
              </w:rPr>
            </w:pPr>
          </w:p>
          <w:p w14:paraId="4A982B48">
            <w:pPr>
              <w:spacing w:before="156" w:after="156" w:line="288" w:lineRule="auto"/>
              <w:rPr>
                <w:rFonts w:ascii="Times New Roman" w:hAnsi="Times New Roman"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For and on behalf of</w:t>
            </w:r>
          </w:p>
          <w:p w14:paraId="4AC1373B">
            <w:pPr>
              <w:spacing w:before="156" w:after="156" w:line="288" w:lineRule="auto"/>
              <w:rPr>
                <w:rFonts w:ascii="Times New Roman" w:hAnsi="Times New Roman" w:cs="Times New Roman"/>
                <w:color w:val="000000" w:themeColor="text1"/>
                <w:szCs w:val="21"/>
                <w14:textFill>
                  <w14:solidFill>
                    <w14:schemeClr w14:val="tx1"/>
                  </w14:solidFill>
                </w14:textFill>
              </w:rPr>
            </w:pPr>
          </w:p>
        </w:tc>
      </w:tr>
    </w:tbl>
    <w:p w14:paraId="007936C2">
      <w:pPr>
        <w:rPr>
          <w:rFonts w:hint="eastAsia"/>
        </w:rPr>
        <w:sectPr>
          <w:headerReference r:id="rId6" w:type="first"/>
          <w:footerReference r:id="rId8" w:type="first"/>
          <w:headerReference r:id="rId5" w:type="default"/>
          <w:footerReference r:id="rId7" w:type="default"/>
          <w:pgSz w:w="11906" w:h="16838"/>
          <w:pgMar w:top="1440" w:right="1800" w:bottom="1440" w:left="1800" w:header="851" w:footer="992" w:gutter="0"/>
          <w:cols w:space="708" w:num="1"/>
          <w:formProt w:val="0"/>
          <w:docGrid w:type="lines" w:linePitch="312" w:charSpace="0"/>
        </w:sectPr>
      </w:pPr>
    </w:p>
    <w:p w14:paraId="4536575D">
      <w:pPr>
        <w:spacing w:before="156" w:after="156" w:line="288"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sz w:val="28"/>
          <w:szCs w:val="32"/>
          <w14:textFill>
            <w14:solidFill>
              <w14:schemeClr w14:val="tx1"/>
            </w14:solidFill>
          </w14:textFill>
        </w:rPr>
        <w:t>Attachment: Payment and Delivery Date Plan</w:t>
      </w:r>
    </w:p>
    <w:p w14:paraId="50C26F0A">
      <w:pPr>
        <w:pStyle w:val="38"/>
        <w:spacing w:before="156" w:after="156" w:line="288" w:lineRule="auto"/>
        <w:rPr>
          <w:color w:val="000000" w:themeColor="text1"/>
          <w:sz w:val="24"/>
          <w:szCs w:val="32"/>
          <w14:textFill>
            <w14:solidFill>
              <w14:schemeClr w14:val="tx1"/>
            </w14:solidFill>
          </w14:textFill>
        </w:rPr>
      </w:pPr>
      <w:r>
        <w:rPr>
          <w:b w:val="0"/>
          <w:bCs w:val="0"/>
          <w:color w:val="000000" w:themeColor="text1"/>
          <w14:textFill>
            <w14:solidFill>
              <w14:schemeClr w14:val="tx1"/>
            </w14:solidFill>
          </w14:textFill>
        </w:rPr>
        <w:t xml:space="preserve">Payment: </w:t>
      </w:r>
    </w:p>
    <w:tbl>
      <w:tblPr>
        <w:tblStyle w:val="11"/>
        <w:tblW w:w="8017" w:type="dxa"/>
        <w:jc w:val="center"/>
        <w:tblLayout w:type="fixed"/>
        <w:tblCellMar>
          <w:top w:w="0" w:type="dxa"/>
          <w:left w:w="108" w:type="dxa"/>
          <w:bottom w:w="0" w:type="dxa"/>
          <w:right w:w="108" w:type="dxa"/>
        </w:tblCellMar>
      </w:tblPr>
      <w:tblGrid>
        <w:gridCol w:w="1355"/>
        <w:gridCol w:w="1560"/>
        <w:gridCol w:w="2615"/>
        <w:gridCol w:w="2487"/>
      </w:tblGrid>
      <w:tr w14:paraId="5812F983">
        <w:tblPrEx>
          <w:tblCellMar>
            <w:top w:w="0" w:type="dxa"/>
            <w:left w:w="108" w:type="dxa"/>
            <w:bottom w:w="0" w:type="dxa"/>
            <w:right w:w="108" w:type="dxa"/>
          </w:tblCellMar>
        </w:tblPrEx>
        <w:trPr>
          <w:trHeight w:val="810" w:hRule="atLeast"/>
          <w:jc w:val="center"/>
        </w:trPr>
        <w:tc>
          <w:tcPr>
            <w:tcW w:w="8016" w:type="dxa"/>
            <w:gridSpan w:val="4"/>
            <w:tcBorders>
              <w:top w:val="single" w:color="000000" w:sz="4" w:space="0"/>
              <w:left w:val="single" w:color="000000" w:sz="4" w:space="0"/>
              <w:bottom w:val="single" w:color="000000" w:sz="4" w:space="0"/>
              <w:right w:val="single" w:color="000000" w:sz="4" w:space="0"/>
            </w:tcBorders>
          </w:tcPr>
          <w:p w14:paraId="4E2AB949">
            <w:pPr>
              <w:spacing w:before="156" w:after="156" w:line="288" w:lineRule="auto"/>
              <w:rPr>
                <w:rFonts w:ascii="Times New Roman" w:hAnsi="Times New Roman" w:cs="Times New Roman"/>
                <w:color w:val="000000" w:themeColor="text1"/>
                <w:kern w:val="0"/>
                <w:sz w:val="24"/>
                <w:lang w:val="en-GB"/>
                <w14:textFill>
                  <w14:solidFill>
                    <w14:schemeClr w14:val="tx1"/>
                  </w14:solidFill>
                </w14:textFill>
              </w:rPr>
            </w:pPr>
            <w:r>
              <w:rPr>
                <w:rFonts w:ascii="Times New Roman" w:hAnsi="Times New Roman" w:cs="Times New Roman"/>
                <w:color w:val="000000" w:themeColor="text1"/>
                <w:kern w:val="0"/>
                <w:sz w:val="24"/>
                <w:lang w:val="en-GB"/>
                <w14:textFill>
                  <w14:solidFill>
                    <w14:schemeClr w14:val="tx1"/>
                  </w14:solidFill>
                </w14:textFill>
              </w:rPr>
              <w:t>Commodities &amp; Specification:</w:t>
            </w:r>
            <w:r>
              <w:rPr>
                <w:rFonts w:ascii="Times New Roman" w:hAnsi="Times New Roman" w:cs="Times New Roman"/>
                <w:color w:val="000000" w:themeColor="text1"/>
                <w14:textFill>
                  <w14:solidFill>
                    <w14:schemeClr w14:val="tx1"/>
                  </w14:solidFill>
                </w14:textFill>
              </w:rPr>
              <w:t xml:space="preserve"> …..</w:t>
            </w:r>
          </w:p>
        </w:tc>
      </w:tr>
      <w:tr w14:paraId="261FF45E">
        <w:tblPrEx>
          <w:tblCellMar>
            <w:top w:w="0" w:type="dxa"/>
            <w:left w:w="108" w:type="dxa"/>
            <w:bottom w:w="0" w:type="dxa"/>
            <w:right w:w="108" w:type="dxa"/>
          </w:tblCellMar>
        </w:tblPrEx>
        <w:trPr>
          <w:trHeight w:val="708" w:hRule="atLeast"/>
          <w:jc w:val="center"/>
        </w:trPr>
        <w:tc>
          <w:tcPr>
            <w:tcW w:w="1354" w:type="dxa"/>
            <w:tcBorders>
              <w:top w:val="single" w:color="000000" w:sz="4" w:space="0"/>
              <w:left w:val="single" w:color="000000" w:sz="4" w:space="0"/>
              <w:bottom w:val="single" w:color="000000" w:sz="4" w:space="0"/>
              <w:right w:val="single" w:color="000000" w:sz="4" w:space="0"/>
            </w:tcBorders>
          </w:tcPr>
          <w:p w14:paraId="6AFB082E">
            <w:pPr>
              <w:spacing w:before="156" w:after="156" w:line="288" w:lineRule="auto"/>
              <w:rPr>
                <w:rFonts w:ascii="Times New Roman" w:hAnsi="Times New Roman" w:cs="Times New Roman"/>
                <w:color w:val="000000" w:themeColor="text1"/>
                <w:kern w:val="0"/>
                <w:sz w:val="24"/>
                <w:lang w:val="en-GB"/>
                <w14:textFill>
                  <w14:solidFill>
                    <w14:schemeClr w14:val="tx1"/>
                  </w14:solidFill>
                </w14:textFill>
              </w:rPr>
            </w:pPr>
            <w:r>
              <w:rPr>
                <w:rFonts w:ascii="Times New Roman" w:hAnsi="Times New Roman" w:cs="Times New Roman"/>
                <w:color w:val="000000" w:themeColor="text1"/>
                <w:kern w:val="0"/>
                <w:sz w:val="24"/>
                <w:lang w:val="en-GB"/>
                <w14:textFill>
                  <w14:solidFill>
                    <w14:schemeClr w14:val="tx1"/>
                  </w14:solidFill>
                </w14:textFill>
              </w:rPr>
              <w:t xml:space="preserve">Quantity </w:t>
            </w:r>
          </w:p>
        </w:tc>
        <w:tc>
          <w:tcPr>
            <w:tcW w:w="1560" w:type="dxa"/>
            <w:tcBorders>
              <w:top w:val="single" w:color="000000" w:sz="4" w:space="0"/>
              <w:left w:val="single" w:color="000000" w:sz="4" w:space="0"/>
              <w:bottom w:val="single" w:color="000000" w:sz="4" w:space="0"/>
              <w:right w:val="single" w:color="000000" w:sz="4" w:space="0"/>
            </w:tcBorders>
          </w:tcPr>
          <w:p w14:paraId="3B75B4A3">
            <w:pPr>
              <w:spacing w:before="156" w:after="156" w:line="288" w:lineRule="auto"/>
              <w:rPr>
                <w:rFonts w:ascii="Times New Roman" w:hAnsi="Times New Roman" w:cs="Times New Roman"/>
                <w:color w:val="000000" w:themeColor="text1"/>
                <w:kern w:val="0"/>
                <w:sz w:val="24"/>
                <w14:textFill>
                  <w14:solidFill>
                    <w14:schemeClr w14:val="tx1"/>
                  </w14:solidFill>
                </w14:textFill>
              </w:rPr>
            </w:pPr>
            <w:r>
              <w:rPr>
                <w:rFonts w:ascii="Times New Roman" w:hAnsi="Times New Roman" w:cs="Times New Roman"/>
                <w:color w:val="000000" w:themeColor="text1"/>
                <w:kern w:val="0"/>
                <w:sz w:val="24"/>
                <w14:textFill>
                  <w14:solidFill>
                    <w14:schemeClr w14:val="tx1"/>
                  </w14:solidFill>
                </w14:textFill>
              </w:rPr>
              <w:t xml:space="preserve">Delivery date </w:t>
            </w:r>
          </w:p>
        </w:tc>
        <w:tc>
          <w:tcPr>
            <w:tcW w:w="2615" w:type="dxa"/>
            <w:tcBorders>
              <w:top w:val="single" w:color="000000" w:sz="4" w:space="0"/>
              <w:left w:val="single" w:color="000000" w:sz="4" w:space="0"/>
              <w:bottom w:val="single" w:color="000000" w:sz="4" w:space="0"/>
              <w:right w:val="single" w:color="000000" w:sz="4" w:space="0"/>
            </w:tcBorders>
          </w:tcPr>
          <w:p w14:paraId="2D9FA8A8">
            <w:pPr>
              <w:spacing w:before="156" w:after="156" w:line="288" w:lineRule="auto"/>
              <w:rPr>
                <w:rFonts w:ascii="Times New Roman" w:hAnsi="Times New Roman" w:cs="Times New Roman"/>
                <w:color w:val="000000" w:themeColor="text1"/>
                <w:kern w:val="0"/>
                <w:sz w:val="24"/>
                <w:lang w:val="en-GB"/>
                <w14:textFill>
                  <w14:solidFill>
                    <w14:schemeClr w14:val="tx1"/>
                  </w14:solidFill>
                </w14:textFill>
              </w:rPr>
            </w:pPr>
          </w:p>
        </w:tc>
        <w:tc>
          <w:tcPr>
            <w:tcW w:w="2487" w:type="dxa"/>
            <w:tcBorders>
              <w:top w:val="single" w:color="000000" w:sz="4" w:space="0"/>
              <w:left w:val="single" w:color="000000" w:sz="4" w:space="0"/>
              <w:bottom w:val="single" w:color="000000" w:sz="4" w:space="0"/>
              <w:right w:val="single" w:color="000000" w:sz="4" w:space="0"/>
            </w:tcBorders>
          </w:tcPr>
          <w:p w14:paraId="61160DE5">
            <w:pPr>
              <w:spacing w:before="156" w:after="156" w:line="288" w:lineRule="auto"/>
              <w:rPr>
                <w:rFonts w:ascii="Times New Roman" w:hAnsi="Times New Roman" w:cs="Times New Roman"/>
                <w:color w:val="000000" w:themeColor="text1"/>
                <w:kern w:val="0"/>
                <w:sz w:val="24"/>
                <w:lang w:val="en-GB"/>
                <w14:textFill>
                  <w14:solidFill>
                    <w14:schemeClr w14:val="tx1"/>
                  </w14:solidFill>
                </w14:textFill>
              </w:rPr>
            </w:pPr>
          </w:p>
        </w:tc>
      </w:tr>
      <w:tr w14:paraId="40DD0105">
        <w:tblPrEx>
          <w:tblCellMar>
            <w:top w:w="0" w:type="dxa"/>
            <w:left w:w="108" w:type="dxa"/>
            <w:bottom w:w="0" w:type="dxa"/>
            <w:right w:w="108" w:type="dxa"/>
          </w:tblCellMar>
        </w:tblPrEx>
        <w:trPr>
          <w:trHeight w:val="544" w:hRule="atLeast"/>
          <w:jc w:val="center"/>
        </w:trPr>
        <w:tc>
          <w:tcPr>
            <w:tcW w:w="1354" w:type="dxa"/>
            <w:tcBorders>
              <w:top w:val="single" w:color="000000" w:sz="4" w:space="0"/>
              <w:left w:val="single" w:color="000000" w:sz="4" w:space="0"/>
              <w:bottom w:val="single" w:color="000000" w:sz="4" w:space="0"/>
              <w:right w:val="single" w:color="000000" w:sz="4" w:space="0"/>
            </w:tcBorders>
            <w:vAlign w:val="center"/>
          </w:tcPr>
          <w:p w14:paraId="32EE7C63">
            <w:pPr>
              <w:spacing w:before="156" w:after="156" w:line="288" w:lineRule="auto"/>
              <w:jc w:val="center"/>
              <w:rPr>
                <w:rFonts w:ascii="Times New Roman" w:hAnsi="Times New Roman" w:cs="Times New Roman"/>
                <w:color w:val="000000" w:themeColor="text1"/>
                <w:kern w:val="0"/>
                <w:szCs w:val="21"/>
                <w14:textFill>
                  <w14:solidFill>
                    <w14:schemeClr w14:val="tx1"/>
                  </w14:solidFill>
                </w14:textFill>
              </w:rPr>
            </w:pPr>
          </w:p>
        </w:tc>
        <w:tc>
          <w:tcPr>
            <w:tcW w:w="1560" w:type="dxa"/>
            <w:tcBorders>
              <w:top w:val="single" w:color="000000" w:sz="4" w:space="0"/>
              <w:left w:val="single" w:color="000000" w:sz="4" w:space="0"/>
              <w:bottom w:val="single" w:color="000000" w:sz="4" w:space="0"/>
              <w:right w:val="single" w:color="000000" w:sz="4" w:space="0"/>
            </w:tcBorders>
            <w:vAlign w:val="center"/>
          </w:tcPr>
          <w:p w14:paraId="0226AB53">
            <w:pPr>
              <w:spacing w:before="156" w:after="156" w:line="288" w:lineRule="auto"/>
              <w:jc w:val="center"/>
              <w:rPr>
                <w:rFonts w:ascii="Times New Roman" w:hAnsi="Times New Roman" w:cs="Times New Roman"/>
                <w:color w:val="000000" w:themeColor="text1"/>
                <w14:textFill>
                  <w14:solidFill>
                    <w14:schemeClr w14:val="tx1"/>
                  </w14:solidFill>
                </w14:textFill>
              </w:rPr>
            </w:pPr>
          </w:p>
        </w:tc>
        <w:tc>
          <w:tcPr>
            <w:tcW w:w="2615" w:type="dxa"/>
            <w:tcBorders>
              <w:top w:val="single" w:color="000000" w:sz="4" w:space="0"/>
              <w:left w:val="single" w:color="000000" w:sz="4" w:space="0"/>
              <w:bottom w:val="single" w:color="000000" w:sz="4" w:space="0"/>
              <w:right w:val="single" w:color="000000" w:sz="4" w:space="0"/>
            </w:tcBorders>
            <w:vAlign w:val="center"/>
          </w:tcPr>
          <w:p w14:paraId="20873BF6">
            <w:pPr>
              <w:spacing w:before="156" w:after="156" w:line="288" w:lineRule="auto"/>
              <w:jc w:val="left"/>
              <w:rPr>
                <w:rFonts w:ascii="Times New Roman" w:hAnsi="Times New Roman" w:cs="Times New Roman"/>
                <w:color w:val="000000" w:themeColor="text1"/>
                <w14:textFill>
                  <w14:solidFill>
                    <w14:schemeClr w14:val="tx1"/>
                  </w14:solidFill>
                </w14:textFill>
              </w:rPr>
            </w:pPr>
          </w:p>
        </w:tc>
        <w:tc>
          <w:tcPr>
            <w:tcW w:w="2487" w:type="dxa"/>
            <w:tcBorders>
              <w:top w:val="single" w:color="000000" w:sz="4" w:space="0"/>
              <w:left w:val="single" w:color="000000" w:sz="4" w:space="0"/>
              <w:bottom w:val="single" w:color="000000" w:sz="4" w:space="0"/>
              <w:right w:val="single" w:color="000000" w:sz="4" w:space="0"/>
            </w:tcBorders>
            <w:vAlign w:val="center"/>
          </w:tcPr>
          <w:p w14:paraId="7F1417AB">
            <w:pPr>
              <w:spacing w:before="156" w:after="156" w:line="288" w:lineRule="auto"/>
              <w:jc w:val="left"/>
              <w:rPr>
                <w:rFonts w:ascii="Times New Roman" w:hAnsi="Times New Roman" w:cs="Times New Roman"/>
                <w:color w:val="000000" w:themeColor="text1"/>
                <w14:textFill>
                  <w14:solidFill>
                    <w14:schemeClr w14:val="tx1"/>
                  </w14:solidFill>
                </w14:textFill>
              </w:rPr>
            </w:pPr>
          </w:p>
        </w:tc>
      </w:tr>
    </w:tbl>
    <w:p w14:paraId="797CE711">
      <w:pPr>
        <w:spacing w:before="156" w:after="156" w:line="288" w:lineRule="auto"/>
        <w:rPr>
          <w:rFonts w:ascii="Times New Roman" w:hAnsi="Times New Roman" w:cs="Times New Roman"/>
          <w:b/>
          <w:color w:val="000000" w:themeColor="text1"/>
          <w:sz w:val="24"/>
          <w14:textFill>
            <w14:solidFill>
              <w14:schemeClr w14:val="tx1"/>
            </w14:solidFill>
          </w14:textFill>
        </w:rPr>
      </w:pPr>
    </w:p>
    <w:sectPr>
      <w:headerReference r:id="rId10" w:type="first"/>
      <w:footerReference r:id="rId12" w:type="first"/>
      <w:headerReference r:id="rId9" w:type="default"/>
      <w:footerReference r:id="rId11" w:type="default"/>
      <w:pgSz w:w="11906" w:h="16838"/>
      <w:pgMar w:top="1440" w:right="1800" w:bottom="1440" w:left="1800" w:header="851" w:footer="992" w:gutter="0"/>
      <w:cols w:space="708"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LL" w:date="2026-03-04T10:31:00Z" w:initials="">
    <w:p w14:paraId="6FA88933">
      <w:pPr>
        <w:pStyle w:val="3"/>
        <w:rPr>
          <w:rFonts w:hint="eastAsia"/>
        </w:rPr>
      </w:pPr>
      <w:r>
        <w:t>Other companies are not involved in the energy storage business and should not be included.</w:t>
      </w:r>
    </w:p>
  </w:comment>
  <w:comment w:id="1" w:author="陆琦" w:date="2026-03-04T17:33:00Z" w:initials="">
    <w:p w14:paraId="22FB6701">
      <w:pPr>
        <w:pStyle w:val="3"/>
        <w:rPr>
          <w:rFonts w:hint="eastAsia"/>
        </w:rPr>
      </w:pPr>
      <w:r>
        <w:rPr>
          <w:rFonts w:hint="eastAsia"/>
        </w:rPr>
        <w:t>It is hard to define such circumstance, we propose that Linyang guarantee the ETD</w:t>
      </w:r>
    </w:p>
  </w:comment>
  <w:comment w:id="2" w:author="Tomasz  Więckowski" w:date="2026-02-26T09:37:00Z" w:initials="">
    <w:p w14:paraId="2E22BD2D">
      <w:pPr>
        <w:pStyle w:val="3"/>
        <w:rPr>
          <w:rFonts w:hint="eastAsia"/>
        </w:rPr>
      </w:pPr>
      <w:r>
        <w:rPr>
          <w:lang w:val="pl-PL"/>
        </w:rPr>
        <w:t xml:space="preserve">Lightief’s proposal. </w:t>
      </w:r>
      <w:r>
        <w:t>The proposed subtitle distinguishes between the responsibilities of the two entities implementing the contract.</w:t>
      </w:r>
    </w:p>
  </w:comment>
  <w:comment w:id="3" w:author="Tia" w:date="2026-03-04T14:06:00Z" w:initials="">
    <w:p w14:paraId="51A54385">
      <w:pPr>
        <w:pStyle w:val="3"/>
        <w:rPr>
          <w:rFonts w:hint="eastAsia"/>
        </w:rPr>
      </w:pPr>
      <w:r>
        <w:rPr>
          <w:rFonts w:hint="eastAsia"/>
        </w:rPr>
        <w:t>The Company in the industry，the EPC party is responsible for the installation actions, while the equipment supplier, as part of the contractor or subcontractor, provides equipment installation guidance manual and commissioning guidance.</w:t>
      </w:r>
    </w:p>
  </w:comment>
  <w:comment w:id="4" w:author="Yang Y.L." w:date="2026-03-06T11:08:00Z" w:initials="">
    <w:p w14:paraId="259EC213">
      <w:pPr>
        <w:pStyle w:val="3"/>
        <w:rPr>
          <w:rFonts w:hint="eastAsia"/>
        </w:rPr>
      </w:pPr>
      <w:r>
        <w:rPr>
          <w:rFonts w:hint="eastAsia"/>
        </w:rPr>
        <w:t>And the guidance for installation stated in this contract means providing equipment installation guidance manual.</w:t>
      </w:r>
    </w:p>
  </w:comment>
  <w:comment w:id="5" w:author="Alex shi" w:date="2026-03-04T16:06:00Z" w:initials="As">
    <w:p w14:paraId="0188BB71">
      <w:pPr>
        <w:pStyle w:val="3"/>
        <w:rPr>
          <w:rFonts w:hint="eastAsia"/>
        </w:rPr>
      </w:pPr>
      <w:r>
        <w:t xml:space="preserve">Delete the word "advance". </w:t>
      </w:r>
      <w:r>
        <w:rPr>
          <w:color w:val="000000"/>
          <w:lang w:val="en-GB"/>
        </w:rPr>
        <w:t xml:space="preserve">60% payment by T/T within (3) days after passing Factory Acceptance Test </w:t>
      </w:r>
    </w:p>
  </w:comment>
  <w:comment w:id="6" w:author="TLL" w:date="2026-03-04T10:44:00Z" w:initials="">
    <w:p w14:paraId="44B23488">
      <w:pPr>
        <w:pStyle w:val="3"/>
        <w:rPr>
          <w:rFonts w:hint="eastAsia"/>
        </w:rPr>
      </w:pPr>
      <w:r>
        <w:t>10% arrival or commissioning(the final 10% is pending)</w:t>
      </w:r>
    </w:p>
  </w:comment>
  <w:comment w:id="7" w:author="Tomasz  Więckowski" w:date="2026-02-26T09:06:00Z" w:initials="">
    <w:p w14:paraId="5093EB53">
      <w:pPr>
        <w:pStyle w:val="3"/>
        <w:rPr>
          <w:rFonts w:hint="eastAsia"/>
        </w:rPr>
      </w:pPr>
      <w:r>
        <w:rPr>
          <w:lang w:val="pl-PL"/>
        </w:rPr>
        <w:t>New Lightief’s proposal, due to the fact that they need to pay import duties (including big port VAT) they claim that they cannot defer VAT in Cyprus</w:t>
      </w:r>
    </w:p>
  </w:comment>
  <w:comment w:id="8" w:author="Tomasz  Więckowski" w:date="2026-02-26T10:10:00Z" w:initials="">
    <w:p w14:paraId="411F4682">
      <w:pPr>
        <w:pStyle w:val="3"/>
        <w:rPr>
          <w:rFonts w:hint="eastAsia"/>
        </w:rPr>
      </w:pPr>
      <w:r>
        <w:rPr>
          <w:lang w:val="pl-PL"/>
        </w:rPr>
        <w:t>Lightief’s proposal. Due to the fact that contract is under Cyprus law such proposal is acceptable</w:t>
      </w:r>
    </w:p>
  </w:comment>
  <w:comment w:id="9" w:author="Tomasz  Więckowski" w:date="2026-02-26T10:14:00Z" w:initials="">
    <w:p w14:paraId="2A0EEA16">
      <w:pPr>
        <w:pStyle w:val="3"/>
        <w:rPr>
          <w:rFonts w:hint="eastAsia"/>
        </w:rPr>
      </w:pPr>
      <w:r>
        <w:rPr>
          <w:lang w:val="pl-PL"/>
        </w:rPr>
        <w:t>Deleted by Lightief - acceptable becouse we don’t have any binding agreements before.</w:t>
      </w:r>
    </w:p>
  </w:comment>
  <w:comment w:id="10" w:author="Tomasz  Więckowski" w:date="2026-02-26T12:42:00Z" w:initials="">
    <w:p w14:paraId="36D6F4CC">
      <w:pPr>
        <w:pStyle w:val="3"/>
        <w:rPr>
          <w:rFonts w:hint="eastAsia"/>
        </w:rPr>
      </w:pPr>
      <w:r>
        <w:rPr>
          <w:lang w:val="pl-PL"/>
        </w:rPr>
        <w:t>In warranty agreement supposed to be stated that:</w:t>
      </w:r>
    </w:p>
    <w:p w14:paraId="6F79F6C5">
      <w:pPr>
        <w:pStyle w:val="3"/>
        <w:rPr>
          <w:rFonts w:hint="eastAsia"/>
        </w:rPr>
      </w:pPr>
      <w:r>
        <w:rPr>
          <w:lang w:val="pl-PL"/>
        </w:rPr>
        <w:t xml:space="preserve">Standard Warranty: 5 years from COD — Confirmed SOH Guarantees: Year 5 ≥85%, </w:t>
      </w:r>
    </w:p>
    <w:p w14:paraId="3BA9C435">
      <w:pPr>
        <w:pStyle w:val="3"/>
        <w:rPr>
          <w:rFonts w:hint="eastAsia"/>
        </w:rPr>
      </w:pPr>
      <w:r>
        <w:rPr>
          <w:lang w:val="pl-PL"/>
        </w:rPr>
        <w:t xml:space="preserve">Year 10 ≥79.58%, Year 15 ≥70% — Confirmed PCS Efficiency: ≥98% at rated power — Confirmed System RTE: ≥86.32% full system AC-AC incl. cabling (PCS-level: 87.8%) — Confirmed Cycle Life: 7,000 cycles @ 70% EOL, 90% DOD — Modified (was 8,000 proposed) Extended Warranty Max: 15 years (not 20) — Modifie </w:t>
      </w:r>
    </w:p>
  </w:comment>
  <w:comment w:id="11" w:author="Chris Chen" w:date="2026-03-05T20:25:00Z" w:initials="">
    <w:p w14:paraId="11770F5A">
      <w:pPr>
        <w:pStyle w:val="3"/>
        <w:rPr>
          <w:rFonts w:hint="eastAsia"/>
        </w:rPr>
      </w:pPr>
      <w:r>
        <w:rPr>
          <w:lang w:val="pl-PL"/>
        </w:rPr>
        <w:t xml:space="preserve">Confirmed System RTE: </w:t>
      </w:r>
      <w:r>
        <w:rPr>
          <w:rFonts w:hint="eastAsia"/>
        </w:rPr>
        <w:t>≥</w:t>
      </w:r>
      <w:r>
        <w:rPr>
          <w:lang w:val="pl-PL"/>
        </w:rPr>
        <w:t>86.32% full system AC-AC</w:t>
      </w:r>
      <w:r>
        <w:rPr>
          <w:rFonts w:hint="eastAsia"/>
          <w:lang w:val="pl-PL"/>
        </w:rPr>
        <w:t>（</w:t>
      </w:r>
      <w:r>
        <w:rPr>
          <w:lang w:val="pl-PL"/>
        </w:rPr>
        <w:t>MV side</w:t>
      </w:r>
      <w:r>
        <w:rPr>
          <w:rFonts w:hint="eastAsia"/>
          <w:lang w:val="pl-PL"/>
        </w:rPr>
        <w:t>）</w:t>
      </w:r>
      <w:r>
        <w:rPr>
          <w:lang w:val="pl-PL"/>
        </w:rPr>
        <w:t xml:space="preserve">  incl. cabling (PCS-level: 87.8%) </w:t>
      </w:r>
    </w:p>
  </w:comment>
  <w:comment w:id="13" w:author="Tomasz  Więckowski" w:date="2026-02-26T10:18:00Z" w:initials="">
    <w:p w14:paraId="6F430485">
      <w:pPr>
        <w:pStyle w:val="3"/>
        <w:rPr>
          <w:rFonts w:hint="eastAsia"/>
          <w:lang w:val="pl-PL"/>
        </w:rPr>
      </w:pPr>
      <w:r>
        <w:rPr>
          <w:lang w:val="pl-PL"/>
        </w:rPr>
        <w:t>Lightief proposal - acceptable</w:t>
      </w:r>
    </w:p>
  </w:comment>
  <w:comment w:id="14" w:author="Tomasz  Więckowski" w:date="2026-02-26T10:21:00Z" w:initials="">
    <w:p w14:paraId="277DA06A">
      <w:pPr>
        <w:pStyle w:val="3"/>
        <w:rPr>
          <w:rFonts w:hint="eastAsia"/>
        </w:rPr>
      </w:pPr>
      <w:r>
        <w:rPr>
          <w:lang w:val="pl-PL"/>
        </w:rPr>
        <w:t xml:space="preserve">Lighthief proposal - claiming that 30 days is insufficient for shipping and installation. 6 months is industry standard </w:t>
      </w:r>
    </w:p>
  </w:comment>
  <w:comment w:id="12" w:author="Tia" w:date="2026-03-04T14:54:00Z" w:initials="">
    <w:p w14:paraId="3B86C8CA">
      <w:pPr>
        <w:pStyle w:val="3"/>
        <w:rPr>
          <w:rFonts w:hint="eastAsia"/>
        </w:rPr>
      </w:pPr>
      <w:r>
        <w:rPr>
          <w:rFonts w:hint="eastAsia"/>
        </w:rPr>
        <w:t xml:space="preserve">Suggested refer to </w:t>
      </w:r>
      <w:r>
        <w:t>“</w:t>
      </w:r>
      <w:r>
        <w:rPr>
          <w:rFonts w:hint="eastAsia"/>
        </w:rPr>
        <w:t xml:space="preserve">The standard warranty period shall commence on the earlier of the following two dates:  </w:t>
      </w:r>
    </w:p>
    <w:p w14:paraId="33C050F1">
      <w:pPr>
        <w:pStyle w:val="3"/>
        <w:rPr>
          <w:rFonts w:hint="eastAsia"/>
        </w:rPr>
      </w:pPr>
      <w:r>
        <w:rPr>
          <w:rFonts w:hint="eastAsia"/>
        </w:rPr>
        <w:t xml:space="preserve">(1) The start date of the commissioning;  </w:t>
      </w:r>
    </w:p>
    <w:p w14:paraId="0FF13AB0">
      <w:pPr>
        <w:pStyle w:val="3"/>
        <w:rPr>
          <w:rFonts w:hint="eastAsia"/>
        </w:rPr>
      </w:pPr>
      <w:r>
        <w:rPr>
          <w:rFonts w:hint="eastAsia"/>
        </w:rPr>
        <w:t>(2) Six (6) months after the shipment date of the Products from Linyang Energy Storage’s factory.</w:t>
      </w:r>
      <w:r>
        <w:t>”</w:t>
      </w:r>
    </w:p>
  </w:comment>
  <w:comment w:id="15" w:author="TLL" w:date="2026-03-04T11:07:00Z" w:initials="">
    <w:p w14:paraId="3D22EF24">
      <w:pPr>
        <w:pStyle w:val="3"/>
        <w:rPr>
          <w:rFonts w:hint="eastAsia"/>
        </w:rPr>
      </w:pPr>
      <w:r>
        <w:rPr>
          <w:color w:val="2A2F45"/>
          <w:highlight w:val="white"/>
        </w:rPr>
        <w:t>Linyang is responsible for technical support and guidance for installation and commissioning, but not for performing installation and commissioning.</w:t>
      </w:r>
      <w:r>
        <w:t xml:space="preserve"> </w:t>
      </w:r>
    </w:p>
  </w:comment>
  <w:comment w:id="16" w:author="Klaudia Samul" w:date="2026-01-22T15:57:00Z" w:initials="">
    <w:p w14:paraId="0EB570CA">
      <w:pPr>
        <w:pStyle w:val="3"/>
        <w:rPr>
          <w:rFonts w:hint="eastAsia"/>
        </w:rPr>
      </w:pPr>
      <w:r>
        <w:t xml:space="preserve">Propozycja Lighthef - where the defect was caused by handling or installation by a person other than the SELLER or its authorised representatives. NOTE: This exclusion shall NOT apply where installation is performed by the SELLER under Section 5A.1. </w:t>
      </w:r>
    </w:p>
  </w:comment>
  <w:comment w:id="17" w:author="Tomasz  Więckowski" w:date="2026-02-26T12:43:00Z" w:initials="">
    <w:p w14:paraId="6D36E14E">
      <w:pPr>
        <w:pStyle w:val="3"/>
        <w:rPr>
          <w:rFonts w:hint="eastAsia"/>
        </w:rPr>
      </w:pPr>
      <w:r>
        <w:rPr>
          <w:lang w:val="pl-PL"/>
        </w:rPr>
        <w:t>Lighttef proposal</w:t>
      </w:r>
    </w:p>
  </w:comment>
  <w:comment w:id="18" w:author="Tomasz  Więckowski" w:date="2026-02-26T12:45:00Z" w:initials="">
    <w:p w14:paraId="05C23BD9">
      <w:pPr>
        <w:pStyle w:val="3"/>
        <w:rPr>
          <w:rFonts w:hint="eastAsia"/>
        </w:rPr>
      </w:pPr>
      <w:r>
        <w:rPr>
          <w:lang w:val="pl-PL"/>
        </w:rPr>
        <w:t>Section add by Lighthief</w:t>
      </w:r>
    </w:p>
  </w:comment>
  <w:comment w:id="19" w:author="Alex shi" w:date="2026-03-04T17:26:00Z" w:initials="As">
    <w:p w14:paraId="6B3A6ADF">
      <w:pPr>
        <w:pStyle w:val="3"/>
        <w:rPr>
          <w:rFonts w:hint="eastAsia"/>
        </w:rPr>
      </w:pPr>
      <w:r>
        <w:t>Remain valid for a period of 45 days.</w:t>
      </w:r>
    </w:p>
  </w:comment>
  <w:comment w:id="20" w:author="Alex shi" w:date="2026-03-04T17:27:00Z" w:initials="As">
    <w:p w14:paraId="6EC580AA">
      <w:pPr>
        <w:pStyle w:val="3"/>
        <w:rPr>
          <w:rFonts w:hint="eastAsia"/>
        </w:rPr>
      </w:pPr>
      <w:r>
        <w:t>8.1</w:t>
      </w:r>
    </w:p>
  </w:comment>
  <w:comment w:id="21" w:author="Alex shi" w:date="2026-03-04T17:28:00Z" w:initials="As">
    <w:p w14:paraId="62FFEE4D">
      <w:pPr>
        <w:pStyle w:val="3"/>
        <w:rPr>
          <w:rFonts w:hint="eastAsia"/>
        </w:rPr>
      </w:pPr>
      <w:r>
        <w:t>This figure should be determined in accordance with the contract value.</w:t>
      </w:r>
    </w:p>
  </w:comment>
  <w:comment w:id="22" w:author="陆琦" w:date="2026-03-04T17:50:00Z" w:initials="">
    <w:p w14:paraId="5F8907DC">
      <w:pPr>
        <w:pStyle w:val="3"/>
        <w:rPr>
          <w:rFonts w:hint="eastAsia"/>
        </w:rPr>
      </w:pPr>
      <w:r>
        <w:annotationRef/>
      </w:r>
    </w:p>
  </w:comment>
  <w:comment w:id="23" w:author="Tomasz  Więckowski" w:date="2026-02-27T10:21:00Z" w:initials="">
    <w:p w14:paraId="0C3CE44D">
      <w:pPr>
        <w:pStyle w:val="3"/>
        <w:rPr>
          <w:rFonts w:hint="eastAsia"/>
        </w:rPr>
      </w:pPr>
      <w:r>
        <w:rPr>
          <w:lang w:val="pl-PL"/>
        </w:rPr>
        <w:t>We can’t change wording of this provision.</w:t>
      </w:r>
    </w:p>
  </w:comment>
  <w:comment w:id="24" w:author="Tomasz  Więckowski" w:date="2026-02-27T10:31:00Z" w:initials="">
    <w:p w14:paraId="71C3AF8F">
      <w:pPr>
        <w:pStyle w:val="3"/>
        <w:rPr>
          <w:rFonts w:hint="eastAsia"/>
        </w:rPr>
      </w:pPr>
      <w:r>
        <w:rPr>
          <w:lang w:val="pl-PL"/>
        </w:rPr>
        <w:t>This provision can’t be change</w:t>
      </w:r>
    </w:p>
  </w:comment>
  <w:comment w:id="25" w:author="TLL" w:date="2026-03-04T11:26:00Z" w:initials="">
    <w:p w14:paraId="055B7692">
      <w:pPr>
        <w:pStyle w:val="3"/>
        <w:rPr>
          <w:rFonts w:hint="eastAsia"/>
        </w:rPr>
      </w:pPr>
      <w:r>
        <w:t>Taking into account the long-term cooperation and distribution agreement, we hope to negotiate separately.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A88933" w15:done="0"/>
  <w15:commentEx w15:paraId="22FB6701" w15:done="0"/>
  <w15:commentEx w15:paraId="2E22BD2D" w15:done="0"/>
  <w15:commentEx w15:paraId="51A54385" w15:done="0"/>
  <w15:commentEx w15:paraId="259EC213" w15:done="0" w15:paraIdParent="51A54385"/>
  <w15:commentEx w15:paraId="0188BB71" w15:done="0"/>
  <w15:commentEx w15:paraId="44B23488" w15:done="0"/>
  <w15:commentEx w15:paraId="5093EB53" w15:done="0"/>
  <w15:commentEx w15:paraId="411F4682" w15:done="0"/>
  <w15:commentEx w15:paraId="2A0EEA16" w15:done="0"/>
  <w15:commentEx w15:paraId="3BA9C435" w15:done="0"/>
  <w15:commentEx w15:paraId="11770F5A" w15:done="0" w15:paraIdParent="3BA9C435"/>
  <w15:commentEx w15:paraId="6F430485" w15:done="0"/>
  <w15:commentEx w15:paraId="277DA06A" w15:done="0"/>
  <w15:commentEx w15:paraId="0FF13AB0" w15:done="0"/>
  <w15:commentEx w15:paraId="3D22EF24" w15:done="0"/>
  <w15:commentEx w15:paraId="0EB570CA" w15:done="0"/>
  <w15:commentEx w15:paraId="6D36E14E" w15:done="0"/>
  <w15:commentEx w15:paraId="05C23BD9" w15:done="0"/>
  <w15:commentEx w15:paraId="6B3A6ADF" w15:done="0"/>
  <w15:commentEx w15:paraId="6EC580AA" w15:done="0"/>
  <w15:commentEx w15:paraId="62FFEE4D" w15:done="0"/>
  <w15:commentEx w15:paraId="5F8907DC" w15:done="0" w15:paraIdParent="62FFEE4D"/>
  <w15:commentEx w15:paraId="0C3CE44D" w15:done="0"/>
  <w15:commentEx w15:paraId="71C3AF8F" w15:done="0"/>
  <w15:commentEx w15:paraId="055B769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Times New Roman Bold">
    <w:altName w:val="Times New Roman"/>
    <w:panose1 w:val="02020803070505020304"/>
    <w:charset w:val="00"/>
    <w:family w:val="auto"/>
    <w:pitch w:val="default"/>
    <w:sig w:usb0="00000000" w:usb1="00000000" w:usb2="00000001" w:usb3="00000000" w:csb0="400001BF" w:csb1="DFF7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tillium Web">
    <w:altName w:val="Segoe Print"/>
    <w:panose1 w:val="00000000000000000000"/>
    <w:charset w:val="EE"/>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421C2">
    <w:pPr>
      <w:pStyle w:val="6"/>
      <w:jc w:val="center"/>
      <w:rPr>
        <w:rFonts w:hint="eastAsia"/>
      </w:rPr>
    </w:pPr>
    <w:sdt>
      <w:sdtPr>
        <w:id w:val="-1358267239"/>
        <w:text/>
      </w:sdtPr>
      <w:sdtContent>
        <w:r>
          <w:rPr>
            <w:lang w:val="zh-CN"/>
          </w:rPr>
          <w:t xml:space="preserve"> </w:t>
        </w:r>
      </w:sdtContent>
    </w:sdt>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24</w:t>
    </w:r>
    <w:r>
      <w:rPr>
        <w:b/>
        <w:bCs/>
        <w:sz w:val="24"/>
        <w:szCs w:val="24"/>
      </w:rPr>
      <w:fldChar w:fldCharType="end"/>
    </w:r>
    <w:r>
      <w:rPr>
        <w:lang w:val="zh-CN"/>
      </w:rPr>
      <w:t xml:space="preserve"> /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25</w:t>
    </w:r>
    <w:r>
      <w:rPr>
        <w:b/>
        <w:bCs/>
        <w:sz w:val="24"/>
        <w:szCs w:val="24"/>
      </w:rPr>
      <w:fldChar w:fldCharType="end"/>
    </w:r>
  </w:p>
  <w:p w14:paraId="377FD490">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1F6C2">
    <w:pPr>
      <w:pStyle w:val="6"/>
      <w:jc w:val="center"/>
      <w:rPr>
        <w:rFonts w:hint="eastAsia"/>
      </w:rPr>
    </w:pPr>
    <w:sdt>
      <w:sdtPr>
        <w:id w:val="1430699638"/>
        <w:text/>
      </w:sdtPr>
      <w:sdtContent>
        <w:r>
          <w:rPr>
            <w:lang w:val="zh-CN"/>
          </w:rPr>
          <w:t xml:space="preserve"> </w:t>
        </w:r>
      </w:sdtContent>
    </w:sdt>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24</w:t>
    </w:r>
    <w:r>
      <w:rPr>
        <w:b/>
        <w:bCs/>
        <w:sz w:val="24"/>
        <w:szCs w:val="24"/>
      </w:rPr>
      <w:fldChar w:fldCharType="end"/>
    </w:r>
    <w:r>
      <w:rPr>
        <w:lang w:val="zh-CN"/>
      </w:rPr>
      <w:t xml:space="preserve"> /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25</w:t>
    </w:r>
    <w:r>
      <w:rPr>
        <w:b/>
        <w:bCs/>
        <w:sz w:val="24"/>
        <w:szCs w:val="24"/>
      </w:rPr>
      <w:fldChar w:fldCharType="end"/>
    </w:r>
  </w:p>
  <w:p w14:paraId="09EA66DF">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D2D44">
    <w:pPr>
      <w:pStyle w:val="6"/>
      <w:jc w:val="center"/>
      <w:rPr>
        <w:rFonts w:hint="eastAsia"/>
      </w:rPr>
    </w:pPr>
    <w:sdt>
      <w:sdtPr>
        <w:id w:val="1656492460"/>
        <w:text/>
      </w:sdtPr>
      <w:sdtContent>
        <w:r>
          <w:rPr>
            <w:lang w:val="zh-CN"/>
          </w:rPr>
          <w:t xml:space="preserve"> </w:t>
        </w:r>
      </w:sdtContent>
    </w:sdt>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25</w:t>
    </w:r>
    <w:r>
      <w:rPr>
        <w:b/>
        <w:bCs/>
        <w:sz w:val="24"/>
        <w:szCs w:val="24"/>
      </w:rPr>
      <w:fldChar w:fldCharType="end"/>
    </w:r>
    <w:r>
      <w:rPr>
        <w:lang w:val="zh-CN"/>
      </w:rPr>
      <w:t xml:space="preserve"> /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25</w:t>
    </w:r>
    <w:r>
      <w:rPr>
        <w:b/>
        <w:bCs/>
        <w:sz w:val="24"/>
        <w:szCs w:val="24"/>
      </w:rPr>
      <w:fldChar w:fldCharType="end"/>
    </w:r>
  </w:p>
  <w:p w14:paraId="2557BBAB">
    <w:pPr>
      <w:pStyle w:val="6"/>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FF897">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11B15">
    <w:pPr>
      <w:pStyle w:val="7"/>
    </w:pPr>
    <w:r>
      <w:drawing>
        <wp:anchor distT="0" distB="0" distL="0" distR="0" simplePos="0" relativeHeight="251659264" behindDoc="1" locked="0" layoutInCell="1" allowOverlap="1">
          <wp:simplePos x="0" y="0"/>
          <wp:positionH relativeFrom="column">
            <wp:posOffset>-133985</wp:posOffset>
          </wp:positionH>
          <wp:positionV relativeFrom="paragraph">
            <wp:posOffset>-258445</wp:posOffset>
          </wp:positionV>
          <wp:extent cx="1388745" cy="523875"/>
          <wp:effectExtent l="0" t="0" r="0" b="0"/>
          <wp:wrapNone/>
          <wp:docPr id="1"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5140097" descr="未标题-1-03"/>
                  <pic:cNvPicPr>
                    <a:picLocks noChangeAspect="1" noChangeArrowheads="1"/>
                  </pic:cNvPicPr>
                </pic:nvPicPr>
                <pic:blipFill>
                  <a:blip r:embed="rId1"/>
                  <a:stretch>
                    <a:fillRect/>
                  </a:stretch>
                </pic:blipFill>
                <pic:spPr>
                  <a:xfrm>
                    <a:off x="0" y="0"/>
                    <a:ext cx="1388745" cy="523875"/>
                  </a:xfrm>
                  <a:prstGeom prst="rect">
                    <a:avLst/>
                  </a:prstGeom>
                  <a:noFill/>
                </pic:spPr>
              </pic:pic>
            </a:graphicData>
          </a:graphic>
        </wp:anchor>
      </w:drawing>
    </w:r>
    <w:r>
      <w:t xml:space="preserve">                        Linyang International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F6B66">
    <w:pPr>
      <w:pStyle w:val="7"/>
    </w:pPr>
    <w:r>
      <w:drawing>
        <wp:anchor distT="0" distB="0" distL="0" distR="0" simplePos="0" relativeHeight="251660288" behindDoc="1" locked="0" layoutInCell="1" allowOverlap="1">
          <wp:simplePos x="0" y="0"/>
          <wp:positionH relativeFrom="column">
            <wp:posOffset>-133985</wp:posOffset>
          </wp:positionH>
          <wp:positionV relativeFrom="paragraph">
            <wp:posOffset>-258445</wp:posOffset>
          </wp:positionV>
          <wp:extent cx="1388745" cy="523875"/>
          <wp:effectExtent l="0" t="0" r="0" b="0"/>
          <wp:wrapNone/>
          <wp:docPr id="2"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5140097" descr="未标题-1-03"/>
                  <pic:cNvPicPr>
                    <a:picLocks noChangeAspect="1" noChangeArrowheads="1"/>
                  </pic:cNvPicPr>
                </pic:nvPicPr>
                <pic:blipFill>
                  <a:blip r:embed="rId1"/>
                  <a:stretch>
                    <a:fillRect/>
                  </a:stretch>
                </pic:blipFill>
                <pic:spPr>
                  <a:xfrm>
                    <a:off x="0" y="0"/>
                    <a:ext cx="1388745" cy="523875"/>
                  </a:xfrm>
                  <a:prstGeom prst="rect">
                    <a:avLst/>
                  </a:prstGeom>
                  <a:noFill/>
                </pic:spPr>
              </pic:pic>
            </a:graphicData>
          </a:graphic>
        </wp:anchor>
      </w:drawing>
    </w:r>
    <w:r>
      <w:t xml:space="preserve">                        Linyang International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E35AC">
    <w:pPr>
      <w:pStyle w:val="7"/>
    </w:pPr>
    <w:r>
      <w:drawing>
        <wp:anchor distT="0" distB="0" distL="0" distR="0" simplePos="0" relativeHeight="251660288" behindDoc="1" locked="0" layoutInCell="1" allowOverlap="1">
          <wp:simplePos x="0" y="0"/>
          <wp:positionH relativeFrom="column">
            <wp:posOffset>-133985</wp:posOffset>
          </wp:positionH>
          <wp:positionV relativeFrom="paragraph">
            <wp:posOffset>-258445</wp:posOffset>
          </wp:positionV>
          <wp:extent cx="1388745" cy="523875"/>
          <wp:effectExtent l="0" t="0" r="0" b="0"/>
          <wp:wrapNone/>
          <wp:docPr id="3" name="图片 495140097 kopia 1"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5140097 kopia 1" descr="未标题-1-03"/>
                  <pic:cNvPicPr>
                    <a:picLocks noChangeAspect="1" noChangeArrowheads="1"/>
                  </pic:cNvPicPr>
                </pic:nvPicPr>
                <pic:blipFill>
                  <a:blip r:embed="rId1"/>
                  <a:stretch>
                    <a:fillRect/>
                  </a:stretch>
                </pic:blipFill>
                <pic:spPr>
                  <a:xfrm>
                    <a:off x="0" y="0"/>
                    <a:ext cx="1388745" cy="523875"/>
                  </a:xfrm>
                  <a:prstGeom prst="rect">
                    <a:avLst/>
                  </a:prstGeom>
                  <a:noFill/>
                </pic:spPr>
              </pic:pic>
            </a:graphicData>
          </a:graphic>
        </wp:anchor>
      </w:drawing>
    </w:r>
    <w:r>
      <w:t xml:space="preserve">                        Linyang International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51CE2">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667CF"/>
    <w:multiLevelType w:val="multilevel"/>
    <w:tmpl w:val="0CA667CF"/>
    <w:lvl w:ilvl="0" w:tentative="0">
      <w:start w:val="1"/>
      <w:numFmt w:val="lowerRoman"/>
      <w:lvlText w:val="(%1)"/>
      <w:lvlJc w:val="left"/>
      <w:pPr>
        <w:tabs>
          <w:tab w:val="left" w:pos="0"/>
        </w:tabs>
        <w:ind w:left="2047" w:hanging="440"/>
      </w:pPr>
    </w:lvl>
    <w:lvl w:ilvl="1" w:tentative="0">
      <w:start w:val="1"/>
      <w:numFmt w:val="lowerLetter"/>
      <w:lvlText w:val="%2)"/>
      <w:lvlJc w:val="left"/>
      <w:pPr>
        <w:tabs>
          <w:tab w:val="left" w:pos="0"/>
        </w:tabs>
        <w:ind w:left="2487" w:hanging="440"/>
      </w:pPr>
    </w:lvl>
    <w:lvl w:ilvl="2" w:tentative="0">
      <w:start w:val="1"/>
      <w:numFmt w:val="lowerRoman"/>
      <w:lvlText w:val="%3."/>
      <w:lvlJc w:val="right"/>
      <w:pPr>
        <w:tabs>
          <w:tab w:val="left" w:pos="0"/>
        </w:tabs>
        <w:ind w:left="2927" w:hanging="440"/>
      </w:pPr>
    </w:lvl>
    <w:lvl w:ilvl="3" w:tentative="0">
      <w:start w:val="1"/>
      <w:numFmt w:val="decimal"/>
      <w:lvlText w:val="%4."/>
      <w:lvlJc w:val="left"/>
      <w:pPr>
        <w:tabs>
          <w:tab w:val="left" w:pos="0"/>
        </w:tabs>
        <w:ind w:left="3367" w:hanging="440"/>
      </w:pPr>
    </w:lvl>
    <w:lvl w:ilvl="4" w:tentative="0">
      <w:start w:val="1"/>
      <w:numFmt w:val="lowerLetter"/>
      <w:lvlText w:val="%5)"/>
      <w:lvlJc w:val="left"/>
      <w:pPr>
        <w:tabs>
          <w:tab w:val="left" w:pos="0"/>
        </w:tabs>
        <w:ind w:left="3807" w:hanging="440"/>
      </w:pPr>
    </w:lvl>
    <w:lvl w:ilvl="5" w:tentative="0">
      <w:start w:val="1"/>
      <w:numFmt w:val="lowerRoman"/>
      <w:lvlText w:val="%6."/>
      <w:lvlJc w:val="right"/>
      <w:pPr>
        <w:tabs>
          <w:tab w:val="left" w:pos="0"/>
        </w:tabs>
        <w:ind w:left="4247" w:hanging="440"/>
      </w:pPr>
    </w:lvl>
    <w:lvl w:ilvl="6" w:tentative="0">
      <w:start w:val="1"/>
      <w:numFmt w:val="decimal"/>
      <w:lvlText w:val="%7."/>
      <w:lvlJc w:val="left"/>
      <w:pPr>
        <w:tabs>
          <w:tab w:val="left" w:pos="0"/>
        </w:tabs>
        <w:ind w:left="4687" w:hanging="440"/>
      </w:pPr>
    </w:lvl>
    <w:lvl w:ilvl="7" w:tentative="0">
      <w:start w:val="1"/>
      <w:numFmt w:val="lowerLetter"/>
      <w:lvlText w:val="%8)"/>
      <w:lvlJc w:val="left"/>
      <w:pPr>
        <w:tabs>
          <w:tab w:val="left" w:pos="0"/>
        </w:tabs>
        <w:ind w:left="5127" w:hanging="440"/>
      </w:pPr>
    </w:lvl>
    <w:lvl w:ilvl="8" w:tentative="0">
      <w:start w:val="1"/>
      <w:numFmt w:val="lowerRoman"/>
      <w:lvlText w:val="%9."/>
      <w:lvlJc w:val="right"/>
      <w:pPr>
        <w:tabs>
          <w:tab w:val="left" w:pos="0"/>
        </w:tabs>
        <w:ind w:left="5567" w:hanging="440"/>
      </w:pPr>
    </w:lvl>
  </w:abstractNum>
  <w:abstractNum w:abstractNumId="1">
    <w:nsid w:val="23040F13"/>
    <w:multiLevelType w:val="multilevel"/>
    <w:tmpl w:val="23040F13"/>
    <w:lvl w:ilvl="0" w:tentative="0">
      <w:start w:val="1"/>
      <w:numFmt w:val="lowerRoman"/>
      <w:lvlText w:val="(%1)"/>
      <w:lvlJc w:val="left"/>
      <w:pPr>
        <w:ind w:left="1713" w:hanging="720"/>
      </w:pPr>
      <w:rPr>
        <w:rFonts w:hint="default"/>
      </w:rPr>
    </w:lvl>
    <w:lvl w:ilvl="1" w:tentative="0">
      <w:start w:val="1"/>
      <w:numFmt w:val="lowerLetter"/>
      <w:lvlText w:val="%2."/>
      <w:lvlJc w:val="left"/>
      <w:pPr>
        <w:ind w:left="2073" w:hanging="360"/>
      </w:pPr>
    </w:lvl>
    <w:lvl w:ilvl="2" w:tentative="0">
      <w:start w:val="1"/>
      <w:numFmt w:val="lowerRoman"/>
      <w:lvlText w:val="%3."/>
      <w:lvlJc w:val="right"/>
      <w:pPr>
        <w:ind w:left="2793" w:hanging="180"/>
      </w:pPr>
    </w:lvl>
    <w:lvl w:ilvl="3" w:tentative="0">
      <w:start w:val="1"/>
      <w:numFmt w:val="decimal"/>
      <w:lvlText w:val="%4."/>
      <w:lvlJc w:val="left"/>
      <w:pPr>
        <w:ind w:left="3513" w:hanging="360"/>
      </w:pPr>
    </w:lvl>
    <w:lvl w:ilvl="4" w:tentative="0">
      <w:start w:val="1"/>
      <w:numFmt w:val="lowerLetter"/>
      <w:lvlText w:val="%5."/>
      <w:lvlJc w:val="left"/>
      <w:pPr>
        <w:ind w:left="4233" w:hanging="360"/>
      </w:pPr>
    </w:lvl>
    <w:lvl w:ilvl="5" w:tentative="0">
      <w:start w:val="1"/>
      <w:numFmt w:val="lowerRoman"/>
      <w:lvlText w:val="%6."/>
      <w:lvlJc w:val="right"/>
      <w:pPr>
        <w:ind w:left="4953" w:hanging="180"/>
      </w:pPr>
    </w:lvl>
    <w:lvl w:ilvl="6" w:tentative="0">
      <w:start w:val="1"/>
      <w:numFmt w:val="decimal"/>
      <w:lvlText w:val="%7."/>
      <w:lvlJc w:val="left"/>
      <w:pPr>
        <w:ind w:left="5673" w:hanging="360"/>
      </w:pPr>
    </w:lvl>
    <w:lvl w:ilvl="7" w:tentative="0">
      <w:start w:val="1"/>
      <w:numFmt w:val="lowerLetter"/>
      <w:lvlText w:val="%8."/>
      <w:lvlJc w:val="left"/>
      <w:pPr>
        <w:ind w:left="6393" w:hanging="360"/>
      </w:pPr>
    </w:lvl>
    <w:lvl w:ilvl="8" w:tentative="0">
      <w:start w:val="1"/>
      <w:numFmt w:val="lowerRoman"/>
      <w:lvlText w:val="%9."/>
      <w:lvlJc w:val="right"/>
      <w:pPr>
        <w:ind w:left="7113" w:hanging="180"/>
      </w:pPr>
    </w:lvl>
  </w:abstractNum>
  <w:abstractNum w:abstractNumId="2">
    <w:nsid w:val="3C2769CA"/>
    <w:multiLevelType w:val="multilevel"/>
    <w:tmpl w:val="3C2769CA"/>
    <w:lvl w:ilvl="0" w:tentative="0">
      <w:start w:val="1"/>
      <w:numFmt w:val="lowerRoman"/>
      <w:pStyle w:val="35"/>
      <w:lvlText w:val="(%1)"/>
      <w:lvlJc w:val="left"/>
      <w:pPr>
        <w:tabs>
          <w:tab w:val="left" w:pos="0"/>
        </w:tabs>
        <w:ind w:left="2047" w:hanging="440"/>
      </w:pPr>
    </w:lvl>
    <w:lvl w:ilvl="1" w:tentative="0">
      <w:start w:val="1"/>
      <w:numFmt w:val="lowerLetter"/>
      <w:lvlText w:val="%2)"/>
      <w:lvlJc w:val="left"/>
      <w:pPr>
        <w:tabs>
          <w:tab w:val="left" w:pos="0"/>
        </w:tabs>
        <w:ind w:left="2487" w:hanging="440"/>
      </w:pPr>
    </w:lvl>
    <w:lvl w:ilvl="2" w:tentative="0">
      <w:start w:val="1"/>
      <w:numFmt w:val="lowerRoman"/>
      <w:lvlText w:val="%3."/>
      <w:lvlJc w:val="right"/>
      <w:pPr>
        <w:tabs>
          <w:tab w:val="left" w:pos="0"/>
        </w:tabs>
        <w:ind w:left="2927" w:hanging="440"/>
      </w:pPr>
    </w:lvl>
    <w:lvl w:ilvl="3" w:tentative="0">
      <w:start w:val="1"/>
      <w:numFmt w:val="decimal"/>
      <w:lvlText w:val="%4."/>
      <w:lvlJc w:val="left"/>
      <w:pPr>
        <w:tabs>
          <w:tab w:val="left" w:pos="0"/>
        </w:tabs>
        <w:ind w:left="3367" w:hanging="440"/>
      </w:pPr>
    </w:lvl>
    <w:lvl w:ilvl="4" w:tentative="0">
      <w:start w:val="1"/>
      <w:numFmt w:val="lowerLetter"/>
      <w:lvlText w:val="%5)"/>
      <w:lvlJc w:val="left"/>
      <w:pPr>
        <w:tabs>
          <w:tab w:val="left" w:pos="0"/>
        </w:tabs>
        <w:ind w:left="3807" w:hanging="440"/>
      </w:pPr>
    </w:lvl>
    <w:lvl w:ilvl="5" w:tentative="0">
      <w:start w:val="1"/>
      <w:numFmt w:val="lowerRoman"/>
      <w:lvlText w:val="%6."/>
      <w:lvlJc w:val="right"/>
      <w:pPr>
        <w:tabs>
          <w:tab w:val="left" w:pos="0"/>
        </w:tabs>
        <w:ind w:left="4247" w:hanging="440"/>
      </w:pPr>
    </w:lvl>
    <w:lvl w:ilvl="6" w:tentative="0">
      <w:start w:val="1"/>
      <w:numFmt w:val="decimal"/>
      <w:lvlText w:val="%7."/>
      <w:lvlJc w:val="left"/>
      <w:pPr>
        <w:tabs>
          <w:tab w:val="left" w:pos="0"/>
        </w:tabs>
        <w:ind w:left="4687" w:hanging="440"/>
      </w:pPr>
    </w:lvl>
    <w:lvl w:ilvl="7" w:tentative="0">
      <w:start w:val="1"/>
      <w:numFmt w:val="lowerLetter"/>
      <w:lvlText w:val="%8)"/>
      <w:lvlJc w:val="left"/>
      <w:pPr>
        <w:tabs>
          <w:tab w:val="left" w:pos="0"/>
        </w:tabs>
        <w:ind w:left="5127" w:hanging="440"/>
      </w:pPr>
    </w:lvl>
    <w:lvl w:ilvl="8" w:tentative="0">
      <w:start w:val="1"/>
      <w:numFmt w:val="lowerRoman"/>
      <w:lvlText w:val="%9."/>
      <w:lvlJc w:val="right"/>
      <w:pPr>
        <w:tabs>
          <w:tab w:val="left" w:pos="0"/>
        </w:tabs>
        <w:ind w:left="5567" w:hanging="440"/>
      </w:pPr>
    </w:lvl>
  </w:abstractNum>
  <w:abstractNum w:abstractNumId="3">
    <w:nsid w:val="65E132E4"/>
    <w:multiLevelType w:val="multilevel"/>
    <w:tmpl w:val="65E132E4"/>
    <w:lvl w:ilvl="0" w:tentative="0">
      <w:start w:val="1"/>
      <w:numFmt w:val="lowerLetter"/>
      <w:lvlText w:val="(%1)"/>
      <w:lvlJc w:val="left"/>
      <w:pPr>
        <w:ind w:left="785" w:hanging="360"/>
      </w:pPr>
      <w:rPr>
        <w:rFonts w:hint="default"/>
      </w:r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4">
    <w:nsid w:val="741D5F3D"/>
    <w:multiLevelType w:val="multilevel"/>
    <w:tmpl w:val="741D5F3D"/>
    <w:lvl w:ilvl="0" w:tentative="0">
      <w:start w:val="1"/>
      <w:numFmt w:val="decimal"/>
      <w:pStyle w:val="27"/>
      <w:lvlText w:val="%1"/>
      <w:lvlJc w:val="left"/>
      <w:pPr>
        <w:tabs>
          <w:tab w:val="left" w:pos="0"/>
        </w:tabs>
        <w:ind w:left="425" w:hanging="425"/>
      </w:pPr>
      <w:rPr>
        <w:b/>
      </w:rPr>
    </w:lvl>
    <w:lvl w:ilvl="1" w:tentative="0">
      <w:start w:val="1"/>
      <w:numFmt w:val="decimal"/>
      <w:pStyle w:val="33"/>
      <w:lvlText w:val="%1.%2"/>
      <w:lvlJc w:val="left"/>
      <w:pPr>
        <w:tabs>
          <w:tab w:val="left" w:pos="0"/>
        </w:tabs>
        <w:ind w:left="1418" w:hanging="567"/>
      </w:pPr>
    </w:lvl>
    <w:lvl w:ilvl="2" w:tentative="0">
      <w:start w:val="1"/>
      <w:numFmt w:val="decimal"/>
      <w:lvlText w:val="%1.%2.%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abstractNum w:abstractNumId="5">
    <w:nsid w:val="7844261D"/>
    <w:multiLevelType w:val="multilevel"/>
    <w:tmpl w:val="7844261D"/>
    <w:lvl w:ilvl="0" w:tentative="0">
      <w:start w:val="1"/>
      <w:numFmt w:val="lowerLetter"/>
      <w:pStyle w:val="31"/>
      <w:lvlText w:val="(%1)"/>
      <w:lvlJc w:val="left"/>
      <w:pPr>
        <w:tabs>
          <w:tab w:val="left" w:pos="0"/>
        </w:tabs>
        <w:ind w:left="1636" w:hanging="360"/>
      </w:pPr>
    </w:lvl>
    <w:lvl w:ilvl="1" w:tentative="0">
      <w:start w:val="1"/>
      <w:numFmt w:val="lowerLetter"/>
      <w:lvlText w:val="%2)"/>
      <w:lvlJc w:val="left"/>
      <w:pPr>
        <w:tabs>
          <w:tab w:val="left" w:pos="0"/>
        </w:tabs>
        <w:ind w:left="-849" w:hanging="440"/>
      </w:pPr>
    </w:lvl>
    <w:lvl w:ilvl="2" w:tentative="0">
      <w:start w:val="1"/>
      <w:numFmt w:val="lowerRoman"/>
      <w:lvlText w:val="%3."/>
      <w:lvlJc w:val="right"/>
      <w:pPr>
        <w:tabs>
          <w:tab w:val="left" w:pos="0"/>
        </w:tabs>
        <w:ind w:left="-409" w:hanging="440"/>
      </w:pPr>
    </w:lvl>
    <w:lvl w:ilvl="3" w:tentative="0">
      <w:start w:val="1"/>
      <w:numFmt w:val="decimal"/>
      <w:lvlText w:val="%4."/>
      <w:lvlJc w:val="left"/>
      <w:pPr>
        <w:tabs>
          <w:tab w:val="left" w:pos="0"/>
        </w:tabs>
        <w:ind w:left="31" w:hanging="440"/>
      </w:pPr>
    </w:lvl>
    <w:lvl w:ilvl="4" w:tentative="0">
      <w:start w:val="1"/>
      <w:numFmt w:val="lowerLetter"/>
      <w:lvlText w:val="%5)"/>
      <w:lvlJc w:val="left"/>
      <w:pPr>
        <w:tabs>
          <w:tab w:val="left" w:pos="0"/>
        </w:tabs>
        <w:ind w:left="471" w:hanging="440"/>
      </w:pPr>
    </w:lvl>
    <w:lvl w:ilvl="5" w:tentative="0">
      <w:start w:val="1"/>
      <w:numFmt w:val="lowerRoman"/>
      <w:lvlText w:val="%6."/>
      <w:lvlJc w:val="right"/>
      <w:pPr>
        <w:tabs>
          <w:tab w:val="left" w:pos="0"/>
        </w:tabs>
        <w:ind w:left="911" w:hanging="440"/>
      </w:pPr>
    </w:lvl>
    <w:lvl w:ilvl="6" w:tentative="0">
      <w:start w:val="1"/>
      <w:numFmt w:val="decimal"/>
      <w:lvlText w:val="%7."/>
      <w:lvlJc w:val="left"/>
      <w:pPr>
        <w:tabs>
          <w:tab w:val="left" w:pos="0"/>
        </w:tabs>
        <w:ind w:left="1351" w:hanging="440"/>
      </w:pPr>
    </w:lvl>
    <w:lvl w:ilvl="7" w:tentative="0">
      <w:start w:val="1"/>
      <w:numFmt w:val="lowerLetter"/>
      <w:lvlText w:val="%8)"/>
      <w:lvlJc w:val="left"/>
      <w:pPr>
        <w:tabs>
          <w:tab w:val="left" w:pos="0"/>
        </w:tabs>
        <w:ind w:left="1791" w:hanging="440"/>
      </w:pPr>
    </w:lvl>
    <w:lvl w:ilvl="8" w:tentative="0">
      <w:start w:val="1"/>
      <w:numFmt w:val="lowerRoman"/>
      <w:lvlText w:val="%9."/>
      <w:lvlJc w:val="right"/>
      <w:pPr>
        <w:tabs>
          <w:tab w:val="left" w:pos="0"/>
        </w:tabs>
        <w:ind w:left="2231" w:hanging="440"/>
      </w:pPr>
    </w:lvl>
  </w:abstractNum>
  <w:num w:numId="1">
    <w:abstractNumId w:val="4"/>
  </w:num>
  <w:num w:numId="2">
    <w:abstractNumId w:val="5"/>
  </w:num>
  <w:num w:numId="3">
    <w:abstractNumId w:val="2"/>
  </w:num>
  <w:num w:numId="4">
    <w:abstractNumId w:val="5"/>
    <w:lvlOverride w:ilvl="0">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num>
  <w:num w:numId="7">
    <w:abstractNumId w:val="5"/>
    <w:lvlOverride w:ilvl="0">
      <w:startOverride w:val="1"/>
    </w:lvlOverride>
  </w:num>
  <w:num w:numId="8">
    <w:abstractNumId w:val="1"/>
  </w:num>
  <w:num w:numId="9">
    <w:abstractNumId w:val="3"/>
  </w:num>
  <w:num w:numId="10">
    <w:abstractNumId w:val="5"/>
    <w:lvlOverride w:ilvl="0">
      <w:startOverride w:val="1"/>
    </w:lvlOverride>
  </w:num>
  <w:num w:numId="11">
    <w:abstractNumId w:val="0"/>
    <w:lvlOverride w:ilvl="0">
      <w:startOverride w:val="1"/>
    </w:lvlOverride>
  </w:num>
  <w:num w:numId="12">
    <w:abstractNumId w:val="0"/>
  </w:num>
  <w:num w:numId="13">
    <w:abstractNumId w:val="5"/>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omasz  Więckowski">
    <w15:presenceInfo w15:providerId="AD" w15:userId="S::tomaszwieckowski@Solarfun.onmicrosoft.com::7af64b4d-b603-4063-984b-46bd84f60ce0"/>
  </w15:person>
  <w15:person w15:author="Klaudia Samul">
    <w15:presenceInfo w15:providerId="AD" w15:userId="S::klaudiasamul@Solarfun.onmicrosoft.com::81939a12-5cfc-4cad-9b15-49eca7c21411"/>
  </w15:person>
  <w15:person w15:author="TLL">
    <w15:presenceInfo w15:providerId="None" w15:userId="TLL"/>
  </w15:person>
  <w15:person w15:author="陆琦">
    <w15:presenceInfo w15:providerId="None" w15:userId="陆琦"/>
  </w15:person>
  <w15:person w15:author="Tia">
    <w15:presenceInfo w15:providerId="None" w15:userId="Tia"/>
  </w15:person>
  <w15:person w15:author="Yang Y.L.">
    <w15:presenceInfo w15:providerId="None" w15:userId="Yang Y.L."/>
  </w15:person>
  <w15:person w15:author="Alex shi">
    <w15:presenceInfo w15:providerId="Windows Live" w15:userId="4576787bc90b98d2"/>
  </w15:person>
  <w15:person w15:author="Chris Chen">
    <w15:presenceInfo w15:providerId="None" w15:userId="Chris Chen"/>
  </w15:person>
  <w15:person w15:author="Wilson Deng">
    <w15:presenceInfo w15:providerId="Windows Live" w15:userId="b2cbc9fe5175cf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trackRevisions w:val="1"/>
  <w:documentProtection w:enforcement="0"/>
  <w:defaultTabStop w:val="420"/>
  <w:autoHyphenation/>
  <w:hyphenationZone w:val="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yZmU0NTAyNzdjYTRmZjdlY2YxODA2NjEzZjdiNTkifQ=="/>
  </w:docVars>
  <w:rsids>
    <w:rsidRoot w:val="004C76DF"/>
    <w:rsid w:val="00000E51"/>
    <w:rsid w:val="0000212D"/>
    <w:rsid w:val="00005480"/>
    <w:rsid w:val="0000669A"/>
    <w:rsid w:val="00031862"/>
    <w:rsid w:val="00041827"/>
    <w:rsid w:val="00047F18"/>
    <w:rsid w:val="00050E48"/>
    <w:rsid w:val="00055561"/>
    <w:rsid w:val="00056302"/>
    <w:rsid w:val="0006212A"/>
    <w:rsid w:val="000636E0"/>
    <w:rsid w:val="00070DBC"/>
    <w:rsid w:val="00090D5E"/>
    <w:rsid w:val="000B104F"/>
    <w:rsid w:val="000B4012"/>
    <w:rsid w:val="000B65B4"/>
    <w:rsid w:val="000C6B59"/>
    <w:rsid w:val="000D18DD"/>
    <w:rsid w:val="000E2024"/>
    <w:rsid w:val="000F1487"/>
    <w:rsid w:val="00102417"/>
    <w:rsid w:val="001073EA"/>
    <w:rsid w:val="001078E1"/>
    <w:rsid w:val="0012066A"/>
    <w:rsid w:val="00121E51"/>
    <w:rsid w:val="00125E6E"/>
    <w:rsid w:val="00141049"/>
    <w:rsid w:val="00154121"/>
    <w:rsid w:val="00174728"/>
    <w:rsid w:val="001833C8"/>
    <w:rsid w:val="0018431B"/>
    <w:rsid w:val="001939AE"/>
    <w:rsid w:val="00193AB3"/>
    <w:rsid w:val="001A7340"/>
    <w:rsid w:val="001A7DAC"/>
    <w:rsid w:val="001B139E"/>
    <w:rsid w:val="001B22FE"/>
    <w:rsid w:val="001C10A2"/>
    <w:rsid w:val="001F608C"/>
    <w:rsid w:val="00202DC6"/>
    <w:rsid w:val="00204C3C"/>
    <w:rsid w:val="00222FBF"/>
    <w:rsid w:val="0022506B"/>
    <w:rsid w:val="00227E8C"/>
    <w:rsid w:val="00233D46"/>
    <w:rsid w:val="00235AC7"/>
    <w:rsid w:val="00240960"/>
    <w:rsid w:val="00292E16"/>
    <w:rsid w:val="002B0807"/>
    <w:rsid w:val="002B1385"/>
    <w:rsid w:val="002B6B36"/>
    <w:rsid w:val="002D0486"/>
    <w:rsid w:val="002D4CD4"/>
    <w:rsid w:val="002E168F"/>
    <w:rsid w:val="002E23CF"/>
    <w:rsid w:val="002F0483"/>
    <w:rsid w:val="002F690A"/>
    <w:rsid w:val="00300472"/>
    <w:rsid w:val="00313986"/>
    <w:rsid w:val="0031759C"/>
    <w:rsid w:val="00332CA8"/>
    <w:rsid w:val="00342E30"/>
    <w:rsid w:val="00355E60"/>
    <w:rsid w:val="003570A8"/>
    <w:rsid w:val="003777AE"/>
    <w:rsid w:val="00383222"/>
    <w:rsid w:val="00384E83"/>
    <w:rsid w:val="00394F41"/>
    <w:rsid w:val="003B08B1"/>
    <w:rsid w:val="003B4988"/>
    <w:rsid w:val="003C25B8"/>
    <w:rsid w:val="003C4429"/>
    <w:rsid w:val="003F1CE1"/>
    <w:rsid w:val="003F5E70"/>
    <w:rsid w:val="00401387"/>
    <w:rsid w:val="00403393"/>
    <w:rsid w:val="00413361"/>
    <w:rsid w:val="004133A7"/>
    <w:rsid w:val="0041635D"/>
    <w:rsid w:val="0043673C"/>
    <w:rsid w:val="0044122B"/>
    <w:rsid w:val="00442ADB"/>
    <w:rsid w:val="004454C9"/>
    <w:rsid w:val="004513D3"/>
    <w:rsid w:val="0045314B"/>
    <w:rsid w:val="00453E95"/>
    <w:rsid w:val="00457321"/>
    <w:rsid w:val="004632F0"/>
    <w:rsid w:val="00463AC8"/>
    <w:rsid w:val="00466E60"/>
    <w:rsid w:val="004730DB"/>
    <w:rsid w:val="00474A01"/>
    <w:rsid w:val="00474ED9"/>
    <w:rsid w:val="00484A0F"/>
    <w:rsid w:val="00486CD7"/>
    <w:rsid w:val="00497B34"/>
    <w:rsid w:val="004C22FC"/>
    <w:rsid w:val="004C3850"/>
    <w:rsid w:val="004C6210"/>
    <w:rsid w:val="004C76DF"/>
    <w:rsid w:val="004D5961"/>
    <w:rsid w:val="004D71FE"/>
    <w:rsid w:val="004E277D"/>
    <w:rsid w:val="004E6F75"/>
    <w:rsid w:val="004E7D2E"/>
    <w:rsid w:val="004F3688"/>
    <w:rsid w:val="004F5F6D"/>
    <w:rsid w:val="0051539E"/>
    <w:rsid w:val="00522C20"/>
    <w:rsid w:val="0053383C"/>
    <w:rsid w:val="00552DAC"/>
    <w:rsid w:val="005540BF"/>
    <w:rsid w:val="005633F5"/>
    <w:rsid w:val="00566C6C"/>
    <w:rsid w:val="00571C0D"/>
    <w:rsid w:val="00586ED3"/>
    <w:rsid w:val="0058726C"/>
    <w:rsid w:val="005A0B9B"/>
    <w:rsid w:val="005A2E8C"/>
    <w:rsid w:val="005B11AD"/>
    <w:rsid w:val="005C31D2"/>
    <w:rsid w:val="005E0D8B"/>
    <w:rsid w:val="005E25C5"/>
    <w:rsid w:val="00602EC7"/>
    <w:rsid w:val="00606E16"/>
    <w:rsid w:val="00634C7B"/>
    <w:rsid w:val="00643A40"/>
    <w:rsid w:val="00667315"/>
    <w:rsid w:val="006676F3"/>
    <w:rsid w:val="00667D08"/>
    <w:rsid w:val="00672159"/>
    <w:rsid w:val="006749FC"/>
    <w:rsid w:val="0067759E"/>
    <w:rsid w:val="00690C2C"/>
    <w:rsid w:val="006976D7"/>
    <w:rsid w:val="006A1C3C"/>
    <w:rsid w:val="006A7312"/>
    <w:rsid w:val="006B247A"/>
    <w:rsid w:val="006B3A05"/>
    <w:rsid w:val="006B4E2C"/>
    <w:rsid w:val="006C0FF3"/>
    <w:rsid w:val="006C2823"/>
    <w:rsid w:val="006C4032"/>
    <w:rsid w:val="006D7727"/>
    <w:rsid w:val="006E12D0"/>
    <w:rsid w:val="006E5E8F"/>
    <w:rsid w:val="006E635E"/>
    <w:rsid w:val="006F5D54"/>
    <w:rsid w:val="00707B72"/>
    <w:rsid w:val="0071050B"/>
    <w:rsid w:val="0071076C"/>
    <w:rsid w:val="00710D14"/>
    <w:rsid w:val="00712C88"/>
    <w:rsid w:val="00716D46"/>
    <w:rsid w:val="00727087"/>
    <w:rsid w:val="00730103"/>
    <w:rsid w:val="0073191A"/>
    <w:rsid w:val="007348A3"/>
    <w:rsid w:val="00737AC5"/>
    <w:rsid w:val="0074197D"/>
    <w:rsid w:val="007433A5"/>
    <w:rsid w:val="00743D37"/>
    <w:rsid w:val="00750AC5"/>
    <w:rsid w:val="007518FA"/>
    <w:rsid w:val="00752724"/>
    <w:rsid w:val="0075496D"/>
    <w:rsid w:val="00754FD9"/>
    <w:rsid w:val="007570A0"/>
    <w:rsid w:val="007639FB"/>
    <w:rsid w:val="00767520"/>
    <w:rsid w:val="00770EE5"/>
    <w:rsid w:val="00773336"/>
    <w:rsid w:val="0078199F"/>
    <w:rsid w:val="00782345"/>
    <w:rsid w:val="00782698"/>
    <w:rsid w:val="0078489C"/>
    <w:rsid w:val="00790909"/>
    <w:rsid w:val="00796A65"/>
    <w:rsid w:val="007A1BCD"/>
    <w:rsid w:val="007C6E15"/>
    <w:rsid w:val="007E523B"/>
    <w:rsid w:val="007E5861"/>
    <w:rsid w:val="007E60D2"/>
    <w:rsid w:val="008131AA"/>
    <w:rsid w:val="0081707D"/>
    <w:rsid w:val="00825660"/>
    <w:rsid w:val="00832B9C"/>
    <w:rsid w:val="00842C27"/>
    <w:rsid w:val="008460E8"/>
    <w:rsid w:val="00851E4F"/>
    <w:rsid w:val="0085315C"/>
    <w:rsid w:val="00856A17"/>
    <w:rsid w:val="008659FB"/>
    <w:rsid w:val="00873DF1"/>
    <w:rsid w:val="00895069"/>
    <w:rsid w:val="00895317"/>
    <w:rsid w:val="008A337E"/>
    <w:rsid w:val="008A4EDA"/>
    <w:rsid w:val="008A6D30"/>
    <w:rsid w:val="008C0B07"/>
    <w:rsid w:val="008C68F4"/>
    <w:rsid w:val="008D0575"/>
    <w:rsid w:val="008D0843"/>
    <w:rsid w:val="008D2D06"/>
    <w:rsid w:val="008D341F"/>
    <w:rsid w:val="008D56DD"/>
    <w:rsid w:val="008D7763"/>
    <w:rsid w:val="008E1F36"/>
    <w:rsid w:val="008F24DA"/>
    <w:rsid w:val="008F635A"/>
    <w:rsid w:val="009033F6"/>
    <w:rsid w:val="009069BA"/>
    <w:rsid w:val="00927728"/>
    <w:rsid w:val="00940000"/>
    <w:rsid w:val="009457F8"/>
    <w:rsid w:val="00952F9D"/>
    <w:rsid w:val="00962491"/>
    <w:rsid w:val="0096274F"/>
    <w:rsid w:val="0097267F"/>
    <w:rsid w:val="009733F3"/>
    <w:rsid w:val="00974B73"/>
    <w:rsid w:val="009834C1"/>
    <w:rsid w:val="00986AD1"/>
    <w:rsid w:val="00986C55"/>
    <w:rsid w:val="009A7172"/>
    <w:rsid w:val="009B1003"/>
    <w:rsid w:val="009B42FA"/>
    <w:rsid w:val="009C75F6"/>
    <w:rsid w:val="009D1453"/>
    <w:rsid w:val="009E0E32"/>
    <w:rsid w:val="009E4033"/>
    <w:rsid w:val="009E4105"/>
    <w:rsid w:val="009F0CE6"/>
    <w:rsid w:val="009F1D89"/>
    <w:rsid w:val="009F618B"/>
    <w:rsid w:val="009F6863"/>
    <w:rsid w:val="00A00361"/>
    <w:rsid w:val="00A02482"/>
    <w:rsid w:val="00A22658"/>
    <w:rsid w:val="00A31E34"/>
    <w:rsid w:val="00A33AB8"/>
    <w:rsid w:val="00A425BD"/>
    <w:rsid w:val="00A43F4C"/>
    <w:rsid w:val="00A4589F"/>
    <w:rsid w:val="00A500D2"/>
    <w:rsid w:val="00A53C18"/>
    <w:rsid w:val="00A6355E"/>
    <w:rsid w:val="00A649C6"/>
    <w:rsid w:val="00A64E73"/>
    <w:rsid w:val="00A734D8"/>
    <w:rsid w:val="00A77A76"/>
    <w:rsid w:val="00A82432"/>
    <w:rsid w:val="00AA553E"/>
    <w:rsid w:val="00AA6E05"/>
    <w:rsid w:val="00AB1B22"/>
    <w:rsid w:val="00AB7F29"/>
    <w:rsid w:val="00AC1E3B"/>
    <w:rsid w:val="00AC5BB2"/>
    <w:rsid w:val="00AC650D"/>
    <w:rsid w:val="00AD0B99"/>
    <w:rsid w:val="00AD1084"/>
    <w:rsid w:val="00AD15BB"/>
    <w:rsid w:val="00AE0485"/>
    <w:rsid w:val="00AF116A"/>
    <w:rsid w:val="00B064B8"/>
    <w:rsid w:val="00B07DBF"/>
    <w:rsid w:val="00B1452B"/>
    <w:rsid w:val="00B17C59"/>
    <w:rsid w:val="00B2491D"/>
    <w:rsid w:val="00B326F9"/>
    <w:rsid w:val="00B40924"/>
    <w:rsid w:val="00B47F1D"/>
    <w:rsid w:val="00B6518A"/>
    <w:rsid w:val="00B74024"/>
    <w:rsid w:val="00B75F44"/>
    <w:rsid w:val="00B80CFB"/>
    <w:rsid w:val="00B81C3B"/>
    <w:rsid w:val="00B848F6"/>
    <w:rsid w:val="00B850DB"/>
    <w:rsid w:val="00BA78BE"/>
    <w:rsid w:val="00BB2BB9"/>
    <w:rsid w:val="00BB6402"/>
    <w:rsid w:val="00BC0EE4"/>
    <w:rsid w:val="00BC2B03"/>
    <w:rsid w:val="00BD2ED5"/>
    <w:rsid w:val="00BD3D34"/>
    <w:rsid w:val="00BD795F"/>
    <w:rsid w:val="00BD7C8E"/>
    <w:rsid w:val="00BE254E"/>
    <w:rsid w:val="00BE6970"/>
    <w:rsid w:val="00C10634"/>
    <w:rsid w:val="00C11433"/>
    <w:rsid w:val="00C11956"/>
    <w:rsid w:val="00C12042"/>
    <w:rsid w:val="00C12F01"/>
    <w:rsid w:val="00C3225F"/>
    <w:rsid w:val="00C3412F"/>
    <w:rsid w:val="00C45131"/>
    <w:rsid w:val="00C45EFB"/>
    <w:rsid w:val="00C916F7"/>
    <w:rsid w:val="00CA2032"/>
    <w:rsid w:val="00CA5C94"/>
    <w:rsid w:val="00CB4763"/>
    <w:rsid w:val="00CC5D42"/>
    <w:rsid w:val="00CD08EB"/>
    <w:rsid w:val="00CE66EC"/>
    <w:rsid w:val="00CF37CF"/>
    <w:rsid w:val="00CF6C44"/>
    <w:rsid w:val="00D11271"/>
    <w:rsid w:val="00D2533E"/>
    <w:rsid w:val="00D34BCD"/>
    <w:rsid w:val="00D35A08"/>
    <w:rsid w:val="00D4217F"/>
    <w:rsid w:val="00D431CA"/>
    <w:rsid w:val="00D541CD"/>
    <w:rsid w:val="00D568C2"/>
    <w:rsid w:val="00D6551B"/>
    <w:rsid w:val="00D66202"/>
    <w:rsid w:val="00D71246"/>
    <w:rsid w:val="00D77682"/>
    <w:rsid w:val="00D85500"/>
    <w:rsid w:val="00DA77BE"/>
    <w:rsid w:val="00DB0D3F"/>
    <w:rsid w:val="00DB1A8C"/>
    <w:rsid w:val="00DD5F95"/>
    <w:rsid w:val="00DE0050"/>
    <w:rsid w:val="00DE4643"/>
    <w:rsid w:val="00DE49ED"/>
    <w:rsid w:val="00DF76EE"/>
    <w:rsid w:val="00E05264"/>
    <w:rsid w:val="00E16660"/>
    <w:rsid w:val="00E217A1"/>
    <w:rsid w:val="00E41342"/>
    <w:rsid w:val="00E47000"/>
    <w:rsid w:val="00E7588A"/>
    <w:rsid w:val="00E84FC9"/>
    <w:rsid w:val="00E924D4"/>
    <w:rsid w:val="00E95B69"/>
    <w:rsid w:val="00EB12DB"/>
    <w:rsid w:val="00EB306C"/>
    <w:rsid w:val="00EC3912"/>
    <w:rsid w:val="00EC7D61"/>
    <w:rsid w:val="00ED18D8"/>
    <w:rsid w:val="00ED5D61"/>
    <w:rsid w:val="00ED643B"/>
    <w:rsid w:val="00EE16BD"/>
    <w:rsid w:val="00EF1D8D"/>
    <w:rsid w:val="00EF2F80"/>
    <w:rsid w:val="00EF7449"/>
    <w:rsid w:val="00F02320"/>
    <w:rsid w:val="00F062FE"/>
    <w:rsid w:val="00F11C84"/>
    <w:rsid w:val="00F16E36"/>
    <w:rsid w:val="00F349E8"/>
    <w:rsid w:val="00F3707F"/>
    <w:rsid w:val="00F37AF9"/>
    <w:rsid w:val="00F6004D"/>
    <w:rsid w:val="00F720FB"/>
    <w:rsid w:val="00FA4A11"/>
    <w:rsid w:val="00FA53D7"/>
    <w:rsid w:val="00FB02DF"/>
    <w:rsid w:val="00FC2221"/>
    <w:rsid w:val="00FD26DE"/>
    <w:rsid w:val="00FD3091"/>
    <w:rsid w:val="00FD4D3A"/>
    <w:rsid w:val="00FD75C8"/>
    <w:rsid w:val="00FE5413"/>
    <w:rsid w:val="00FE7A8B"/>
    <w:rsid w:val="138A7F0A"/>
    <w:rsid w:val="195842EA"/>
    <w:rsid w:val="31103923"/>
    <w:rsid w:val="31647E25"/>
    <w:rsid w:val="3EB91CF7"/>
    <w:rsid w:val="46521A6E"/>
    <w:rsid w:val="4EA551AC"/>
    <w:rsid w:val="684D1A6F"/>
    <w:rsid w:val="7A086082"/>
    <w:rsid w:val="7E9527AB"/>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qFormat="1" w:unhideWhenUsed="0" w:uiPriority="0"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Arial"/>
      <w:i/>
      <w:iCs/>
      <w:sz w:val="24"/>
      <w:szCs w:val="24"/>
    </w:rPr>
  </w:style>
  <w:style w:type="paragraph" w:styleId="3">
    <w:name w:val="annotation text"/>
    <w:basedOn w:val="1"/>
    <w:next w:val="1"/>
    <w:link w:val="18"/>
    <w:autoRedefine/>
    <w:unhideWhenUsed/>
    <w:qFormat/>
    <w:uiPriority w:val="99"/>
    <w:pPr>
      <w:jc w:val="left"/>
    </w:pPr>
  </w:style>
  <w:style w:type="paragraph" w:styleId="4">
    <w:name w:val="Body Text"/>
    <w:basedOn w:val="1"/>
    <w:link w:val="23"/>
    <w:autoRedefine/>
    <w:qFormat/>
    <w:uiPriority w:val="0"/>
    <w:pPr>
      <w:spacing w:after="120"/>
    </w:pPr>
    <w:rPr>
      <w:rFonts w:ascii="Times New Roman" w:hAnsi="Times New Roman" w:cs="Times New Roman"/>
      <w:szCs w:val="24"/>
    </w:rPr>
  </w:style>
  <w:style w:type="paragraph" w:styleId="5">
    <w:name w:val="Balloon Text"/>
    <w:basedOn w:val="1"/>
    <w:link w:val="19"/>
    <w:autoRedefine/>
    <w:unhideWhenUsed/>
    <w:qFormat/>
    <w:uiPriority w:val="99"/>
    <w:rPr>
      <w:sz w:val="18"/>
      <w:szCs w:val="18"/>
    </w:rPr>
  </w:style>
  <w:style w:type="paragraph" w:styleId="6">
    <w:name w:val="footer"/>
    <w:basedOn w:val="1"/>
    <w:link w:val="21"/>
    <w:autoRedefine/>
    <w:unhideWhenUsed/>
    <w:qFormat/>
    <w:uiPriority w:val="99"/>
    <w:pPr>
      <w:tabs>
        <w:tab w:val="center" w:pos="4153"/>
        <w:tab w:val="right" w:pos="8306"/>
      </w:tabs>
      <w:snapToGrid w:val="0"/>
      <w:jc w:val="left"/>
    </w:pPr>
    <w:rPr>
      <w:sz w:val="18"/>
      <w:szCs w:val="18"/>
    </w:rPr>
  </w:style>
  <w:style w:type="paragraph" w:styleId="7">
    <w:name w:val="header"/>
    <w:basedOn w:val="1"/>
    <w:next w:val="4"/>
    <w:link w:val="20"/>
    <w:autoRedefine/>
    <w:unhideWhenUsed/>
    <w:qFormat/>
    <w:uiPriority w:val="99"/>
    <w:pPr>
      <w:pBdr>
        <w:bottom w:val="single" w:color="000000" w:sz="6" w:space="0"/>
      </w:pBdr>
      <w:tabs>
        <w:tab w:val="center" w:pos="4153"/>
        <w:tab w:val="right" w:pos="8306"/>
      </w:tabs>
      <w:snapToGrid w:val="0"/>
      <w:ind w:right="319"/>
      <w:jc w:val="right"/>
    </w:pPr>
    <w:rPr>
      <w:rFonts w:ascii="Times New Roman" w:hAnsi="Times New Roman" w:cs="Times New Roman"/>
      <w:b/>
      <w:color w:val="548DD4"/>
      <w:sz w:val="32"/>
      <w:szCs w:val="30"/>
    </w:rPr>
  </w:style>
  <w:style w:type="paragraph" w:styleId="8">
    <w:name w:val="List"/>
    <w:basedOn w:val="4"/>
    <w:qFormat/>
    <w:uiPriority w:val="0"/>
    <w:rPr>
      <w:rFonts w:cs="Arial"/>
    </w:rPr>
  </w:style>
  <w:style w:type="paragraph" w:styleId="9">
    <w:name w:val="Normal (Web)"/>
    <w:basedOn w:val="1"/>
    <w:semiHidden/>
    <w:unhideWhenUsed/>
    <w:qFormat/>
    <w:uiPriority w:val="99"/>
    <w:rPr>
      <w:rFonts w:ascii="Times New Roman" w:hAnsi="Times New Roman" w:cs="Times New Roman"/>
      <w:sz w:val="24"/>
      <w:szCs w:val="24"/>
    </w:rPr>
  </w:style>
  <w:style w:type="paragraph" w:styleId="10">
    <w:name w:val="annotation subject"/>
    <w:basedOn w:val="3"/>
    <w:next w:val="3"/>
    <w:link w:val="22"/>
    <w:autoRedefine/>
    <w:unhideWhenUsed/>
    <w:qFormat/>
    <w:uiPriority w:val="99"/>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line number"/>
    <w:qFormat/>
    <w:uiPriority w:val="0"/>
  </w:style>
  <w:style w:type="character" w:styleId="16">
    <w:name w:val="Hyperlink"/>
    <w:unhideWhenUsed/>
    <w:qFormat/>
    <w:uiPriority w:val="99"/>
    <w:rPr>
      <w:color w:val="0000FF"/>
      <w:u w:val="single"/>
    </w:rPr>
  </w:style>
  <w:style w:type="character" w:styleId="17">
    <w:name w:val="annotation reference"/>
    <w:unhideWhenUsed/>
    <w:qFormat/>
    <w:uiPriority w:val="99"/>
    <w:rPr>
      <w:sz w:val="21"/>
      <w:szCs w:val="21"/>
    </w:rPr>
  </w:style>
  <w:style w:type="character" w:customStyle="1" w:styleId="18">
    <w:name w:val="批注文字 字符"/>
    <w:basedOn w:val="13"/>
    <w:link w:val="3"/>
    <w:semiHidden/>
    <w:qFormat/>
    <w:uiPriority w:val="99"/>
  </w:style>
  <w:style w:type="character" w:customStyle="1" w:styleId="19">
    <w:name w:val="批注框文本 字符"/>
    <w:basedOn w:val="13"/>
    <w:link w:val="5"/>
    <w:semiHidden/>
    <w:qFormat/>
    <w:uiPriority w:val="99"/>
    <w:rPr>
      <w:sz w:val="18"/>
      <w:szCs w:val="18"/>
    </w:rPr>
  </w:style>
  <w:style w:type="character" w:customStyle="1" w:styleId="20">
    <w:name w:val="页眉 字符"/>
    <w:basedOn w:val="13"/>
    <w:link w:val="7"/>
    <w:qFormat/>
    <w:uiPriority w:val="99"/>
    <w:rPr>
      <w:rFonts w:ascii="Times New Roman" w:hAnsi="Times New Roman" w:cs="Times New Roman"/>
      <w:b/>
      <w:color w:val="548DD4"/>
      <w:kern w:val="2"/>
      <w:sz w:val="32"/>
      <w:szCs w:val="30"/>
    </w:rPr>
  </w:style>
  <w:style w:type="character" w:customStyle="1" w:styleId="21">
    <w:name w:val="页脚 字符"/>
    <w:basedOn w:val="13"/>
    <w:link w:val="6"/>
    <w:qFormat/>
    <w:uiPriority w:val="99"/>
    <w:rPr>
      <w:sz w:val="18"/>
      <w:szCs w:val="18"/>
    </w:rPr>
  </w:style>
  <w:style w:type="character" w:customStyle="1" w:styleId="22">
    <w:name w:val="批注主题 字符"/>
    <w:basedOn w:val="18"/>
    <w:link w:val="10"/>
    <w:semiHidden/>
    <w:qFormat/>
    <w:uiPriority w:val="99"/>
    <w:rPr>
      <w:b/>
      <w:bCs/>
    </w:rPr>
  </w:style>
  <w:style w:type="character" w:customStyle="1" w:styleId="23">
    <w:name w:val="正文文本 字符"/>
    <w:basedOn w:val="13"/>
    <w:link w:val="4"/>
    <w:qFormat/>
    <w:uiPriority w:val="0"/>
    <w:rPr>
      <w:rFonts w:ascii="Times New Roman" w:hAnsi="Times New Roman" w:cs="Times New Roman"/>
      <w:szCs w:val="24"/>
    </w:rPr>
  </w:style>
  <w:style w:type="character" w:customStyle="1" w:styleId="24">
    <w:name w:val="Level 1 字符"/>
    <w:basedOn w:val="13"/>
    <w:link w:val="25"/>
    <w:qFormat/>
    <w:uiPriority w:val="0"/>
    <w:rPr>
      <w:rFonts w:ascii="Arial" w:hAnsi="Arial" w:eastAsia="楷体" w:cs="Times New Roman"/>
      <w:b/>
      <w:kern w:val="2"/>
      <w:sz w:val="28"/>
      <w:szCs w:val="24"/>
      <w:lang w:val="en-GB" w:eastAsia="en-US"/>
    </w:rPr>
  </w:style>
  <w:style w:type="paragraph" w:customStyle="1" w:styleId="25">
    <w:name w:val="Level 1"/>
    <w:basedOn w:val="1"/>
    <w:next w:val="1"/>
    <w:link w:val="24"/>
    <w:qFormat/>
    <w:uiPriority w:val="0"/>
    <w:pPr>
      <w:keepNext/>
      <w:widowControl/>
      <w:tabs>
        <w:tab w:val="left" w:pos="567"/>
      </w:tabs>
      <w:spacing w:before="140" w:line="290" w:lineRule="auto"/>
      <w:outlineLvl w:val="0"/>
    </w:pPr>
    <w:rPr>
      <w:rFonts w:ascii="Arial" w:hAnsi="Arial" w:eastAsia="楷体" w:cs="Times New Roman"/>
      <w:b/>
      <w:sz w:val="28"/>
      <w:szCs w:val="24"/>
      <w:lang w:val="en-GB" w:eastAsia="en-US"/>
    </w:rPr>
  </w:style>
  <w:style w:type="character" w:customStyle="1" w:styleId="26">
    <w:name w:val="样式1 字符"/>
    <w:basedOn w:val="24"/>
    <w:link w:val="27"/>
    <w:qFormat/>
    <w:uiPriority w:val="0"/>
    <w:rPr>
      <w:rFonts w:ascii="Times New Roman" w:hAnsi="Times New Roman" w:eastAsia="楷体" w:cs="Times New Roman"/>
      <w:kern w:val="2"/>
      <w:sz w:val="22"/>
      <w:szCs w:val="21"/>
      <w:lang w:val="en-GB" w:eastAsia="en-US"/>
    </w:rPr>
  </w:style>
  <w:style w:type="paragraph" w:customStyle="1" w:styleId="27">
    <w:name w:val="样式1"/>
    <w:basedOn w:val="25"/>
    <w:link w:val="26"/>
    <w:qFormat/>
    <w:uiPriority w:val="0"/>
    <w:pPr>
      <w:numPr>
        <w:ilvl w:val="0"/>
        <w:numId w:val="1"/>
      </w:numPr>
      <w:snapToGrid w:val="0"/>
      <w:spacing w:before="312" w:after="312" w:line="288" w:lineRule="auto"/>
    </w:pPr>
    <w:rPr>
      <w:rFonts w:ascii="Times New Roman" w:hAnsi="Times New Roman"/>
      <w:sz w:val="22"/>
      <w:szCs w:val="21"/>
    </w:rPr>
  </w:style>
  <w:style w:type="character" w:customStyle="1" w:styleId="28">
    <w:name w:val="Level 2 字符"/>
    <w:basedOn w:val="13"/>
    <w:link w:val="29"/>
    <w:qFormat/>
    <w:uiPriority w:val="0"/>
    <w:rPr>
      <w:rFonts w:ascii="Times New Roman" w:hAnsi="Times New Roman" w:eastAsia="楷体" w:cs="Times New Roman"/>
      <w:kern w:val="2"/>
      <w:sz w:val="24"/>
      <w:szCs w:val="22"/>
      <w:lang w:val="en-GB"/>
    </w:rPr>
  </w:style>
  <w:style w:type="paragraph" w:customStyle="1" w:styleId="29">
    <w:name w:val="Level 2"/>
    <w:basedOn w:val="1"/>
    <w:link w:val="28"/>
    <w:qFormat/>
    <w:uiPriority w:val="0"/>
    <w:pPr>
      <w:widowControl/>
      <w:tabs>
        <w:tab w:val="left" w:pos="567"/>
        <w:tab w:val="left" w:pos="1247"/>
      </w:tabs>
      <w:spacing w:before="312" w:after="312" w:line="290" w:lineRule="auto"/>
      <w:outlineLvl w:val="1"/>
    </w:pPr>
    <w:rPr>
      <w:rFonts w:ascii="Times New Roman" w:hAnsi="Times New Roman" w:eastAsia="楷体" w:cs="Times New Roman"/>
      <w:sz w:val="24"/>
      <w:lang w:val="en-GB"/>
    </w:rPr>
  </w:style>
  <w:style w:type="character" w:customStyle="1" w:styleId="30">
    <w:name w:val="样式3 字符"/>
    <w:basedOn w:val="28"/>
    <w:link w:val="31"/>
    <w:qFormat/>
    <w:uiPriority w:val="0"/>
    <w:rPr>
      <w:rFonts w:ascii="Times New Roman" w:hAnsi="Times New Roman" w:eastAsia="楷体" w:cs="Times New Roman"/>
      <w:kern w:val="2"/>
      <w:sz w:val="22"/>
      <w:szCs w:val="22"/>
      <w:lang w:val="en-GB"/>
    </w:rPr>
  </w:style>
  <w:style w:type="paragraph" w:customStyle="1" w:styleId="31">
    <w:name w:val="样式3"/>
    <w:basedOn w:val="29"/>
    <w:link w:val="30"/>
    <w:qFormat/>
    <w:uiPriority w:val="0"/>
    <w:pPr>
      <w:numPr>
        <w:ilvl w:val="0"/>
        <w:numId w:val="2"/>
      </w:numPr>
      <w:snapToGrid w:val="0"/>
      <w:spacing w:line="288" w:lineRule="auto"/>
    </w:pPr>
    <w:rPr>
      <w:sz w:val="22"/>
    </w:rPr>
  </w:style>
  <w:style w:type="character" w:customStyle="1" w:styleId="32">
    <w:name w:val="样式2 字符"/>
    <w:basedOn w:val="28"/>
    <w:link w:val="33"/>
    <w:qFormat/>
    <w:uiPriority w:val="0"/>
    <w:rPr>
      <w:rFonts w:ascii="Times New Roman" w:hAnsi="Times New Roman" w:eastAsia="楷体" w:cs="Times New Roman"/>
      <w:kern w:val="2"/>
      <w:sz w:val="22"/>
      <w:szCs w:val="22"/>
      <w:lang w:val="en-GB"/>
    </w:rPr>
  </w:style>
  <w:style w:type="paragraph" w:customStyle="1" w:styleId="33">
    <w:name w:val="样式2"/>
    <w:basedOn w:val="29"/>
    <w:link w:val="32"/>
    <w:qFormat/>
    <w:uiPriority w:val="0"/>
    <w:pPr>
      <w:numPr>
        <w:ilvl w:val="1"/>
        <w:numId w:val="1"/>
      </w:numPr>
      <w:tabs>
        <w:tab w:val="left" w:pos="1560"/>
        <w:tab w:val="clear" w:pos="0"/>
      </w:tabs>
      <w:snapToGrid w:val="0"/>
      <w:spacing w:line="288" w:lineRule="auto"/>
      <w:ind w:left="2978"/>
    </w:pPr>
    <w:rPr>
      <w:sz w:val="22"/>
    </w:rPr>
  </w:style>
  <w:style w:type="character" w:customStyle="1" w:styleId="34">
    <w:name w:val="样式4 字符"/>
    <w:basedOn w:val="30"/>
    <w:link w:val="35"/>
    <w:qFormat/>
    <w:uiPriority w:val="0"/>
    <w:rPr>
      <w:rFonts w:ascii="Times New Roman" w:hAnsi="Times New Roman" w:eastAsia="楷体" w:cs="Times New Roman"/>
      <w:color w:val="1F1F1F"/>
      <w:kern w:val="2"/>
      <w:sz w:val="21"/>
      <w:szCs w:val="21"/>
      <w:lang w:val="en-GB"/>
    </w:rPr>
  </w:style>
  <w:style w:type="paragraph" w:customStyle="1" w:styleId="35">
    <w:name w:val="样式4"/>
    <w:basedOn w:val="31"/>
    <w:link w:val="34"/>
    <w:qFormat/>
    <w:uiPriority w:val="0"/>
    <w:pPr>
      <w:numPr>
        <w:numId w:val="3"/>
      </w:numPr>
    </w:pPr>
    <w:rPr>
      <w:color w:val="1F1F1F"/>
      <w:kern w:val="0"/>
      <w:sz w:val="21"/>
      <w:szCs w:val="21"/>
    </w:rPr>
  </w:style>
  <w:style w:type="paragraph" w:customStyle="1" w:styleId="36">
    <w:name w:val="Indeks"/>
    <w:basedOn w:val="1"/>
    <w:qFormat/>
    <w:uiPriority w:val="0"/>
    <w:pPr>
      <w:suppressLineNumbers/>
    </w:pPr>
    <w:rPr>
      <w:rFonts w:cs="Arial"/>
    </w:rPr>
  </w:style>
  <w:style w:type="paragraph" w:customStyle="1" w:styleId="37">
    <w:name w:val="Główka i stopka"/>
    <w:basedOn w:val="1"/>
    <w:qFormat/>
    <w:uiPriority w:val="0"/>
  </w:style>
  <w:style w:type="paragraph" w:customStyle="1" w:styleId="38">
    <w:name w:val="列出段落1"/>
    <w:basedOn w:val="1"/>
    <w:autoRedefine/>
    <w:qFormat/>
    <w:uiPriority w:val="34"/>
    <w:pPr>
      <w:ind w:left="425" w:hanging="425"/>
    </w:pPr>
    <w:rPr>
      <w:rFonts w:ascii="Times New Roman" w:hAnsi="Times New Roman" w:cs="Times New Roman"/>
      <w:b/>
      <w:bCs/>
    </w:rPr>
  </w:style>
  <w:style w:type="paragraph" w:customStyle="1" w:styleId="39">
    <w:name w:val="HeadingBody 2"/>
    <w:basedOn w:val="4"/>
    <w:next w:val="4"/>
    <w:autoRedefine/>
    <w:qFormat/>
    <w:uiPriority w:val="0"/>
    <w:pPr>
      <w:widowControl/>
      <w:spacing w:after="240"/>
      <w:ind w:firstLine="1440"/>
      <w:jc w:val="left"/>
    </w:pPr>
    <w:rPr>
      <w:kern w:val="0"/>
      <w:sz w:val="24"/>
      <w:lang w:eastAsia="en-US"/>
    </w:rPr>
  </w:style>
  <w:style w:type="paragraph" w:styleId="40">
    <w:name w:val="List Paragraph"/>
    <w:basedOn w:val="1"/>
    <w:autoRedefine/>
    <w:qFormat/>
    <w:uiPriority w:val="99"/>
  </w:style>
  <w:style w:type="paragraph" w:customStyle="1" w:styleId="41">
    <w:name w:val="Default"/>
    <w:autoRedefine/>
    <w:qFormat/>
    <w:uiPriority w:val="0"/>
    <w:pPr>
      <w:widowControl w:val="0"/>
      <w:suppressAutoHyphens/>
    </w:pPr>
    <w:rPr>
      <w:rFonts w:ascii="Arial" w:hAnsi="Arial" w:eastAsia="宋体" w:cs="Arial"/>
      <w:color w:val="000000"/>
      <w:sz w:val="24"/>
      <w:szCs w:val="24"/>
      <w:lang w:val="en-US" w:eastAsia="zh-CN" w:bidi="ar-SA"/>
    </w:rPr>
  </w:style>
  <w:style w:type="paragraph" w:customStyle="1" w:styleId="42">
    <w:name w:val="修订1"/>
    <w:autoRedefine/>
    <w:semiHidden/>
    <w:qFormat/>
    <w:uiPriority w:val="99"/>
    <w:pPr>
      <w:suppressAutoHyphens/>
    </w:pPr>
    <w:rPr>
      <w:rFonts w:asciiTheme="minorHAnsi" w:hAnsiTheme="minorHAnsi" w:eastAsiaTheme="minorEastAsia" w:cstheme="minorBidi"/>
      <w:kern w:val="2"/>
      <w:sz w:val="21"/>
      <w:szCs w:val="22"/>
      <w:lang w:val="en-US" w:eastAsia="zh-CN" w:bidi="ar-SA"/>
    </w:rPr>
  </w:style>
  <w:style w:type="paragraph" w:customStyle="1" w:styleId="43">
    <w:name w:val="Poprawka1"/>
    <w:unhideWhenUsed/>
    <w:qFormat/>
    <w:uiPriority w:val="99"/>
    <w:pPr>
      <w:suppressAutoHyphens/>
    </w:pPr>
    <w:rPr>
      <w:rFonts w:asciiTheme="minorHAnsi" w:hAnsiTheme="minorHAnsi" w:eastAsiaTheme="minorEastAsia" w:cstheme="minorBidi"/>
      <w:kern w:val="2"/>
      <w:sz w:val="21"/>
      <w:szCs w:val="22"/>
      <w:lang w:val="en-US" w:eastAsia="zh-CN" w:bidi="ar-SA"/>
    </w:rPr>
  </w:style>
  <w:style w:type="paragraph" w:customStyle="1" w:styleId="44">
    <w:name w:val="Body 3"/>
    <w:basedOn w:val="29"/>
    <w:qFormat/>
    <w:uiPriority w:val="0"/>
    <w:pPr>
      <w:tabs>
        <w:tab w:val="clear" w:pos="567"/>
        <w:tab w:val="clear" w:pos="1247"/>
      </w:tabs>
      <w:ind w:left="1247"/>
    </w:pPr>
    <w:rPr>
      <w:rFonts w:cs="Arial"/>
    </w:rPr>
  </w:style>
  <w:style w:type="paragraph" w:customStyle="1" w:styleId="45">
    <w:name w:val="修订2"/>
    <w:unhideWhenUsed/>
    <w:qFormat/>
    <w:uiPriority w:val="99"/>
    <w:pPr>
      <w:suppressAutoHyphens/>
    </w:pPr>
    <w:rPr>
      <w:rFonts w:asciiTheme="minorHAnsi" w:hAnsiTheme="minorHAnsi" w:eastAsiaTheme="minorEastAsia" w:cstheme="minorBidi"/>
      <w:kern w:val="2"/>
      <w:sz w:val="21"/>
      <w:szCs w:val="22"/>
      <w:lang w:val="en-US" w:eastAsia="zh-CN" w:bidi="ar-SA"/>
    </w:rPr>
  </w:style>
  <w:style w:type="paragraph" w:customStyle="1" w:styleId="46">
    <w:name w:val="Komentarz"/>
    <w:basedOn w:val="1"/>
    <w:qFormat/>
    <w:uiPriority w:val="0"/>
    <w:pPr>
      <w:spacing w:before="56"/>
      <w:ind w:left="57" w:right="57"/>
    </w:pPr>
    <w:rPr>
      <w:sz w:val="20"/>
      <w:szCs w:val="20"/>
    </w:rPr>
  </w:style>
  <w:style w:type="character" w:customStyle="1" w:styleId="47">
    <w:name w:val="未处理的提及1"/>
    <w:basedOn w:val="13"/>
    <w:semiHidden/>
    <w:unhideWhenUsed/>
    <w:qFormat/>
    <w:uiPriority w:val="99"/>
    <w:rPr>
      <w:color w:val="605E5C"/>
      <w:shd w:val="clear" w:color="auto" w:fill="E1DFDD"/>
    </w:rPr>
  </w:style>
  <w:style w:type="paragraph" w:customStyle="1" w:styleId="48">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e7d56a9-cfa5-4b40-83a2-757f12c93b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5B0AC1B9D60C93429632EDB2FEF70E56" ma:contentTypeVersion="5" ma:contentTypeDescription="新建文档。" ma:contentTypeScope="" ma:versionID="a85b63a97618e50d960507a24ae3bcf3">
  <xsd:schema xmlns:xsd="http://www.w3.org/2001/XMLSchema" xmlns:xs="http://www.w3.org/2001/XMLSchema" xmlns:p="http://schemas.microsoft.com/office/2006/metadata/properties" xmlns:ns3="7e7d56a9-cfa5-4b40-83a2-757f12c93b7c" xmlns:ns4="8c54c53c-f9a5-400f-8cfc-a0b19244bd4c" targetNamespace="http://schemas.microsoft.com/office/2006/metadata/properties" ma:root="true" ma:fieldsID="7109d426ebd782c533fd304d1123afc9" ns3:_="" ns4:_="">
    <xsd:import namespace="7e7d56a9-cfa5-4b40-83a2-757f12c93b7c"/>
    <xsd:import namespace="8c54c53c-f9a5-400f-8cfc-a0b19244bd4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d56a9-cfa5-4b40-83a2-757f12c93b7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4c53c-f9a5-400f-8cfc-a0b19244bd4c" elementFormDefault="qualified">
    <xsd:import namespace="http://schemas.microsoft.com/office/2006/documentManagement/types"/>
    <xsd:import namespace="http://schemas.microsoft.com/office/infopath/2007/PartnerControls"/>
    <xsd:element name="SharedWithUsers" ma:index="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享对象详细信息" ma:internalName="SharedWithDetails" ma:readOnly="true">
      <xsd:simpleType>
        <xsd:restriction base="dms:Note">
          <xsd:maxLength value="255"/>
        </xsd:restriction>
      </xsd:simpleType>
    </xsd:element>
    <xsd:element name="SharingHintHash" ma:index="11"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31F5CC-F365-49DD-95A3-9040CF8ADB92}">
  <ds:schemaRefs/>
</ds:datastoreItem>
</file>

<file path=customXml/itemProps2.xml><?xml version="1.0" encoding="utf-8"?>
<ds:datastoreItem xmlns:ds="http://schemas.openxmlformats.org/officeDocument/2006/customXml" ds:itemID="{9C75A898-AB70-4170-903E-8FB299A8A654}">
  <ds:schemaRefs/>
</ds:datastoreItem>
</file>

<file path=customXml/itemProps3.xml><?xml version="1.0" encoding="utf-8"?>
<ds:datastoreItem xmlns:ds="http://schemas.openxmlformats.org/officeDocument/2006/customXml" ds:itemID="{E749DA85-EEAF-4260-8315-FCD99FA2D5F1}">
  <ds:schemaRefs/>
</ds:datastoreItem>
</file>

<file path=customXml/itemProps4.xml><?xml version="1.0" encoding="utf-8"?>
<ds:datastoreItem xmlns:ds="http://schemas.openxmlformats.org/officeDocument/2006/customXml" ds:itemID="{9B9DB368-7FAE-4DF8-AAC1-CFBC834DC9FB}">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22</Pages>
  <Words>5666</Words>
  <Characters>30453</Characters>
  <Lines>331</Lines>
  <Paragraphs>93</Paragraphs>
  <TotalTime>47</TotalTime>
  <ScaleCrop>false</ScaleCrop>
  <LinksUpToDate>false</LinksUpToDate>
  <CharactersWithSpaces>35977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2026-03-03T00:42:00Z</dcterms:created>
  <dc:creator>+</dc:creator>
  <cp:lastModifiedBy>Yang Y.L.</cp:lastModifiedBy>
  <cp:lastPrinted>2025-07-08T14:50:00Z</cp:lastPrinted>
  <dcterms:modified xsi:type="dcterms:W3CDTF">2026-03-06T06:46:13Z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0x0101005B0AC1B9D60C93429632EDB2FEF70E56</vt:lpwstr>
  </property>
  <property fmtid="{D5CDD505-2E9C-101B-9397-08002B2CF9AE}" pid="3" name="GrammarlyDocumentId">
    <vt:lpwstr>76fd5ea0a10eedf41a1f3c46bd05cf983018093ff322ab4ba916a879efba8c23</vt:lpwstr>
  </property>
  <property fmtid="{D5CDD505-2E9C-101B-9397-08002B2CF9AE}" pid="4" name="ICV">
    <vt:lpwstr>3DC1F8882FB54DA682ADCCA88B3835EC_13</vt:lpwstr>
  </property>
  <property fmtid="{D5CDD505-2E9C-101B-9397-08002B2CF9AE}" pid="5" name="KSOProductBuildVer">
    <vt:lpwstr>2052-12.1.0.25225</vt:lpwstr>
  </property>
  <property fmtid="{D5CDD505-2E9C-101B-9397-08002B2CF9AE}" pid="6" name="KSOTemplateDocerSaveRecord">
    <vt:lpwstr>eyJoZGlkIjoiMzEwNTM5NzYwMDRjMzkwZTVkZjY2ODkwMGIxNGU0OTUiLCJ1c2VySWQiOiI1MTQ4Njk2MzQifQ==</vt:lpwstr>
  </property>
  <property fmtid="{D5CDD505-2E9C-101B-9397-08002B2CF9AE}" pid="7" name="MSIP_Label_028c4b5d-286d-42b8-8b48-4ab6019e7b6f_ActionId">
    <vt:lpwstr>5a609268-ed71-4b72-af67-cc12ff780a74</vt:lpwstr>
  </property>
  <property fmtid="{D5CDD505-2E9C-101B-9397-08002B2CF9AE}" pid="8" name="MSIP_Label_028c4b5d-286d-42b8-8b48-4ab6019e7b6f_ContentBits">
    <vt:lpwstr>0</vt:lpwstr>
  </property>
  <property fmtid="{D5CDD505-2E9C-101B-9397-08002B2CF9AE}" pid="9" name="MSIP_Label_028c4b5d-286d-42b8-8b48-4ab6019e7b6f_Enabled">
    <vt:lpwstr>true</vt:lpwstr>
  </property>
  <property fmtid="{D5CDD505-2E9C-101B-9397-08002B2CF9AE}" pid="10" name="MSIP_Label_028c4b5d-286d-42b8-8b48-4ab6019e7b6f_Method">
    <vt:lpwstr>Standard</vt:lpwstr>
  </property>
  <property fmtid="{D5CDD505-2E9C-101B-9397-08002B2CF9AE}" pid="11" name="MSIP_Label_028c4b5d-286d-42b8-8b48-4ab6019e7b6f_Name">
    <vt:lpwstr>General</vt:lpwstr>
  </property>
  <property fmtid="{D5CDD505-2E9C-101B-9397-08002B2CF9AE}" pid="12" name="MSIP_Label_028c4b5d-286d-42b8-8b48-4ab6019e7b6f_SetDate">
    <vt:lpwstr>2025-02-10T06:08:28Z</vt:lpwstr>
  </property>
  <property fmtid="{D5CDD505-2E9C-101B-9397-08002B2CF9AE}" pid="13" name="MSIP_Label_028c4b5d-286d-42b8-8b48-4ab6019e7b6f_SiteId">
    <vt:lpwstr>c65bd3d6-c3e5-4900-952b-db590ae92917</vt:lpwstr>
  </property>
</Properties>
</file>